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55" w:type="pct"/>
        <w:jc w:val="center"/>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587"/>
      </w:tblGrid>
      <w:tr w:rsidR="003973D0" w14:paraId="091B108E" w14:textId="77777777">
        <w:trPr>
          <w:trHeight w:val="26"/>
          <w:jc w:val="center"/>
        </w:trPr>
        <w:tc>
          <w:tcPr>
            <w:tcW w:w="5000" w:type="pct"/>
            <w:tcBorders>
              <w:top w:val="single" w:sz="4" w:space="0" w:color="auto"/>
              <w:left w:val="single" w:sz="4" w:space="0" w:color="auto"/>
              <w:bottom w:val="none" w:sz="4" w:space="0" w:color="000000"/>
              <w:right w:val="single" w:sz="4" w:space="0" w:color="auto"/>
            </w:tcBorders>
          </w:tcPr>
          <w:p w14:paraId="4CFFB6F7" w14:textId="77777777" w:rsidR="003973D0" w:rsidRDefault="003973D0">
            <w:pPr>
              <w:rPr>
                <w:sz w:val="32"/>
                <w:szCs w:val="32"/>
              </w:rPr>
            </w:pPr>
          </w:p>
        </w:tc>
      </w:tr>
      <w:tr w:rsidR="003973D0" w14:paraId="10B0ADE5" w14:textId="77777777">
        <w:trPr>
          <w:trHeight w:val="49"/>
          <w:jc w:val="center"/>
        </w:trPr>
        <w:tc>
          <w:tcPr>
            <w:tcW w:w="5000" w:type="pct"/>
            <w:tcBorders>
              <w:top w:val="none" w:sz="4" w:space="0" w:color="000000"/>
              <w:left w:val="single" w:sz="4" w:space="0" w:color="auto"/>
              <w:bottom w:val="none" w:sz="4" w:space="0" w:color="000000"/>
              <w:right w:val="single" w:sz="4" w:space="0" w:color="auto"/>
            </w:tcBorders>
          </w:tcPr>
          <w:p w14:paraId="6E56BD7F" w14:textId="77777777" w:rsidR="003973D0" w:rsidRDefault="003973D0">
            <w:pPr>
              <w:rPr>
                <w:sz w:val="32"/>
                <w:szCs w:val="32"/>
              </w:rPr>
            </w:pPr>
          </w:p>
        </w:tc>
      </w:tr>
      <w:tr w:rsidR="003973D0" w14:paraId="5BA605E6" w14:textId="77777777">
        <w:trPr>
          <w:trHeight w:val="1384"/>
          <w:jc w:val="center"/>
        </w:trPr>
        <w:tc>
          <w:tcPr>
            <w:tcW w:w="5000" w:type="pct"/>
            <w:tcBorders>
              <w:top w:val="none" w:sz="4" w:space="0" w:color="000000"/>
              <w:left w:val="single" w:sz="4" w:space="0" w:color="auto"/>
              <w:bottom w:val="none" w:sz="4" w:space="0" w:color="000000"/>
              <w:right w:val="single" w:sz="4" w:space="0" w:color="auto"/>
            </w:tcBorders>
            <w:vAlign w:val="center"/>
          </w:tcPr>
          <w:p w14:paraId="650BEE4D" w14:textId="77777777" w:rsidR="003973D0" w:rsidRDefault="001B2B1F">
            <w:pPr>
              <w:pStyle w:val="TituloDocumento"/>
              <w:spacing w:before="100" w:beforeAutospacing="1" w:line="276" w:lineRule="auto"/>
              <w:ind w:left="238" w:right="246"/>
              <w:rPr>
                <w:rFonts w:ascii="Trebuchet MS" w:hAnsi="Trebuchet MS"/>
                <w:b w:val="0"/>
                <w:i w:val="0"/>
                <w:color w:val="auto"/>
                <w:sz w:val="32"/>
                <w:szCs w:val="32"/>
                <w:lang w:eastAsia="en-US"/>
              </w:rPr>
            </w:pPr>
            <w:r>
              <w:rPr>
                <w:rFonts w:ascii="Trebuchet MS" w:hAnsi="Trebuchet MS"/>
                <w:b w:val="0"/>
                <w:i w:val="0"/>
                <w:color w:val="auto"/>
                <w:sz w:val="32"/>
                <w:szCs w:val="32"/>
                <w:lang w:eastAsia="en-US"/>
              </w:rPr>
              <w:t>CENTRO DE SISTEMAS Y TECNOLOGÍAS DE LA INFORMACIÓN Y COMUNICACIONES</w:t>
            </w:r>
          </w:p>
          <w:p w14:paraId="15C1DE16" w14:textId="77777777" w:rsidR="003973D0" w:rsidRDefault="003973D0">
            <w:pPr>
              <w:pStyle w:val="Default"/>
              <w:jc w:val="center"/>
              <w:rPr>
                <w:rFonts w:ascii="Trebuchet MS" w:hAnsi="Trebuchet MS"/>
                <w:b/>
                <w:i/>
                <w:color w:val="365F91"/>
                <w:sz w:val="28"/>
                <w:szCs w:val="28"/>
                <w:lang w:eastAsia="en-US"/>
              </w:rPr>
            </w:pPr>
          </w:p>
          <w:p w14:paraId="4971AADD" w14:textId="66965D59" w:rsidR="003973D0" w:rsidRDefault="00C27B90">
            <w:pPr>
              <w:pStyle w:val="Default"/>
              <w:jc w:val="center"/>
              <w:rPr>
                <w:rFonts w:ascii="Trebuchet MS" w:hAnsi="Trebuchet MS"/>
                <w:b/>
                <w:i/>
                <w:color w:val="365F91"/>
                <w:sz w:val="28"/>
                <w:szCs w:val="28"/>
                <w:lang w:eastAsia="en-US"/>
              </w:rPr>
            </w:pPr>
            <w:r>
              <w:rPr>
                <w:rFonts w:ascii="Trebuchet MS" w:hAnsi="Trebuchet MS"/>
                <w:b/>
                <w:i/>
                <w:color w:val="365F91"/>
                <w:sz w:val="28"/>
                <w:szCs w:val="28"/>
                <w:lang w:eastAsia="en-US"/>
              </w:rPr>
              <w:t>SIABOD</w:t>
            </w:r>
          </w:p>
          <w:p w14:paraId="28B4B4F5" w14:textId="77777777" w:rsidR="003973D0" w:rsidRDefault="001B2B1F">
            <w:pPr>
              <w:pStyle w:val="TituloDocumento"/>
              <w:spacing w:before="100" w:beforeAutospacing="1" w:after="60"/>
              <w:ind w:left="238" w:right="244"/>
              <w:rPr>
                <w:rFonts w:ascii="Trebuchet MS" w:hAnsi="Trebuchet MS"/>
                <w:color w:val="365F91"/>
                <w:sz w:val="28"/>
                <w:szCs w:val="28"/>
                <w:lang w:eastAsia="en-US"/>
              </w:rPr>
            </w:pPr>
            <w:r>
              <w:rPr>
                <w:rFonts w:ascii="Trebuchet MS" w:hAnsi="Trebuchet MS"/>
                <w:color w:val="365F91"/>
                <w:sz w:val="28"/>
                <w:szCs w:val="28"/>
                <w:lang w:eastAsia="en-US"/>
              </w:rPr>
              <w:t xml:space="preserve">Solicitud de Análisis Petición/Entrega </w:t>
            </w:r>
          </w:p>
          <w:p w14:paraId="378ED839" w14:textId="77777777" w:rsidR="003973D0" w:rsidRDefault="001B2B1F">
            <w:pPr>
              <w:pStyle w:val="TituloDocumento"/>
              <w:spacing w:before="100" w:beforeAutospacing="1" w:after="60"/>
              <w:ind w:left="238" w:right="244"/>
              <w:rPr>
                <w:rFonts w:ascii="Trebuchet MS" w:hAnsi="Trebuchet MS"/>
                <w:color w:val="365F91"/>
                <w:sz w:val="28"/>
                <w:szCs w:val="28"/>
                <w:lang w:eastAsia="en-US"/>
              </w:rPr>
            </w:pPr>
            <w:r>
              <w:rPr>
                <w:rFonts w:ascii="Trebuchet MS" w:hAnsi="Trebuchet MS"/>
                <w:color w:val="365F91"/>
                <w:sz w:val="28"/>
                <w:szCs w:val="28"/>
                <w:lang w:eastAsia="en-US"/>
              </w:rPr>
              <w:t>SCANS 999999</w:t>
            </w:r>
          </w:p>
          <w:p w14:paraId="7E09C58A" w14:textId="34DA9D05" w:rsidR="003973D0" w:rsidRDefault="00C27B90">
            <w:pPr>
              <w:pStyle w:val="TituloDocumento"/>
              <w:spacing w:before="100" w:beforeAutospacing="1" w:after="60"/>
              <w:ind w:left="238" w:right="244"/>
              <w:rPr>
                <w:rFonts w:ascii="Trebuchet MS" w:hAnsi="Trebuchet MS"/>
                <w:color w:val="365F91"/>
                <w:sz w:val="28"/>
                <w:szCs w:val="28"/>
                <w:lang w:eastAsia="en-US"/>
              </w:rPr>
            </w:pPr>
            <w:r>
              <w:rPr>
                <w:rFonts w:ascii="Trebuchet MS" w:hAnsi="Trebuchet MS"/>
                <w:color w:val="365F91"/>
                <w:sz w:val="28"/>
                <w:szCs w:val="28"/>
                <w:lang w:eastAsia="en-US"/>
              </w:rPr>
              <w:t>JIRA XXX</w:t>
            </w:r>
            <w:r w:rsidR="001B2B1F">
              <w:rPr>
                <w:rFonts w:ascii="Trebuchet MS" w:hAnsi="Trebuchet MS"/>
                <w:color w:val="365F91"/>
                <w:sz w:val="28"/>
                <w:szCs w:val="28"/>
                <w:lang w:eastAsia="en-US"/>
              </w:rPr>
              <w:t xml:space="preserve"> [</w:t>
            </w:r>
            <w:r>
              <w:rPr>
                <w:rFonts w:ascii="Trebuchet MS" w:hAnsi="Trebuchet MS"/>
                <w:color w:val="365F91"/>
                <w:sz w:val="28"/>
                <w:szCs w:val="28"/>
                <w:lang w:eastAsia="en-US"/>
              </w:rPr>
              <w:t>XXX</w:t>
            </w:r>
            <w:r w:rsidR="001B2B1F">
              <w:rPr>
                <w:rFonts w:ascii="Trebuchet MS" w:hAnsi="Trebuchet MS"/>
                <w:color w:val="365F91"/>
                <w:sz w:val="28"/>
                <w:szCs w:val="28"/>
                <w:lang w:eastAsia="en-US"/>
              </w:rPr>
              <w:t>]</w:t>
            </w:r>
          </w:p>
          <w:p w14:paraId="57EC403C" w14:textId="77777777" w:rsidR="003973D0" w:rsidRPr="00391E5A" w:rsidRDefault="00391E5A">
            <w:pPr>
              <w:pStyle w:val="TituloDocumento"/>
              <w:spacing w:before="100" w:beforeAutospacing="1" w:after="60"/>
              <w:ind w:left="598" w:right="244"/>
              <w:rPr>
                <w:rFonts w:ascii="Trebuchet MS" w:hAnsi="Trebuchet MS"/>
                <w:color w:val="365F91"/>
                <w:sz w:val="28"/>
                <w:szCs w:val="28"/>
                <w:lang w:eastAsia="en-US"/>
              </w:rPr>
            </w:pPr>
            <w:r w:rsidRPr="00391E5A">
              <w:rPr>
                <w:rFonts w:ascii="Trebuchet MS" w:hAnsi="Trebuchet MS"/>
                <w:color w:val="365F91"/>
                <w:sz w:val="28"/>
                <w:szCs w:val="28"/>
                <w:lang w:eastAsia="en-US"/>
              </w:rPr>
              <w:t xml:space="preserve">Mantenimiento </w:t>
            </w:r>
            <w:r w:rsidR="00BB36AC">
              <w:rPr>
                <w:rFonts w:ascii="Trebuchet MS" w:hAnsi="Trebuchet MS"/>
                <w:color w:val="365F91"/>
                <w:sz w:val="28"/>
                <w:szCs w:val="28"/>
                <w:lang w:eastAsia="en-US"/>
              </w:rPr>
              <w:t>Evolutivo</w:t>
            </w:r>
          </w:p>
          <w:p w14:paraId="1D691671" w14:textId="77777777" w:rsidR="003973D0" w:rsidRDefault="00BB36AC">
            <w:pPr>
              <w:pStyle w:val="TituloDocumento"/>
              <w:spacing w:before="100" w:beforeAutospacing="1" w:after="60"/>
              <w:ind w:left="238" w:right="244"/>
              <w:rPr>
                <w:rFonts w:ascii="Trebuchet MS" w:hAnsi="Trebuchet MS"/>
                <w:color w:val="365F91"/>
                <w:sz w:val="28"/>
                <w:szCs w:val="28"/>
                <w:lang w:eastAsia="en-US"/>
              </w:rPr>
            </w:pPr>
            <w:r>
              <w:rPr>
                <w:rFonts w:ascii="Trebuchet MS" w:hAnsi="Trebuchet MS"/>
                <w:color w:val="365F91"/>
                <w:sz w:val="28"/>
                <w:szCs w:val="28"/>
                <w:lang w:eastAsia="en-US"/>
              </w:rPr>
              <w:t>Desarrollo de nuevas funcionalidades</w:t>
            </w:r>
          </w:p>
          <w:p w14:paraId="638E9BF4" w14:textId="77777777" w:rsidR="003973D0" w:rsidRDefault="003973D0">
            <w:pPr>
              <w:pStyle w:val="TituloDocumento"/>
              <w:spacing w:after="60" w:line="276" w:lineRule="auto"/>
              <w:ind w:left="708" w:right="244"/>
              <w:jc w:val="left"/>
              <w:rPr>
                <w:rFonts w:ascii="Arial" w:hAnsi="Arial" w:cs="Arial"/>
                <w:color w:val="365F91"/>
                <w:sz w:val="14"/>
                <w:szCs w:val="14"/>
                <w:lang w:eastAsia="en-US"/>
              </w:rPr>
            </w:pPr>
          </w:p>
          <w:p w14:paraId="7101D49A" w14:textId="77777777" w:rsidR="003973D0" w:rsidRDefault="003973D0">
            <w:pPr>
              <w:pStyle w:val="TituloDocumento"/>
              <w:spacing w:after="60" w:line="276" w:lineRule="auto"/>
              <w:ind w:left="958" w:right="244"/>
              <w:jc w:val="left"/>
              <w:rPr>
                <w:rFonts w:ascii="Arial" w:hAnsi="Arial" w:cs="Arial"/>
                <w:color w:val="365F91"/>
                <w:sz w:val="14"/>
                <w:szCs w:val="14"/>
                <w:lang w:eastAsia="en-US"/>
              </w:rPr>
            </w:pPr>
          </w:p>
          <w:p w14:paraId="6E460689" w14:textId="77777777" w:rsidR="003973D0" w:rsidRDefault="003973D0">
            <w:pPr>
              <w:pStyle w:val="TituloDocumento"/>
              <w:spacing w:after="60" w:line="276" w:lineRule="auto"/>
              <w:ind w:left="2508" w:right="244"/>
              <w:jc w:val="left"/>
              <w:rPr>
                <w:rFonts w:ascii="Arial" w:hAnsi="Arial" w:cs="Arial"/>
                <w:color w:val="365F91"/>
                <w:sz w:val="16"/>
                <w:szCs w:val="16"/>
                <w:lang w:eastAsia="en-US"/>
              </w:rPr>
            </w:pPr>
          </w:p>
          <w:p w14:paraId="0F75B9DF" w14:textId="77777777" w:rsidR="003973D0" w:rsidRDefault="003973D0">
            <w:pPr>
              <w:pStyle w:val="TituloDocumento"/>
              <w:spacing w:after="60" w:line="276" w:lineRule="auto"/>
              <w:ind w:left="1678" w:right="244"/>
              <w:jc w:val="left"/>
              <w:rPr>
                <w:rFonts w:ascii="Arial" w:hAnsi="Arial" w:cs="Arial"/>
                <w:color w:val="365F91"/>
                <w:sz w:val="16"/>
                <w:szCs w:val="16"/>
                <w:lang w:eastAsia="en-US"/>
              </w:rPr>
            </w:pPr>
          </w:p>
          <w:p w14:paraId="32685C7B" w14:textId="77777777" w:rsidR="003973D0" w:rsidRDefault="003973D0">
            <w:pPr>
              <w:pStyle w:val="TituloDocumento"/>
              <w:spacing w:after="60" w:line="276" w:lineRule="auto"/>
              <w:ind w:left="2398" w:right="244"/>
              <w:jc w:val="left"/>
              <w:rPr>
                <w:rFonts w:ascii="Arial" w:hAnsi="Arial" w:cs="Arial"/>
                <w:color w:val="365F91"/>
                <w:sz w:val="16"/>
                <w:szCs w:val="16"/>
                <w:lang w:eastAsia="en-US"/>
              </w:rPr>
            </w:pPr>
          </w:p>
          <w:p w14:paraId="68B0A490" w14:textId="77777777" w:rsidR="003973D0" w:rsidRDefault="003973D0">
            <w:pPr>
              <w:pStyle w:val="TituloDocumento"/>
              <w:spacing w:after="60" w:line="276" w:lineRule="auto"/>
              <w:ind w:left="2398" w:right="244"/>
              <w:jc w:val="left"/>
              <w:rPr>
                <w:rFonts w:ascii="Arial" w:hAnsi="Arial" w:cs="Arial"/>
                <w:color w:val="365F91"/>
                <w:sz w:val="16"/>
                <w:szCs w:val="16"/>
                <w:lang w:eastAsia="en-US"/>
              </w:rPr>
            </w:pPr>
          </w:p>
        </w:tc>
      </w:tr>
      <w:tr w:rsidR="003973D0" w14:paraId="429CB707" w14:textId="77777777">
        <w:trPr>
          <w:trHeight w:val="23"/>
          <w:jc w:val="center"/>
        </w:trPr>
        <w:tc>
          <w:tcPr>
            <w:tcW w:w="5000" w:type="pct"/>
            <w:tcBorders>
              <w:top w:val="none" w:sz="4" w:space="0" w:color="000000"/>
              <w:left w:val="single" w:sz="4" w:space="0" w:color="auto"/>
              <w:bottom w:val="none" w:sz="4" w:space="0" w:color="000000"/>
              <w:right w:val="single" w:sz="4" w:space="0" w:color="auto"/>
            </w:tcBorders>
          </w:tcPr>
          <w:p w14:paraId="0B3D1D61" w14:textId="77777777" w:rsidR="003973D0" w:rsidRDefault="003973D0">
            <w:pPr>
              <w:rPr>
                <w:sz w:val="32"/>
                <w:szCs w:val="32"/>
              </w:rPr>
            </w:pPr>
          </w:p>
        </w:tc>
      </w:tr>
      <w:tr w:rsidR="003973D0" w14:paraId="0983D1FE" w14:textId="77777777">
        <w:trPr>
          <w:trHeight w:val="9"/>
          <w:jc w:val="center"/>
        </w:trPr>
        <w:tc>
          <w:tcPr>
            <w:tcW w:w="5000" w:type="pct"/>
            <w:tcBorders>
              <w:top w:val="none" w:sz="4" w:space="0" w:color="000000"/>
              <w:left w:val="single" w:sz="4" w:space="0" w:color="auto"/>
              <w:bottom w:val="single" w:sz="4" w:space="0" w:color="auto"/>
              <w:right w:val="single" w:sz="4" w:space="0" w:color="auto"/>
            </w:tcBorders>
          </w:tcPr>
          <w:p w14:paraId="11266881" w14:textId="77777777" w:rsidR="003973D0" w:rsidRDefault="003973D0">
            <w:pPr>
              <w:rPr>
                <w:sz w:val="32"/>
                <w:szCs w:val="32"/>
              </w:rPr>
            </w:pPr>
          </w:p>
        </w:tc>
      </w:tr>
    </w:tbl>
    <w:p w14:paraId="211BA86F" w14:textId="77777777" w:rsidR="003973D0" w:rsidRDefault="003973D0"/>
    <w:p w14:paraId="3D1975C7" w14:textId="77777777" w:rsidR="003973D0" w:rsidRDefault="001B2B1F">
      <w:pPr>
        <w:spacing w:after="160" w:line="259" w:lineRule="auto"/>
        <w:rPr>
          <w:rFonts w:ascii="Arial" w:eastAsia="Times New Roman" w:hAnsi="Arial" w:cs="Arial"/>
          <w:i/>
        </w:rPr>
      </w:pPr>
      <w:r>
        <w:rPr>
          <w:rFonts w:ascii="Arial" w:hAnsi="Arial" w:cs="Arial"/>
          <w:i/>
        </w:rPr>
        <w:br w:type="page" w:clear="all"/>
      </w:r>
    </w:p>
    <w:p w14:paraId="14C829C3" w14:textId="77777777" w:rsidR="003973D0" w:rsidRDefault="003973D0">
      <w:pPr>
        <w:pStyle w:val="Body1"/>
        <w:jc w:val="both"/>
        <w:rPr>
          <w:rFonts w:ascii="Arial" w:hAnsi="Arial" w:cs="Arial"/>
          <w:i/>
          <w:szCs w:val="22"/>
          <w:lang w:val="es-ES"/>
        </w:rPr>
      </w:pPr>
    </w:p>
    <w:tbl>
      <w:tblPr>
        <w:tblpPr w:leftFromText="141" w:rightFromText="141" w:vertAnchor="text" w:horzAnchor="page" w:tblpX="1019" w:tblpY="17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
        <w:gridCol w:w="865"/>
        <w:gridCol w:w="1452"/>
        <w:gridCol w:w="800"/>
        <w:gridCol w:w="1706"/>
        <w:gridCol w:w="868"/>
        <w:gridCol w:w="1843"/>
      </w:tblGrid>
      <w:tr w:rsidR="003973D0" w14:paraId="644F797D" w14:textId="77777777">
        <w:trPr>
          <w:trHeight w:val="269"/>
        </w:trPr>
        <w:tc>
          <w:tcPr>
            <w:tcW w:w="5000" w:type="pct"/>
            <w:gridSpan w:val="7"/>
            <w:shd w:val="clear" w:color="auto" w:fill="F3F3F3"/>
          </w:tcPr>
          <w:p w14:paraId="5DF6E8D7" w14:textId="77777777" w:rsidR="003973D0" w:rsidRDefault="001B2B1F">
            <w:r>
              <w:br w:type="page" w:clear="all"/>
              <w:t>Ciclo de Revisión del Documento</w:t>
            </w:r>
          </w:p>
        </w:tc>
      </w:tr>
      <w:tr w:rsidR="003973D0" w14:paraId="3CFB9CE2" w14:textId="77777777">
        <w:trPr>
          <w:cantSplit/>
          <w:trHeight w:val="123"/>
        </w:trPr>
        <w:tc>
          <w:tcPr>
            <w:tcW w:w="565" w:type="pct"/>
            <w:vMerge w:val="restart"/>
          </w:tcPr>
          <w:p w14:paraId="57F49423" w14:textId="77777777" w:rsidR="003973D0" w:rsidRDefault="003973D0"/>
        </w:tc>
        <w:tc>
          <w:tcPr>
            <w:tcW w:w="1364" w:type="pct"/>
            <w:gridSpan w:val="2"/>
          </w:tcPr>
          <w:p w14:paraId="5CE3F9D9" w14:textId="77777777" w:rsidR="003973D0" w:rsidRDefault="001B2B1F">
            <w:r>
              <w:t>Elaborado por:</w:t>
            </w:r>
          </w:p>
          <w:p w14:paraId="30F4F2B1" w14:textId="77777777" w:rsidR="003973D0" w:rsidRDefault="001B2B1F">
            <w:r>
              <w:t>Gema Bernardo</w:t>
            </w:r>
          </w:p>
          <w:p w14:paraId="400F499E" w14:textId="77777777" w:rsidR="003973D0" w:rsidRDefault="003973D0"/>
        </w:tc>
        <w:tc>
          <w:tcPr>
            <w:tcW w:w="1475" w:type="pct"/>
            <w:gridSpan w:val="2"/>
          </w:tcPr>
          <w:p w14:paraId="2587F9A8" w14:textId="77777777" w:rsidR="003973D0" w:rsidRDefault="001B2B1F">
            <w:r>
              <w:t>Validado por:</w:t>
            </w:r>
          </w:p>
        </w:tc>
        <w:tc>
          <w:tcPr>
            <w:tcW w:w="1596" w:type="pct"/>
            <w:gridSpan w:val="2"/>
          </w:tcPr>
          <w:p w14:paraId="6C8171E7" w14:textId="77777777" w:rsidR="003973D0" w:rsidRDefault="001B2B1F">
            <w:r>
              <w:t>Aprobado por:</w:t>
            </w:r>
          </w:p>
        </w:tc>
      </w:tr>
      <w:tr w:rsidR="003973D0" w14:paraId="1E3B177B" w14:textId="77777777">
        <w:trPr>
          <w:cantSplit/>
          <w:trHeight w:val="809"/>
        </w:trPr>
        <w:tc>
          <w:tcPr>
            <w:tcW w:w="565" w:type="pct"/>
            <w:vMerge/>
          </w:tcPr>
          <w:p w14:paraId="1BBE6E95" w14:textId="77777777" w:rsidR="003973D0" w:rsidRDefault="003973D0"/>
        </w:tc>
        <w:tc>
          <w:tcPr>
            <w:tcW w:w="1364" w:type="pct"/>
            <w:gridSpan w:val="2"/>
          </w:tcPr>
          <w:p w14:paraId="73A513DB" w14:textId="77777777" w:rsidR="003973D0" w:rsidRDefault="001B2B1F">
            <w:r>
              <w:t>Firma:</w:t>
            </w:r>
          </w:p>
          <w:p w14:paraId="1EF7AE93" w14:textId="77777777" w:rsidR="003973D0" w:rsidRDefault="003973D0"/>
          <w:p w14:paraId="1EF0F42D" w14:textId="77777777" w:rsidR="003973D0" w:rsidRDefault="003973D0"/>
          <w:p w14:paraId="1CD433B9" w14:textId="77777777" w:rsidR="003973D0" w:rsidRDefault="003973D0"/>
        </w:tc>
        <w:tc>
          <w:tcPr>
            <w:tcW w:w="1475" w:type="pct"/>
            <w:gridSpan w:val="2"/>
          </w:tcPr>
          <w:p w14:paraId="13D0FDBA" w14:textId="77777777" w:rsidR="003973D0" w:rsidRDefault="001B2B1F">
            <w:r>
              <w:t>Firma:</w:t>
            </w:r>
          </w:p>
          <w:p w14:paraId="53A280EA" w14:textId="77777777" w:rsidR="003973D0" w:rsidRDefault="003973D0"/>
          <w:p w14:paraId="1C3881A1" w14:textId="77777777" w:rsidR="003973D0" w:rsidRDefault="003973D0"/>
        </w:tc>
        <w:tc>
          <w:tcPr>
            <w:tcW w:w="1596" w:type="pct"/>
            <w:gridSpan w:val="2"/>
          </w:tcPr>
          <w:p w14:paraId="3ED1B130" w14:textId="77777777" w:rsidR="003973D0" w:rsidRDefault="001B2B1F">
            <w:r>
              <w:t>Firma:</w:t>
            </w:r>
          </w:p>
          <w:p w14:paraId="0D876505" w14:textId="77777777" w:rsidR="003973D0" w:rsidRDefault="003973D0"/>
        </w:tc>
      </w:tr>
      <w:tr w:rsidR="003973D0" w14:paraId="15330001" w14:textId="77777777">
        <w:trPr>
          <w:cantSplit/>
          <w:trHeight w:val="573"/>
        </w:trPr>
        <w:tc>
          <w:tcPr>
            <w:tcW w:w="565" w:type="pct"/>
            <w:vMerge/>
          </w:tcPr>
          <w:p w14:paraId="5C009908" w14:textId="77777777" w:rsidR="003973D0" w:rsidRDefault="003973D0"/>
        </w:tc>
        <w:tc>
          <w:tcPr>
            <w:tcW w:w="509" w:type="pct"/>
          </w:tcPr>
          <w:p w14:paraId="1DFBAF76" w14:textId="77777777" w:rsidR="003973D0" w:rsidRDefault="001B2B1F">
            <w:pPr>
              <w:rPr>
                <w:i/>
              </w:rPr>
            </w:pPr>
            <w:r>
              <w:t>Fecha:</w:t>
            </w:r>
          </w:p>
        </w:tc>
        <w:tc>
          <w:tcPr>
            <w:tcW w:w="855" w:type="pct"/>
          </w:tcPr>
          <w:p w14:paraId="5B86F664" w14:textId="61821310" w:rsidR="003973D0" w:rsidRDefault="00C27B90">
            <w:r>
              <w:t>10</w:t>
            </w:r>
            <w:r w:rsidR="001B2B1F">
              <w:t>/</w:t>
            </w:r>
            <w:r>
              <w:t>03</w:t>
            </w:r>
            <w:r w:rsidR="001B2B1F">
              <w:t>/202</w:t>
            </w:r>
            <w:r>
              <w:t>6</w:t>
            </w:r>
          </w:p>
          <w:p w14:paraId="63A740D4" w14:textId="77777777" w:rsidR="003973D0" w:rsidRDefault="003973D0"/>
        </w:tc>
        <w:tc>
          <w:tcPr>
            <w:tcW w:w="471" w:type="pct"/>
          </w:tcPr>
          <w:p w14:paraId="226EF170" w14:textId="77777777" w:rsidR="003973D0" w:rsidRDefault="001B2B1F">
            <w:pPr>
              <w:rPr>
                <w:i/>
              </w:rPr>
            </w:pPr>
            <w:r>
              <w:t>Fecha:</w:t>
            </w:r>
          </w:p>
        </w:tc>
        <w:tc>
          <w:tcPr>
            <w:tcW w:w="1004" w:type="pct"/>
          </w:tcPr>
          <w:p w14:paraId="15312929" w14:textId="77777777" w:rsidR="003973D0" w:rsidRDefault="003973D0"/>
        </w:tc>
        <w:tc>
          <w:tcPr>
            <w:tcW w:w="511" w:type="pct"/>
          </w:tcPr>
          <w:p w14:paraId="1A04CAB6" w14:textId="77777777" w:rsidR="003973D0" w:rsidRDefault="001B2B1F">
            <w:pPr>
              <w:rPr>
                <w:i/>
              </w:rPr>
            </w:pPr>
            <w:r>
              <w:t>Fecha:</w:t>
            </w:r>
          </w:p>
        </w:tc>
        <w:tc>
          <w:tcPr>
            <w:tcW w:w="1085" w:type="pct"/>
          </w:tcPr>
          <w:p w14:paraId="44E1602A" w14:textId="77777777" w:rsidR="003973D0" w:rsidRDefault="003973D0"/>
        </w:tc>
      </w:tr>
    </w:tbl>
    <w:tbl>
      <w:tblPr>
        <w:tblpPr w:leftFromText="141" w:rightFromText="141" w:vertAnchor="text" w:horzAnchor="page" w:tblpX="978" w:tblpY="60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1"/>
        <w:gridCol w:w="1318"/>
        <w:gridCol w:w="1169"/>
        <w:gridCol w:w="5146"/>
      </w:tblGrid>
      <w:tr w:rsidR="003973D0" w14:paraId="2599E1F1" w14:textId="77777777">
        <w:tc>
          <w:tcPr>
            <w:tcW w:w="5000" w:type="pct"/>
            <w:gridSpan w:val="4"/>
            <w:shd w:val="clear" w:color="auto" w:fill="F3F3F3"/>
          </w:tcPr>
          <w:p w14:paraId="6093EA8C" w14:textId="77777777" w:rsidR="003973D0" w:rsidRDefault="001B2B1F">
            <w:r>
              <w:t>Control de Versiones</w:t>
            </w:r>
          </w:p>
        </w:tc>
      </w:tr>
      <w:tr w:rsidR="003973D0" w14:paraId="730860AF" w14:textId="77777777">
        <w:trPr>
          <w:cantSplit/>
        </w:trPr>
        <w:tc>
          <w:tcPr>
            <w:tcW w:w="507" w:type="pct"/>
            <w:vMerge w:val="restart"/>
          </w:tcPr>
          <w:p w14:paraId="1B7D8F4E" w14:textId="77777777" w:rsidR="003973D0" w:rsidRDefault="003973D0"/>
        </w:tc>
        <w:tc>
          <w:tcPr>
            <w:tcW w:w="776" w:type="pct"/>
          </w:tcPr>
          <w:p w14:paraId="3AEF5204" w14:textId="77777777" w:rsidR="003973D0" w:rsidRDefault="001B2B1F">
            <w:r>
              <w:t>Fecha:</w:t>
            </w:r>
          </w:p>
        </w:tc>
        <w:tc>
          <w:tcPr>
            <w:tcW w:w="688" w:type="pct"/>
          </w:tcPr>
          <w:p w14:paraId="0A2A4384" w14:textId="77777777" w:rsidR="003973D0" w:rsidRDefault="001B2B1F">
            <w:r>
              <w:t>Versión:</w:t>
            </w:r>
          </w:p>
        </w:tc>
        <w:tc>
          <w:tcPr>
            <w:tcW w:w="3029" w:type="pct"/>
          </w:tcPr>
          <w:p w14:paraId="126CCD30" w14:textId="77777777" w:rsidR="003973D0" w:rsidRDefault="001B2B1F">
            <w:r>
              <w:t>Descripción del cambio:</w:t>
            </w:r>
          </w:p>
        </w:tc>
      </w:tr>
      <w:tr w:rsidR="003973D0" w14:paraId="3A32BA74" w14:textId="77777777">
        <w:trPr>
          <w:cantSplit/>
        </w:trPr>
        <w:tc>
          <w:tcPr>
            <w:tcW w:w="507" w:type="pct"/>
            <w:vMerge/>
          </w:tcPr>
          <w:p w14:paraId="237206E6" w14:textId="77777777" w:rsidR="003973D0" w:rsidRDefault="003973D0"/>
        </w:tc>
        <w:tc>
          <w:tcPr>
            <w:tcW w:w="776" w:type="pct"/>
          </w:tcPr>
          <w:p w14:paraId="687F59A1" w14:textId="120CF89C" w:rsidR="003973D0" w:rsidRDefault="00925956" w:rsidP="001B5F92">
            <w:r>
              <w:t>08</w:t>
            </w:r>
            <w:r w:rsidR="001B2B1F">
              <w:t>/</w:t>
            </w:r>
            <w:r>
              <w:t>05</w:t>
            </w:r>
            <w:r w:rsidR="001B2B1F">
              <w:t>/202</w:t>
            </w:r>
            <w:r w:rsidR="00C27B90">
              <w:t>6</w:t>
            </w:r>
          </w:p>
        </w:tc>
        <w:tc>
          <w:tcPr>
            <w:tcW w:w="688" w:type="pct"/>
          </w:tcPr>
          <w:p w14:paraId="789E588A" w14:textId="77777777" w:rsidR="003973D0" w:rsidRDefault="001B2B1F" w:rsidP="00DE0B69">
            <w:pPr>
              <w:pStyle w:val="Body1"/>
              <w:jc w:val="both"/>
              <w:rPr>
                <w:rFonts w:ascii="Arial" w:hAnsi="Arial" w:cs="Arial"/>
                <w:szCs w:val="22"/>
                <w:lang w:val="es-ES"/>
              </w:rPr>
            </w:pPr>
            <w:r>
              <w:rPr>
                <w:rFonts w:ascii="Arial" w:hAnsi="Arial" w:cs="Arial"/>
                <w:szCs w:val="22"/>
                <w:lang w:val="es-ES"/>
              </w:rPr>
              <w:t>1.0</w:t>
            </w:r>
          </w:p>
        </w:tc>
        <w:tc>
          <w:tcPr>
            <w:tcW w:w="3029" w:type="pct"/>
          </w:tcPr>
          <w:p w14:paraId="6DB7AB47" w14:textId="77777777" w:rsidR="003973D0" w:rsidRDefault="001B2B1F">
            <w:pPr>
              <w:pStyle w:val="Body1"/>
              <w:jc w:val="both"/>
              <w:rPr>
                <w:rFonts w:ascii="Arial" w:hAnsi="Arial" w:cs="Arial"/>
                <w:szCs w:val="22"/>
                <w:lang w:val="es-ES"/>
              </w:rPr>
            </w:pPr>
            <w:r>
              <w:rPr>
                <w:rFonts w:ascii="Arial" w:hAnsi="Arial" w:cs="Arial"/>
                <w:szCs w:val="22"/>
                <w:lang w:val="es-ES"/>
              </w:rPr>
              <w:t>Documento inicial</w:t>
            </w:r>
          </w:p>
        </w:tc>
      </w:tr>
      <w:tr w:rsidR="003973D0" w14:paraId="24CBCAD9" w14:textId="77777777">
        <w:trPr>
          <w:cantSplit/>
        </w:trPr>
        <w:tc>
          <w:tcPr>
            <w:tcW w:w="507" w:type="pct"/>
            <w:vMerge/>
          </w:tcPr>
          <w:p w14:paraId="4727D120" w14:textId="77777777" w:rsidR="003973D0" w:rsidRDefault="003973D0"/>
        </w:tc>
        <w:tc>
          <w:tcPr>
            <w:tcW w:w="776" w:type="pct"/>
          </w:tcPr>
          <w:p w14:paraId="5D8EA26C" w14:textId="1F28E555" w:rsidR="003973D0" w:rsidRDefault="003973D0">
            <w:pPr>
              <w:pStyle w:val="Body1"/>
              <w:jc w:val="both"/>
              <w:rPr>
                <w:rFonts w:ascii="Arial" w:hAnsi="Arial" w:cs="Arial"/>
                <w:szCs w:val="22"/>
                <w:lang w:val="es-ES"/>
              </w:rPr>
            </w:pPr>
          </w:p>
        </w:tc>
        <w:tc>
          <w:tcPr>
            <w:tcW w:w="688" w:type="pct"/>
          </w:tcPr>
          <w:p w14:paraId="43F9F55B" w14:textId="7898F62C" w:rsidR="003973D0" w:rsidRDefault="003973D0">
            <w:pPr>
              <w:pStyle w:val="Body1"/>
              <w:jc w:val="both"/>
              <w:rPr>
                <w:rFonts w:ascii="Arial" w:hAnsi="Arial" w:cs="Arial"/>
                <w:szCs w:val="22"/>
                <w:lang w:val="es-ES"/>
              </w:rPr>
            </w:pPr>
          </w:p>
        </w:tc>
        <w:tc>
          <w:tcPr>
            <w:tcW w:w="3029" w:type="pct"/>
          </w:tcPr>
          <w:p w14:paraId="7CF381E9" w14:textId="56223004" w:rsidR="0089418B" w:rsidRDefault="0089418B" w:rsidP="0089418B">
            <w:pPr>
              <w:pStyle w:val="Body1"/>
              <w:jc w:val="both"/>
              <w:rPr>
                <w:rFonts w:ascii="Arial" w:hAnsi="Arial" w:cs="Arial"/>
                <w:szCs w:val="22"/>
                <w:lang w:val="es-ES"/>
              </w:rPr>
            </w:pPr>
          </w:p>
        </w:tc>
      </w:tr>
      <w:tr w:rsidR="003973D0" w14:paraId="59E0A086" w14:textId="77777777">
        <w:trPr>
          <w:cantSplit/>
        </w:trPr>
        <w:tc>
          <w:tcPr>
            <w:tcW w:w="507" w:type="pct"/>
            <w:vMerge/>
          </w:tcPr>
          <w:p w14:paraId="39319C68" w14:textId="77777777" w:rsidR="003973D0" w:rsidRDefault="003973D0"/>
        </w:tc>
        <w:tc>
          <w:tcPr>
            <w:tcW w:w="776" w:type="pct"/>
          </w:tcPr>
          <w:p w14:paraId="3F4A16C0" w14:textId="77777777" w:rsidR="003973D0" w:rsidRDefault="003973D0">
            <w:pPr>
              <w:pStyle w:val="Body1"/>
              <w:jc w:val="both"/>
              <w:rPr>
                <w:rFonts w:ascii="Arial" w:hAnsi="Arial" w:cs="Arial"/>
                <w:szCs w:val="22"/>
                <w:lang w:val="es-ES"/>
              </w:rPr>
            </w:pPr>
          </w:p>
        </w:tc>
        <w:tc>
          <w:tcPr>
            <w:tcW w:w="688" w:type="pct"/>
          </w:tcPr>
          <w:p w14:paraId="18579CD8" w14:textId="77777777" w:rsidR="003973D0" w:rsidRDefault="003973D0">
            <w:pPr>
              <w:pStyle w:val="Body1"/>
              <w:jc w:val="both"/>
              <w:rPr>
                <w:rFonts w:ascii="Arial" w:hAnsi="Arial" w:cs="Arial"/>
                <w:szCs w:val="22"/>
                <w:lang w:val="es-ES"/>
              </w:rPr>
            </w:pPr>
          </w:p>
        </w:tc>
        <w:tc>
          <w:tcPr>
            <w:tcW w:w="3029" w:type="pct"/>
          </w:tcPr>
          <w:p w14:paraId="7428BCD1" w14:textId="77777777" w:rsidR="003973D0" w:rsidRDefault="003973D0">
            <w:pPr>
              <w:pStyle w:val="Body1"/>
              <w:jc w:val="both"/>
              <w:rPr>
                <w:rFonts w:ascii="Arial" w:hAnsi="Arial" w:cs="Arial"/>
                <w:szCs w:val="22"/>
                <w:lang w:val="es-ES"/>
              </w:rPr>
            </w:pPr>
          </w:p>
        </w:tc>
      </w:tr>
      <w:tr w:rsidR="003973D0" w14:paraId="7545C9ED" w14:textId="77777777">
        <w:trPr>
          <w:cantSplit/>
        </w:trPr>
        <w:tc>
          <w:tcPr>
            <w:tcW w:w="507" w:type="pct"/>
            <w:vMerge/>
          </w:tcPr>
          <w:p w14:paraId="197B2599" w14:textId="77777777" w:rsidR="003973D0" w:rsidRDefault="003973D0"/>
        </w:tc>
        <w:tc>
          <w:tcPr>
            <w:tcW w:w="776" w:type="pct"/>
          </w:tcPr>
          <w:p w14:paraId="245E2E28" w14:textId="77777777" w:rsidR="003973D0" w:rsidRDefault="003973D0">
            <w:pPr>
              <w:pStyle w:val="Body1"/>
              <w:jc w:val="both"/>
              <w:rPr>
                <w:rFonts w:ascii="Arial" w:hAnsi="Arial" w:cs="Arial"/>
                <w:szCs w:val="22"/>
                <w:lang w:val="es-ES"/>
              </w:rPr>
            </w:pPr>
          </w:p>
        </w:tc>
        <w:tc>
          <w:tcPr>
            <w:tcW w:w="688" w:type="pct"/>
          </w:tcPr>
          <w:p w14:paraId="4C1D8AA0" w14:textId="77777777" w:rsidR="003973D0" w:rsidRDefault="003973D0">
            <w:pPr>
              <w:pStyle w:val="Body1"/>
              <w:jc w:val="both"/>
              <w:rPr>
                <w:rFonts w:ascii="Arial" w:hAnsi="Arial" w:cs="Arial"/>
                <w:szCs w:val="22"/>
                <w:lang w:val="es-ES"/>
              </w:rPr>
            </w:pPr>
          </w:p>
        </w:tc>
        <w:tc>
          <w:tcPr>
            <w:tcW w:w="3029" w:type="pct"/>
          </w:tcPr>
          <w:p w14:paraId="245BEAA7" w14:textId="77777777" w:rsidR="003973D0" w:rsidRDefault="003973D0">
            <w:pPr>
              <w:pStyle w:val="Body1"/>
              <w:jc w:val="both"/>
              <w:rPr>
                <w:rFonts w:ascii="Arial" w:hAnsi="Arial" w:cs="Arial"/>
                <w:szCs w:val="22"/>
                <w:lang w:val="es-ES"/>
              </w:rPr>
            </w:pPr>
          </w:p>
        </w:tc>
      </w:tr>
    </w:tbl>
    <w:p w14:paraId="11609152" w14:textId="77777777" w:rsidR="003973D0" w:rsidRDefault="003973D0">
      <w:pPr>
        <w:spacing w:after="160" w:line="259" w:lineRule="auto"/>
      </w:pPr>
    </w:p>
    <w:p w14:paraId="40B3B2F5" w14:textId="77777777" w:rsidR="003973D0" w:rsidRDefault="003973D0">
      <w:pPr>
        <w:spacing w:after="160" w:line="259" w:lineRule="auto"/>
      </w:pPr>
    </w:p>
    <w:p w14:paraId="48E5355F" w14:textId="77777777" w:rsidR="003973D0" w:rsidRDefault="003973D0">
      <w:pPr>
        <w:spacing w:after="160" w:line="259" w:lineRule="auto"/>
      </w:pPr>
    </w:p>
    <w:p w14:paraId="1C3D6B95" w14:textId="77777777" w:rsidR="003973D0" w:rsidRDefault="003973D0">
      <w:pPr>
        <w:spacing w:after="160" w:line="259" w:lineRule="auto"/>
      </w:pPr>
    </w:p>
    <w:p w14:paraId="7B550672" w14:textId="77777777" w:rsidR="003973D0" w:rsidRDefault="003973D0">
      <w:pPr>
        <w:spacing w:after="160" w:line="259" w:lineRule="auto"/>
      </w:pPr>
    </w:p>
    <w:p w14:paraId="07E54305" w14:textId="77777777" w:rsidR="003973D0" w:rsidRDefault="003973D0">
      <w:pPr>
        <w:spacing w:after="160" w:line="259" w:lineRule="auto"/>
      </w:pPr>
    </w:p>
    <w:p w14:paraId="0148D72F" w14:textId="77777777" w:rsidR="003973D0" w:rsidRDefault="003973D0">
      <w:pPr>
        <w:spacing w:after="160" w:line="259" w:lineRule="auto"/>
      </w:pPr>
    </w:p>
    <w:p w14:paraId="6273DAAC" w14:textId="77777777" w:rsidR="003973D0" w:rsidRDefault="003973D0">
      <w:pPr>
        <w:spacing w:after="160" w:line="259" w:lineRule="auto"/>
      </w:pPr>
    </w:p>
    <w:p w14:paraId="1198E5F5" w14:textId="77777777" w:rsidR="003973D0" w:rsidRDefault="003973D0">
      <w:pPr>
        <w:spacing w:after="160" w:line="259" w:lineRule="auto"/>
      </w:pPr>
    </w:p>
    <w:p w14:paraId="31BAB568" w14:textId="77777777" w:rsidR="003973D0" w:rsidRDefault="003973D0">
      <w:pPr>
        <w:spacing w:after="160" w:line="259" w:lineRule="auto"/>
      </w:pPr>
    </w:p>
    <w:p w14:paraId="62CE229B" w14:textId="77777777" w:rsidR="003973D0" w:rsidRDefault="003973D0">
      <w:pPr>
        <w:spacing w:after="160" w:line="259" w:lineRule="auto"/>
      </w:pPr>
    </w:p>
    <w:p w14:paraId="19128D9F" w14:textId="77777777" w:rsidR="003973D0" w:rsidRDefault="003973D0">
      <w:pPr>
        <w:spacing w:after="160" w:line="259" w:lineRule="auto"/>
      </w:pPr>
    </w:p>
    <w:p w14:paraId="77CFC328" w14:textId="77777777" w:rsidR="003973D0" w:rsidRDefault="003973D0">
      <w:pPr>
        <w:spacing w:after="160" w:line="259" w:lineRule="auto"/>
      </w:pPr>
    </w:p>
    <w:p w14:paraId="787ED0C9" w14:textId="77777777" w:rsidR="003973D0" w:rsidRDefault="003973D0">
      <w:pPr>
        <w:spacing w:after="160" w:line="259" w:lineRule="auto"/>
      </w:pPr>
    </w:p>
    <w:p w14:paraId="341CA795" w14:textId="77777777" w:rsidR="003973D0" w:rsidRDefault="003973D0">
      <w:pPr>
        <w:spacing w:after="160" w:line="259" w:lineRule="auto"/>
      </w:pPr>
    </w:p>
    <w:p w14:paraId="4A55BCA5" w14:textId="77777777" w:rsidR="003973D0" w:rsidRDefault="003973D0">
      <w:pPr>
        <w:spacing w:after="160" w:line="259" w:lineRule="auto"/>
      </w:pPr>
    </w:p>
    <w:p w14:paraId="5632E4A6" w14:textId="77777777" w:rsidR="003973D0" w:rsidRDefault="003973D0">
      <w:pPr>
        <w:spacing w:after="160" w:line="259" w:lineRule="auto"/>
      </w:pPr>
    </w:p>
    <w:p w14:paraId="797AA4EB" w14:textId="77777777" w:rsidR="003973D0" w:rsidRDefault="003973D0">
      <w:pPr>
        <w:spacing w:after="160" w:line="259" w:lineRule="auto"/>
      </w:pPr>
    </w:p>
    <w:p w14:paraId="7115CBCC" w14:textId="77777777" w:rsidR="003973D0" w:rsidRDefault="003973D0">
      <w:pPr>
        <w:spacing w:after="160" w:line="259" w:lineRule="auto"/>
      </w:pPr>
    </w:p>
    <w:p w14:paraId="6C3837D5" w14:textId="77777777" w:rsidR="003973D0" w:rsidRDefault="003973D0">
      <w:pPr>
        <w:spacing w:after="160" w:line="259" w:lineRule="auto"/>
      </w:pPr>
    </w:p>
    <w:p w14:paraId="43C2E7C8" w14:textId="77777777" w:rsidR="003973D0" w:rsidRDefault="003973D0">
      <w:pPr>
        <w:spacing w:after="160" w:line="259" w:lineRule="auto"/>
      </w:pPr>
    </w:p>
    <w:p w14:paraId="2742B1CF" w14:textId="77777777" w:rsidR="003973D0" w:rsidRDefault="003973D0">
      <w:pPr>
        <w:spacing w:after="160" w:line="259" w:lineRule="auto"/>
      </w:pPr>
    </w:p>
    <w:p w14:paraId="44AC16FC" w14:textId="77777777" w:rsidR="003973D0" w:rsidRDefault="003973D0">
      <w:pPr>
        <w:spacing w:after="160" w:line="259" w:lineRule="auto"/>
      </w:pPr>
    </w:p>
    <w:p w14:paraId="18FA91A6" w14:textId="77777777" w:rsidR="003973D0" w:rsidRDefault="001B2B1F">
      <w:pPr>
        <w:spacing w:after="160" w:line="259" w:lineRule="auto"/>
      </w:pPr>
      <w:r>
        <w:br w:type="page" w:clear="all"/>
      </w:r>
    </w:p>
    <w:p w14:paraId="5FB24773" w14:textId="77777777" w:rsidR="003973D0" w:rsidRDefault="003973D0">
      <w:pPr>
        <w:spacing w:after="160" w:line="259" w:lineRule="auto"/>
      </w:pPr>
    </w:p>
    <w:sdt>
      <w:sdtPr>
        <w:rPr>
          <w:rFonts w:asciiTheme="minorHAnsi" w:eastAsiaTheme="minorHAnsi" w:hAnsiTheme="minorHAnsi" w:cstheme="minorBidi"/>
          <w:color w:val="auto"/>
          <w:sz w:val="22"/>
          <w:szCs w:val="22"/>
          <w:lang w:eastAsia="en-US"/>
        </w:rPr>
        <w:id w:val="1315307938"/>
        <w:docPartObj>
          <w:docPartGallery w:val="Table of Contents"/>
          <w:docPartUnique/>
        </w:docPartObj>
      </w:sdtPr>
      <w:sdtEndPr/>
      <w:sdtContent>
        <w:p w14:paraId="556BDED1" w14:textId="77777777" w:rsidR="003973D0" w:rsidRDefault="001B2B1F">
          <w:pPr>
            <w:pStyle w:val="TtuloTDC"/>
          </w:pPr>
          <w:r>
            <w:t>ÍNDICE</w:t>
          </w:r>
        </w:p>
        <w:p w14:paraId="71E2208C" w14:textId="6E438874" w:rsidR="00C95CFC" w:rsidRDefault="001B2B1F">
          <w:pPr>
            <w:pStyle w:val="TDC1"/>
            <w:tabs>
              <w:tab w:val="left" w:pos="440"/>
              <w:tab w:val="right" w:leader="dot" w:pos="8494"/>
            </w:tabs>
            <w:rPr>
              <w:ins w:id="0" w:author="OLIVARES MARTINEZ FERNANDO JESUS" w:date="2026-08-20T17:57:00Z"/>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ins w:id="1" w:author="OLIVARES MARTINEZ FERNANDO JESUS" w:date="2026-08-20T17:57:00Z">
            <w:r w:rsidR="00C95CFC" w:rsidRPr="006D4C29">
              <w:rPr>
                <w:rStyle w:val="Hipervnculo"/>
                <w:noProof/>
              </w:rPr>
              <w:fldChar w:fldCharType="begin"/>
            </w:r>
            <w:r w:rsidR="00C95CFC" w:rsidRPr="006D4C29">
              <w:rPr>
                <w:rStyle w:val="Hipervnculo"/>
                <w:noProof/>
              </w:rPr>
              <w:instrText xml:space="preserve"> </w:instrText>
            </w:r>
            <w:r w:rsidR="00C95CFC">
              <w:rPr>
                <w:noProof/>
              </w:rPr>
              <w:instrText>HYPERLINK \l "_Toc238141043"</w:instrText>
            </w:r>
            <w:r w:rsidR="00C95CFC" w:rsidRPr="006D4C29">
              <w:rPr>
                <w:rStyle w:val="Hipervnculo"/>
                <w:noProof/>
              </w:rPr>
              <w:instrText xml:space="preserve"> </w:instrText>
            </w:r>
            <w:r w:rsidR="00C95CFC" w:rsidRPr="006D4C29">
              <w:rPr>
                <w:rStyle w:val="Hipervnculo"/>
                <w:noProof/>
              </w:rPr>
            </w:r>
            <w:r w:rsidR="00C95CFC" w:rsidRPr="006D4C29">
              <w:rPr>
                <w:rStyle w:val="Hipervnculo"/>
                <w:noProof/>
              </w:rPr>
              <w:fldChar w:fldCharType="separate"/>
            </w:r>
            <w:r w:rsidR="00C95CFC" w:rsidRPr="006D4C29">
              <w:rPr>
                <w:rStyle w:val="Hipervnculo"/>
                <w:noProof/>
              </w:rPr>
              <w:t>1.</w:t>
            </w:r>
            <w:r w:rsidR="00C95CFC">
              <w:rPr>
                <w:rFonts w:eastAsiaTheme="minorEastAsia"/>
                <w:noProof/>
                <w:kern w:val="2"/>
                <w:sz w:val="24"/>
                <w:szCs w:val="24"/>
                <w:lang w:eastAsia="es-ES"/>
                <w14:ligatures w14:val="standardContextual"/>
              </w:rPr>
              <w:tab/>
            </w:r>
            <w:r w:rsidR="00C95CFC" w:rsidRPr="006D4C29">
              <w:rPr>
                <w:rStyle w:val="Hipervnculo"/>
                <w:noProof/>
              </w:rPr>
              <w:t>REGISTRO DE LA PETICIÓN</w:t>
            </w:r>
            <w:r w:rsidR="00C95CFC">
              <w:rPr>
                <w:noProof/>
                <w:webHidden/>
              </w:rPr>
              <w:tab/>
            </w:r>
            <w:r w:rsidR="00C95CFC">
              <w:rPr>
                <w:noProof/>
                <w:webHidden/>
              </w:rPr>
              <w:fldChar w:fldCharType="begin"/>
            </w:r>
            <w:r w:rsidR="00C95CFC">
              <w:rPr>
                <w:noProof/>
                <w:webHidden/>
              </w:rPr>
              <w:instrText xml:space="preserve"> PAGEREF _Toc238141043 \h </w:instrText>
            </w:r>
          </w:ins>
          <w:r w:rsidR="00C95CFC">
            <w:rPr>
              <w:noProof/>
              <w:webHidden/>
            </w:rPr>
          </w:r>
          <w:r w:rsidR="00C95CFC">
            <w:rPr>
              <w:noProof/>
              <w:webHidden/>
            </w:rPr>
            <w:fldChar w:fldCharType="separate"/>
          </w:r>
          <w:ins w:id="2" w:author="OLIVARES MARTINEZ FERNANDO JESUS" w:date="2026-08-20T17:57:00Z">
            <w:r w:rsidR="00C95CFC">
              <w:rPr>
                <w:noProof/>
                <w:webHidden/>
              </w:rPr>
              <w:t>5</w:t>
            </w:r>
            <w:r w:rsidR="00C95CFC">
              <w:rPr>
                <w:noProof/>
                <w:webHidden/>
              </w:rPr>
              <w:fldChar w:fldCharType="end"/>
            </w:r>
            <w:r w:rsidR="00C95CFC" w:rsidRPr="006D4C29">
              <w:rPr>
                <w:rStyle w:val="Hipervnculo"/>
                <w:noProof/>
              </w:rPr>
              <w:fldChar w:fldCharType="end"/>
            </w:r>
          </w:ins>
        </w:p>
        <w:p w14:paraId="0B078A95" w14:textId="48A91C5B" w:rsidR="00C95CFC" w:rsidRDefault="00C95CFC">
          <w:pPr>
            <w:pStyle w:val="TDC1"/>
            <w:tabs>
              <w:tab w:val="left" w:pos="440"/>
              <w:tab w:val="right" w:leader="dot" w:pos="8494"/>
            </w:tabs>
            <w:rPr>
              <w:ins w:id="3" w:author="OLIVARES MARTINEZ FERNANDO JESUS" w:date="2026-08-20T17:57:00Z"/>
              <w:rFonts w:eastAsiaTheme="minorEastAsia"/>
              <w:noProof/>
              <w:kern w:val="2"/>
              <w:sz w:val="24"/>
              <w:szCs w:val="24"/>
              <w:lang w:eastAsia="es-ES"/>
              <w14:ligatures w14:val="standardContextual"/>
            </w:rPr>
          </w:pPr>
          <w:ins w:id="4"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"_Toc238141044"</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2.</w:t>
            </w:r>
            <w:r>
              <w:rPr>
                <w:rFonts w:eastAsiaTheme="minorEastAsia"/>
                <w:noProof/>
                <w:kern w:val="2"/>
                <w:sz w:val="24"/>
                <w:szCs w:val="24"/>
                <w:lang w:eastAsia="es-ES"/>
                <w14:ligatures w14:val="standardContextual"/>
              </w:rPr>
              <w:tab/>
            </w:r>
            <w:r w:rsidRPr="006D4C29">
              <w:rPr>
                <w:rStyle w:val="Hipervnculo"/>
                <w:noProof/>
              </w:rPr>
              <w:t>DESCRIPCIÓN DE LA PETICIÓN</w:t>
            </w:r>
            <w:r>
              <w:rPr>
                <w:noProof/>
                <w:webHidden/>
              </w:rPr>
              <w:tab/>
            </w:r>
            <w:r>
              <w:rPr>
                <w:noProof/>
                <w:webHidden/>
              </w:rPr>
              <w:fldChar w:fldCharType="begin"/>
            </w:r>
            <w:r>
              <w:rPr>
                <w:noProof/>
                <w:webHidden/>
              </w:rPr>
              <w:instrText xml:space="preserve"> PAGEREF _Toc238141044 \h </w:instrText>
            </w:r>
          </w:ins>
          <w:r>
            <w:rPr>
              <w:noProof/>
              <w:webHidden/>
            </w:rPr>
          </w:r>
          <w:r>
            <w:rPr>
              <w:noProof/>
              <w:webHidden/>
            </w:rPr>
            <w:fldChar w:fldCharType="separate"/>
          </w:r>
          <w:ins w:id="5" w:author="OLIVARES MARTINEZ FERNANDO JESUS" w:date="2026-08-20T17:57:00Z">
            <w:r>
              <w:rPr>
                <w:noProof/>
                <w:webHidden/>
              </w:rPr>
              <w:t>5</w:t>
            </w:r>
            <w:r>
              <w:rPr>
                <w:noProof/>
                <w:webHidden/>
              </w:rPr>
              <w:fldChar w:fldCharType="end"/>
            </w:r>
            <w:r w:rsidRPr="006D4C29">
              <w:rPr>
                <w:rStyle w:val="Hipervnculo"/>
                <w:noProof/>
              </w:rPr>
              <w:fldChar w:fldCharType="end"/>
            </w:r>
          </w:ins>
        </w:p>
        <w:p w14:paraId="3B5C2303" w14:textId="54D37517" w:rsidR="00C95CFC" w:rsidRDefault="00C95CFC">
          <w:pPr>
            <w:pStyle w:val="TDC2"/>
            <w:tabs>
              <w:tab w:val="left" w:pos="850"/>
              <w:tab w:val="right" w:leader="dot" w:pos="8494"/>
            </w:tabs>
            <w:rPr>
              <w:ins w:id="6" w:author="OLIVARES MARTINEZ FERNANDO JESUS" w:date="2026-08-20T17:57:00Z"/>
              <w:rFonts w:eastAsiaTheme="minorEastAsia"/>
              <w:noProof/>
              <w:kern w:val="2"/>
              <w:sz w:val="24"/>
              <w:szCs w:val="24"/>
              <w:lang w:eastAsia="es-ES"/>
              <w14:ligatures w14:val="standardContextual"/>
            </w:rPr>
          </w:pPr>
          <w:ins w:id="7"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"_Toc238141045"</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2.1.</w:t>
            </w:r>
            <w:r>
              <w:rPr>
                <w:rFonts w:eastAsiaTheme="minorEastAsia"/>
                <w:noProof/>
                <w:kern w:val="2"/>
                <w:sz w:val="24"/>
                <w:szCs w:val="24"/>
                <w:lang w:eastAsia="es-ES"/>
                <w14:ligatures w14:val="standardContextual"/>
              </w:rPr>
              <w:tab/>
            </w:r>
            <w:r w:rsidRPr="006D4C29">
              <w:rPr>
                <w:rStyle w:val="Hipervnculo"/>
                <w:noProof/>
              </w:rPr>
              <w:t>SISTEMAS Y MÓDULOS AFECTADOS</w:t>
            </w:r>
            <w:r>
              <w:rPr>
                <w:noProof/>
                <w:webHidden/>
              </w:rPr>
              <w:tab/>
            </w:r>
            <w:r>
              <w:rPr>
                <w:noProof/>
                <w:webHidden/>
              </w:rPr>
              <w:fldChar w:fldCharType="begin"/>
            </w:r>
            <w:r>
              <w:rPr>
                <w:noProof/>
                <w:webHidden/>
              </w:rPr>
              <w:instrText xml:space="preserve"> PAGEREF _Toc238141045 \h </w:instrText>
            </w:r>
          </w:ins>
          <w:r>
            <w:rPr>
              <w:noProof/>
              <w:webHidden/>
            </w:rPr>
          </w:r>
          <w:r>
            <w:rPr>
              <w:noProof/>
              <w:webHidden/>
            </w:rPr>
            <w:fldChar w:fldCharType="separate"/>
          </w:r>
          <w:ins w:id="8" w:author="OLIVARES MARTINEZ FERNANDO JESUS" w:date="2026-08-20T17:57:00Z">
            <w:r>
              <w:rPr>
                <w:noProof/>
                <w:webHidden/>
              </w:rPr>
              <w:t>5</w:t>
            </w:r>
            <w:r>
              <w:rPr>
                <w:noProof/>
                <w:webHidden/>
              </w:rPr>
              <w:fldChar w:fldCharType="end"/>
            </w:r>
            <w:r w:rsidRPr="006D4C29">
              <w:rPr>
                <w:rStyle w:val="Hipervnculo"/>
                <w:noProof/>
              </w:rPr>
              <w:fldChar w:fldCharType="end"/>
            </w:r>
          </w:ins>
        </w:p>
        <w:p w14:paraId="58B7FC5C" w14:textId="414E2237" w:rsidR="00C95CFC" w:rsidRDefault="00C95CFC">
          <w:pPr>
            <w:pStyle w:val="TDC1"/>
            <w:tabs>
              <w:tab w:val="left" w:pos="440"/>
              <w:tab w:val="right" w:leader="dot" w:pos="8494"/>
            </w:tabs>
            <w:rPr>
              <w:ins w:id="9" w:author="OLIVARES MARTINEZ FERNANDO JESUS" w:date="2026-08-20T17:57:00Z"/>
              <w:rFonts w:eastAsiaTheme="minorEastAsia"/>
              <w:noProof/>
              <w:kern w:val="2"/>
              <w:sz w:val="24"/>
              <w:szCs w:val="24"/>
              <w:lang w:eastAsia="es-ES"/>
              <w14:ligatures w14:val="standardContextual"/>
            </w:rPr>
          </w:pPr>
          <w:ins w:id="10"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"_Toc238141046"</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w:t>
            </w:r>
            <w:r>
              <w:rPr>
                <w:rFonts w:eastAsiaTheme="minorEastAsia"/>
                <w:noProof/>
                <w:kern w:val="2"/>
                <w:sz w:val="24"/>
                <w:szCs w:val="24"/>
                <w:lang w:eastAsia="es-ES"/>
                <w14:ligatures w14:val="standardContextual"/>
              </w:rPr>
              <w:tab/>
            </w:r>
            <w:r w:rsidRPr="006D4C29">
              <w:rPr>
                <w:rStyle w:val="Hipervnculo"/>
                <w:noProof/>
              </w:rPr>
              <w:t>ANÁLISIS DE LA PETICIÓN SOLICITADA</w:t>
            </w:r>
            <w:r>
              <w:rPr>
                <w:noProof/>
                <w:webHidden/>
              </w:rPr>
              <w:tab/>
            </w:r>
            <w:r>
              <w:rPr>
                <w:noProof/>
                <w:webHidden/>
              </w:rPr>
              <w:fldChar w:fldCharType="begin"/>
            </w:r>
            <w:r>
              <w:rPr>
                <w:noProof/>
                <w:webHidden/>
              </w:rPr>
              <w:instrText xml:space="preserve"> PAGEREF _Toc238141046 \h </w:instrText>
            </w:r>
          </w:ins>
          <w:r>
            <w:rPr>
              <w:noProof/>
              <w:webHidden/>
            </w:rPr>
          </w:r>
          <w:r>
            <w:rPr>
              <w:noProof/>
              <w:webHidden/>
            </w:rPr>
            <w:fldChar w:fldCharType="separate"/>
          </w:r>
          <w:ins w:id="11" w:author="OLIVARES MARTINEZ FERNANDO JESUS" w:date="2026-08-20T17:57:00Z">
            <w:r>
              <w:rPr>
                <w:noProof/>
                <w:webHidden/>
              </w:rPr>
              <w:t>6</w:t>
            </w:r>
            <w:r>
              <w:rPr>
                <w:noProof/>
                <w:webHidden/>
              </w:rPr>
              <w:fldChar w:fldCharType="end"/>
            </w:r>
            <w:r w:rsidRPr="006D4C29">
              <w:rPr>
                <w:rStyle w:val="Hipervnculo"/>
                <w:noProof/>
              </w:rPr>
              <w:fldChar w:fldCharType="end"/>
            </w:r>
          </w:ins>
        </w:p>
        <w:p w14:paraId="25594032" w14:textId="2D34DB1C" w:rsidR="00C95CFC" w:rsidRDefault="00C95CFC">
          <w:pPr>
            <w:pStyle w:val="TDC2"/>
            <w:tabs>
              <w:tab w:val="left" w:pos="850"/>
              <w:tab w:val="right" w:leader="dot" w:pos="8494"/>
            </w:tabs>
            <w:rPr>
              <w:ins w:id="12" w:author="OLIVARES MARTINEZ FERNANDO JESUS" w:date="2026-08-20T17:57:00Z"/>
              <w:rFonts w:eastAsiaTheme="minorEastAsia"/>
              <w:noProof/>
              <w:kern w:val="2"/>
              <w:sz w:val="24"/>
              <w:szCs w:val="24"/>
              <w:lang w:eastAsia="es-ES"/>
              <w14:ligatures w14:val="standardContextual"/>
            </w:rPr>
          </w:pPr>
          <w:ins w:id="13"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"_Toc238141047"</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3.1.</w:t>
            </w:r>
            <w:r>
              <w:rPr>
                <w:rFonts w:eastAsiaTheme="minorEastAsia"/>
                <w:noProof/>
                <w:kern w:val="2"/>
                <w:sz w:val="24"/>
                <w:szCs w:val="24"/>
                <w:lang w:eastAsia="es-ES"/>
                <w14:ligatures w14:val="standardContextual"/>
              </w:rPr>
              <w:tab/>
            </w:r>
            <w:r w:rsidRPr="006D4C29">
              <w:rPr>
                <w:rStyle w:val="Hipervnculo"/>
                <w:noProof/>
              </w:rPr>
              <w:t>BASE DE DATOS</w:t>
            </w:r>
            <w:r>
              <w:rPr>
                <w:noProof/>
                <w:webHidden/>
              </w:rPr>
              <w:tab/>
            </w:r>
            <w:r>
              <w:rPr>
                <w:noProof/>
                <w:webHidden/>
              </w:rPr>
              <w:fldChar w:fldCharType="begin"/>
            </w:r>
            <w:r>
              <w:rPr>
                <w:noProof/>
                <w:webHidden/>
              </w:rPr>
              <w:instrText xml:space="preserve"> PAGEREF _Toc238141047 \h </w:instrText>
            </w:r>
          </w:ins>
          <w:r>
            <w:rPr>
              <w:noProof/>
              <w:webHidden/>
            </w:rPr>
          </w:r>
          <w:r>
            <w:rPr>
              <w:noProof/>
              <w:webHidden/>
            </w:rPr>
            <w:fldChar w:fldCharType="separate"/>
          </w:r>
          <w:ins w:id="14" w:author="OLIVARES MARTINEZ FERNANDO JESUS" w:date="2026-08-20T17:57:00Z">
            <w:r>
              <w:rPr>
                <w:noProof/>
                <w:webHidden/>
              </w:rPr>
              <w:t>6</w:t>
            </w:r>
            <w:r>
              <w:rPr>
                <w:noProof/>
                <w:webHidden/>
              </w:rPr>
              <w:fldChar w:fldCharType="end"/>
            </w:r>
            <w:r w:rsidRPr="006D4C29">
              <w:rPr>
                <w:rStyle w:val="Hipervnculo"/>
                <w:noProof/>
              </w:rPr>
              <w:fldChar w:fldCharType="end"/>
            </w:r>
          </w:ins>
        </w:p>
        <w:p w14:paraId="6C0091C8" w14:textId="75764BE4" w:rsidR="00C95CFC" w:rsidRDefault="00C95CFC">
          <w:pPr>
            <w:pStyle w:val="TDC2"/>
            <w:tabs>
              <w:tab w:val="left" w:pos="1134"/>
              <w:tab w:val="right" w:leader="dot" w:pos="8494"/>
            </w:tabs>
            <w:rPr>
              <w:ins w:id="15" w:author="OLIVARES MARTINEZ FERNANDO JESUS" w:date="2026-08-20T17:57:00Z"/>
              <w:rFonts w:eastAsiaTheme="minorEastAsia"/>
              <w:noProof/>
              <w:kern w:val="2"/>
              <w:sz w:val="24"/>
              <w:szCs w:val="24"/>
              <w:lang w:eastAsia="es-ES"/>
              <w14:ligatures w14:val="standardContextual"/>
            </w:rPr>
          </w:pPr>
          <w:ins w:id="16"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"_Toc238141048"</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3.1.1.</w:t>
            </w:r>
            <w:r>
              <w:rPr>
                <w:rFonts w:eastAsiaTheme="minorEastAsia"/>
                <w:noProof/>
                <w:kern w:val="2"/>
                <w:sz w:val="24"/>
                <w:szCs w:val="24"/>
                <w:lang w:eastAsia="es-ES"/>
                <w14:ligatures w14:val="standardContextual"/>
              </w:rPr>
              <w:tab/>
            </w:r>
            <w:r w:rsidRPr="006D4C29">
              <w:rPr>
                <w:rStyle w:val="Hipervnculo"/>
                <w:noProof/>
              </w:rPr>
              <w:t>TABLAS</w:t>
            </w:r>
            <w:r>
              <w:rPr>
                <w:noProof/>
                <w:webHidden/>
              </w:rPr>
              <w:tab/>
            </w:r>
            <w:r>
              <w:rPr>
                <w:noProof/>
                <w:webHidden/>
              </w:rPr>
              <w:fldChar w:fldCharType="begin"/>
            </w:r>
            <w:r>
              <w:rPr>
                <w:noProof/>
                <w:webHidden/>
              </w:rPr>
              <w:instrText xml:space="preserve"> PAGEREF _Toc238141048 \h </w:instrText>
            </w:r>
          </w:ins>
          <w:r>
            <w:rPr>
              <w:noProof/>
              <w:webHidden/>
            </w:rPr>
          </w:r>
          <w:r>
            <w:rPr>
              <w:noProof/>
              <w:webHidden/>
            </w:rPr>
            <w:fldChar w:fldCharType="separate"/>
          </w:r>
          <w:ins w:id="17" w:author="OLIVARES MARTINEZ FERNANDO JESUS" w:date="2026-08-20T17:57:00Z">
            <w:r>
              <w:rPr>
                <w:noProof/>
                <w:webHidden/>
              </w:rPr>
              <w:t>6</w:t>
            </w:r>
            <w:r>
              <w:rPr>
                <w:noProof/>
                <w:webHidden/>
              </w:rPr>
              <w:fldChar w:fldCharType="end"/>
            </w:r>
            <w:r w:rsidRPr="006D4C29">
              <w:rPr>
                <w:rStyle w:val="Hipervnculo"/>
                <w:noProof/>
              </w:rPr>
              <w:fldChar w:fldCharType="end"/>
            </w:r>
          </w:ins>
        </w:p>
        <w:p w14:paraId="6CE59AC4" w14:textId="0D9D2557" w:rsidR="00C95CFC" w:rsidRDefault="00C95CFC">
          <w:pPr>
            <w:pStyle w:val="TDC2"/>
            <w:tabs>
              <w:tab w:val="left" w:pos="1134"/>
              <w:tab w:val="right" w:leader="dot" w:pos="8494"/>
            </w:tabs>
            <w:rPr>
              <w:ins w:id="18" w:author="OLIVARES MARTINEZ FERNANDO JESUS" w:date="2026-08-20T17:57:00Z"/>
              <w:rFonts w:eastAsiaTheme="minorEastAsia"/>
              <w:noProof/>
              <w:kern w:val="2"/>
              <w:sz w:val="24"/>
              <w:szCs w:val="24"/>
              <w:lang w:eastAsia="es-ES"/>
              <w14:ligatures w14:val="standardContextual"/>
            </w:rPr>
          </w:pPr>
          <w:ins w:id="19"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"_Toc238141053"</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3.1.2.</w:t>
            </w:r>
            <w:r>
              <w:rPr>
                <w:rFonts w:eastAsiaTheme="minorEastAsia"/>
                <w:noProof/>
                <w:kern w:val="2"/>
                <w:sz w:val="24"/>
                <w:szCs w:val="24"/>
                <w:lang w:eastAsia="es-ES"/>
                <w14:ligatures w14:val="standardContextual"/>
              </w:rPr>
              <w:tab/>
            </w:r>
            <w:r w:rsidRPr="006D4C29">
              <w:rPr>
                <w:rStyle w:val="Hipervnculo"/>
                <w:noProof/>
              </w:rPr>
              <w:t>TABLA SIA_DAT_EJERCITO</w:t>
            </w:r>
            <w:r>
              <w:rPr>
                <w:noProof/>
                <w:webHidden/>
              </w:rPr>
              <w:tab/>
            </w:r>
            <w:r>
              <w:rPr>
                <w:noProof/>
                <w:webHidden/>
              </w:rPr>
              <w:fldChar w:fldCharType="begin"/>
            </w:r>
            <w:r>
              <w:rPr>
                <w:noProof/>
                <w:webHidden/>
              </w:rPr>
              <w:instrText xml:space="preserve"> PAGEREF _Toc238141053 \h </w:instrText>
            </w:r>
          </w:ins>
          <w:r>
            <w:rPr>
              <w:noProof/>
              <w:webHidden/>
            </w:rPr>
          </w:r>
          <w:r>
            <w:rPr>
              <w:noProof/>
              <w:webHidden/>
            </w:rPr>
            <w:fldChar w:fldCharType="separate"/>
          </w:r>
          <w:ins w:id="20" w:author="OLIVARES MARTINEZ FERNANDO JESUS" w:date="2026-08-20T17:57:00Z">
            <w:r>
              <w:rPr>
                <w:noProof/>
                <w:webHidden/>
              </w:rPr>
              <w:t>6</w:t>
            </w:r>
            <w:r>
              <w:rPr>
                <w:noProof/>
                <w:webHidden/>
              </w:rPr>
              <w:fldChar w:fldCharType="end"/>
            </w:r>
            <w:r w:rsidRPr="006D4C29">
              <w:rPr>
                <w:rStyle w:val="Hipervnculo"/>
                <w:noProof/>
              </w:rPr>
              <w:fldChar w:fldCharType="end"/>
            </w:r>
          </w:ins>
        </w:p>
        <w:p w14:paraId="3F6F4DCF" w14:textId="645FCCAB" w:rsidR="00C95CFC" w:rsidRDefault="00C95CFC">
          <w:pPr>
            <w:pStyle w:val="TDC2"/>
            <w:tabs>
              <w:tab w:val="left" w:pos="1134"/>
              <w:tab w:val="right" w:leader="dot" w:pos="8494"/>
            </w:tabs>
            <w:rPr>
              <w:ins w:id="21" w:author="OLIVARES MARTINEZ FERNANDO JESUS" w:date="2026-08-20T17:57:00Z"/>
              <w:rFonts w:eastAsiaTheme="minorEastAsia"/>
              <w:noProof/>
              <w:kern w:val="2"/>
              <w:sz w:val="24"/>
              <w:szCs w:val="24"/>
              <w:lang w:eastAsia="es-ES"/>
              <w14:ligatures w14:val="standardContextual"/>
            </w:rPr>
          </w:pPr>
          <w:ins w:id="22"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"_Toc238141057"</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3.1.3.</w:t>
            </w:r>
            <w:r>
              <w:rPr>
                <w:rFonts w:eastAsiaTheme="minorEastAsia"/>
                <w:noProof/>
                <w:kern w:val="2"/>
                <w:sz w:val="24"/>
                <w:szCs w:val="24"/>
                <w:lang w:eastAsia="es-ES"/>
                <w14:ligatures w14:val="standardContextual"/>
              </w:rPr>
              <w:tab/>
            </w:r>
            <w:r w:rsidRPr="006D4C29">
              <w:rPr>
                <w:rStyle w:val="Hipervnculo"/>
                <w:noProof/>
              </w:rPr>
              <w:t>MODIFICACIÓN TABLAS</w:t>
            </w:r>
            <w:r>
              <w:rPr>
                <w:noProof/>
                <w:webHidden/>
              </w:rPr>
              <w:tab/>
            </w:r>
            <w:r>
              <w:rPr>
                <w:noProof/>
                <w:webHidden/>
              </w:rPr>
              <w:fldChar w:fldCharType="begin"/>
            </w:r>
            <w:r>
              <w:rPr>
                <w:noProof/>
                <w:webHidden/>
              </w:rPr>
              <w:instrText xml:space="preserve"> PAGEREF _Toc238141057 \h </w:instrText>
            </w:r>
          </w:ins>
          <w:r>
            <w:rPr>
              <w:noProof/>
              <w:webHidden/>
            </w:rPr>
          </w:r>
          <w:r>
            <w:rPr>
              <w:noProof/>
              <w:webHidden/>
            </w:rPr>
            <w:fldChar w:fldCharType="separate"/>
          </w:r>
          <w:ins w:id="23" w:author="OLIVARES MARTINEZ FERNANDO JESUS" w:date="2026-08-20T17:57:00Z">
            <w:r>
              <w:rPr>
                <w:noProof/>
                <w:webHidden/>
              </w:rPr>
              <w:t>6</w:t>
            </w:r>
            <w:r>
              <w:rPr>
                <w:noProof/>
                <w:webHidden/>
              </w:rPr>
              <w:fldChar w:fldCharType="end"/>
            </w:r>
            <w:r w:rsidRPr="006D4C29">
              <w:rPr>
                <w:rStyle w:val="Hipervnculo"/>
                <w:noProof/>
              </w:rPr>
              <w:fldChar w:fldCharType="end"/>
            </w:r>
          </w:ins>
        </w:p>
        <w:p w14:paraId="2C08DABD" w14:textId="715E2D8E" w:rsidR="00C95CFC" w:rsidRDefault="00C95CFC">
          <w:pPr>
            <w:pStyle w:val="TDC2"/>
            <w:tabs>
              <w:tab w:val="left" w:pos="1134"/>
              <w:tab w:val="right" w:leader="dot" w:pos="8494"/>
            </w:tabs>
            <w:rPr>
              <w:ins w:id="24" w:author="OLIVARES MARTINEZ FERNANDO JESUS" w:date="2026-08-20T17:57:00Z"/>
              <w:rFonts w:eastAsiaTheme="minorEastAsia"/>
              <w:noProof/>
              <w:kern w:val="2"/>
              <w:sz w:val="24"/>
              <w:szCs w:val="24"/>
              <w:lang w:eastAsia="es-ES"/>
              <w14:ligatures w14:val="standardContextual"/>
            </w:rPr>
          </w:pPr>
          <w:ins w:id="25"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"_Toc238141058"</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3.1.4.</w:t>
            </w:r>
            <w:r>
              <w:rPr>
                <w:rFonts w:eastAsiaTheme="minorEastAsia"/>
                <w:noProof/>
                <w:kern w:val="2"/>
                <w:sz w:val="24"/>
                <w:szCs w:val="24"/>
                <w:lang w:eastAsia="es-ES"/>
                <w14:ligatures w14:val="standardContextual"/>
              </w:rPr>
              <w:tab/>
            </w:r>
            <w:r w:rsidRPr="006D4C29">
              <w:rPr>
                <w:rStyle w:val="Hipervnculo"/>
                <w:noProof/>
              </w:rPr>
              <w:t>Conexiones a BBDD servidor local</w:t>
            </w:r>
            <w:r>
              <w:rPr>
                <w:noProof/>
                <w:webHidden/>
              </w:rPr>
              <w:tab/>
            </w:r>
            <w:r>
              <w:rPr>
                <w:noProof/>
                <w:webHidden/>
              </w:rPr>
              <w:fldChar w:fldCharType="begin"/>
            </w:r>
            <w:r>
              <w:rPr>
                <w:noProof/>
                <w:webHidden/>
              </w:rPr>
              <w:instrText xml:space="preserve"> PAGEREF _Toc238141058 \h </w:instrText>
            </w:r>
          </w:ins>
          <w:r>
            <w:rPr>
              <w:noProof/>
              <w:webHidden/>
            </w:rPr>
          </w:r>
          <w:r>
            <w:rPr>
              <w:noProof/>
              <w:webHidden/>
            </w:rPr>
            <w:fldChar w:fldCharType="separate"/>
          </w:r>
          <w:ins w:id="26" w:author="OLIVARES MARTINEZ FERNANDO JESUS" w:date="2026-08-20T17:57:00Z">
            <w:r>
              <w:rPr>
                <w:noProof/>
                <w:webHidden/>
              </w:rPr>
              <w:t>6</w:t>
            </w:r>
            <w:r>
              <w:rPr>
                <w:noProof/>
                <w:webHidden/>
              </w:rPr>
              <w:fldChar w:fldCharType="end"/>
            </w:r>
            <w:r w:rsidRPr="006D4C29">
              <w:rPr>
                <w:rStyle w:val="Hipervnculo"/>
                <w:noProof/>
              </w:rPr>
              <w:fldChar w:fldCharType="end"/>
            </w:r>
          </w:ins>
        </w:p>
        <w:p w14:paraId="6ABC44A6" w14:textId="63BFF2A6" w:rsidR="00C95CFC" w:rsidRDefault="00C95CFC">
          <w:pPr>
            <w:pStyle w:val="TDC2"/>
            <w:tabs>
              <w:tab w:val="left" w:pos="850"/>
              <w:tab w:val="right" w:leader="dot" w:pos="8494"/>
            </w:tabs>
            <w:rPr>
              <w:ins w:id="27" w:author="OLIVARES MARTINEZ FERNANDO JESUS" w:date="2026-08-20T17:57:00Z"/>
              <w:rFonts w:eastAsiaTheme="minorEastAsia"/>
              <w:noProof/>
              <w:kern w:val="2"/>
              <w:sz w:val="24"/>
              <w:szCs w:val="24"/>
              <w:lang w:eastAsia="es-ES"/>
              <w14:ligatures w14:val="standardContextual"/>
            </w:rPr>
          </w:pPr>
          <w:ins w:id="28"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"_Toc238141059"</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3.2.</w:t>
            </w:r>
            <w:r>
              <w:rPr>
                <w:rFonts w:eastAsiaTheme="minorEastAsia"/>
                <w:noProof/>
                <w:kern w:val="2"/>
                <w:sz w:val="24"/>
                <w:szCs w:val="24"/>
                <w:lang w:eastAsia="es-ES"/>
                <w14:ligatures w14:val="standardContextual"/>
              </w:rPr>
              <w:tab/>
            </w:r>
            <w:r w:rsidRPr="006D4C29">
              <w:rPr>
                <w:rStyle w:val="Hipervnculo"/>
                <w:noProof/>
              </w:rPr>
              <w:t>SERVICIOS</w:t>
            </w:r>
            <w:r>
              <w:rPr>
                <w:noProof/>
                <w:webHidden/>
              </w:rPr>
              <w:tab/>
            </w:r>
            <w:r>
              <w:rPr>
                <w:noProof/>
                <w:webHidden/>
              </w:rPr>
              <w:fldChar w:fldCharType="begin"/>
            </w:r>
            <w:r>
              <w:rPr>
                <w:noProof/>
                <w:webHidden/>
              </w:rPr>
              <w:instrText xml:space="preserve"> PAGEREF _Toc238141059 \h </w:instrText>
            </w:r>
          </w:ins>
          <w:r>
            <w:rPr>
              <w:noProof/>
              <w:webHidden/>
            </w:rPr>
          </w:r>
          <w:r>
            <w:rPr>
              <w:noProof/>
              <w:webHidden/>
            </w:rPr>
            <w:fldChar w:fldCharType="separate"/>
          </w:r>
          <w:ins w:id="29" w:author="OLIVARES MARTINEZ FERNANDO JESUS" w:date="2026-08-20T17:57:00Z">
            <w:r>
              <w:rPr>
                <w:noProof/>
                <w:webHidden/>
              </w:rPr>
              <w:t>7</w:t>
            </w:r>
            <w:r>
              <w:rPr>
                <w:noProof/>
                <w:webHidden/>
              </w:rPr>
              <w:fldChar w:fldCharType="end"/>
            </w:r>
            <w:r w:rsidRPr="006D4C29">
              <w:rPr>
                <w:rStyle w:val="Hipervnculo"/>
                <w:noProof/>
              </w:rPr>
              <w:fldChar w:fldCharType="end"/>
            </w:r>
          </w:ins>
        </w:p>
        <w:p w14:paraId="53A272CA" w14:textId="7171F474" w:rsidR="00C95CFC" w:rsidRDefault="00C95CFC">
          <w:pPr>
            <w:pStyle w:val="TDC2"/>
            <w:tabs>
              <w:tab w:val="left" w:pos="850"/>
              <w:tab w:val="right" w:leader="dot" w:pos="8494"/>
            </w:tabs>
            <w:rPr>
              <w:ins w:id="30" w:author="OLIVARES MARTINEZ FERNANDO JESUS" w:date="2026-08-20T17:57:00Z"/>
              <w:rFonts w:eastAsiaTheme="minorEastAsia"/>
              <w:noProof/>
              <w:kern w:val="2"/>
              <w:sz w:val="24"/>
              <w:szCs w:val="24"/>
              <w:lang w:eastAsia="es-ES"/>
              <w14:ligatures w14:val="standardContextual"/>
            </w:rPr>
          </w:pPr>
          <w:ins w:id="31"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"_Toc238141060"</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3.3.</w:t>
            </w:r>
            <w:r>
              <w:rPr>
                <w:rFonts w:eastAsiaTheme="minorEastAsia"/>
                <w:noProof/>
                <w:kern w:val="2"/>
                <w:sz w:val="24"/>
                <w:szCs w:val="24"/>
                <w:lang w:eastAsia="es-ES"/>
                <w14:ligatures w14:val="standardContextual"/>
              </w:rPr>
              <w:tab/>
            </w:r>
            <w:r w:rsidRPr="006D4C29">
              <w:rPr>
                <w:rStyle w:val="Hipervnculo"/>
                <w:noProof/>
              </w:rPr>
              <w:t>Casos de uso</w:t>
            </w:r>
            <w:r>
              <w:rPr>
                <w:noProof/>
                <w:webHidden/>
              </w:rPr>
              <w:tab/>
            </w:r>
            <w:r>
              <w:rPr>
                <w:noProof/>
                <w:webHidden/>
              </w:rPr>
              <w:fldChar w:fldCharType="begin"/>
            </w:r>
            <w:r>
              <w:rPr>
                <w:noProof/>
                <w:webHidden/>
              </w:rPr>
              <w:instrText xml:space="preserve"> PAGEREF _Toc238141060 \h </w:instrText>
            </w:r>
          </w:ins>
          <w:r>
            <w:rPr>
              <w:noProof/>
              <w:webHidden/>
            </w:rPr>
          </w:r>
          <w:r>
            <w:rPr>
              <w:noProof/>
              <w:webHidden/>
            </w:rPr>
            <w:fldChar w:fldCharType="separate"/>
          </w:r>
          <w:ins w:id="32" w:author="OLIVARES MARTINEZ FERNANDO JESUS" w:date="2026-08-20T17:57:00Z">
            <w:r>
              <w:rPr>
                <w:noProof/>
                <w:webHidden/>
              </w:rPr>
              <w:t>7</w:t>
            </w:r>
            <w:r>
              <w:rPr>
                <w:noProof/>
                <w:webHidden/>
              </w:rPr>
              <w:fldChar w:fldCharType="end"/>
            </w:r>
            <w:r w:rsidRPr="006D4C29">
              <w:rPr>
                <w:rStyle w:val="Hipervnculo"/>
                <w:noProof/>
              </w:rPr>
              <w:fldChar w:fldCharType="end"/>
            </w:r>
          </w:ins>
        </w:p>
        <w:p w14:paraId="1A1A8B19" w14:textId="14EF2E50" w:rsidR="00C95CFC" w:rsidRDefault="00C95CFC">
          <w:pPr>
            <w:pStyle w:val="TDC2"/>
            <w:tabs>
              <w:tab w:val="left" w:pos="1134"/>
              <w:tab w:val="right" w:leader="dot" w:pos="8494"/>
            </w:tabs>
            <w:rPr>
              <w:ins w:id="33" w:author="OLIVARES MARTINEZ FERNANDO JESUS" w:date="2026-08-20T17:57:00Z"/>
              <w:rFonts w:eastAsiaTheme="minorEastAsia"/>
              <w:noProof/>
              <w:kern w:val="2"/>
              <w:sz w:val="24"/>
              <w:szCs w:val="24"/>
              <w:lang w:eastAsia="es-ES"/>
              <w14:ligatures w14:val="standardContextual"/>
            </w:rPr>
          </w:pPr>
          <w:ins w:id="34"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"_Toc238141061"</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3.3.1.</w:t>
            </w:r>
            <w:r>
              <w:rPr>
                <w:rFonts w:eastAsiaTheme="minorEastAsia"/>
                <w:noProof/>
                <w:kern w:val="2"/>
                <w:sz w:val="24"/>
                <w:szCs w:val="24"/>
                <w:lang w:eastAsia="es-ES"/>
                <w14:ligatures w14:val="standardContextual"/>
              </w:rPr>
              <w:tab/>
            </w:r>
            <w:r w:rsidRPr="006D4C29">
              <w:rPr>
                <w:rStyle w:val="Hipervnculo"/>
                <w:noProof/>
              </w:rPr>
              <w:t>Diagrama de Casos de uso</w:t>
            </w:r>
            <w:r>
              <w:rPr>
                <w:noProof/>
                <w:webHidden/>
              </w:rPr>
              <w:tab/>
            </w:r>
            <w:r>
              <w:rPr>
                <w:noProof/>
                <w:webHidden/>
              </w:rPr>
              <w:fldChar w:fldCharType="begin"/>
            </w:r>
            <w:r>
              <w:rPr>
                <w:noProof/>
                <w:webHidden/>
              </w:rPr>
              <w:instrText xml:space="preserve"> PAGEREF _Toc238141061 \h </w:instrText>
            </w:r>
          </w:ins>
          <w:r>
            <w:rPr>
              <w:noProof/>
              <w:webHidden/>
            </w:rPr>
          </w:r>
          <w:r>
            <w:rPr>
              <w:noProof/>
              <w:webHidden/>
            </w:rPr>
            <w:fldChar w:fldCharType="separate"/>
          </w:r>
          <w:ins w:id="35" w:author="OLIVARES MARTINEZ FERNANDO JESUS" w:date="2026-08-20T17:57:00Z">
            <w:r>
              <w:rPr>
                <w:noProof/>
                <w:webHidden/>
              </w:rPr>
              <w:t>7</w:t>
            </w:r>
            <w:r>
              <w:rPr>
                <w:noProof/>
                <w:webHidden/>
              </w:rPr>
              <w:fldChar w:fldCharType="end"/>
            </w:r>
            <w:r w:rsidRPr="006D4C29">
              <w:rPr>
                <w:rStyle w:val="Hipervnculo"/>
                <w:noProof/>
              </w:rPr>
              <w:fldChar w:fldCharType="end"/>
            </w:r>
          </w:ins>
        </w:p>
        <w:p w14:paraId="0756FE26" w14:textId="52475543" w:rsidR="00C95CFC" w:rsidRDefault="00C95CFC">
          <w:pPr>
            <w:pStyle w:val="TDC2"/>
            <w:tabs>
              <w:tab w:val="left" w:pos="1134"/>
              <w:tab w:val="right" w:leader="dot" w:pos="8494"/>
            </w:tabs>
            <w:rPr>
              <w:ins w:id="36" w:author="OLIVARES MARTINEZ FERNANDO JESUS" w:date="2026-08-20T17:57:00Z"/>
              <w:rFonts w:eastAsiaTheme="minorEastAsia"/>
              <w:noProof/>
              <w:kern w:val="2"/>
              <w:sz w:val="24"/>
              <w:szCs w:val="24"/>
              <w:lang w:eastAsia="es-ES"/>
              <w14:ligatures w14:val="standardContextual"/>
            </w:rPr>
          </w:pPr>
          <w:ins w:id="37"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"_Toc238141063"</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3.3.2.</w:t>
            </w:r>
            <w:r>
              <w:rPr>
                <w:rFonts w:eastAsiaTheme="minorEastAsia"/>
                <w:noProof/>
                <w:kern w:val="2"/>
                <w:sz w:val="24"/>
                <w:szCs w:val="24"/>
                <w:lang w:eastAsia="es-ES"/>
                <w14:ligatures w14:val="standardContextual"/>
              </w:rPr>
              <w:tab/>
            </w:r>
            <w:r w:rsidRPr="006D4C29">
              <w:rPr>
                <w:rStyle w:val="Hipervnculo"/>
                <w:noProof/>
              </w:rPr>
              <w:t>SIA_CUGESDATEJE01: ConsultarRegistros &lt;&lt;Tabla Maestra&gt;&gt;</w:t>
            </w:r>
            <w:r>
              <w:rPr>
                <w:noProof/>
                <w:webHidden/>
              </w:rPr>
              <w:tab/>
            </w:r>
            <w:r>
              <w:rPr>
                <w:noProof/>
                <w:webHidden/>
              </w:rPr>
              <w:fldChar w:fldCharType="begin"/>
            </w:r>
            <w:r>
              <w:rPr>
                <w:noProof/>
                <w:webHidden/>
              </w:rPr>
              <w:instrText xml:space="preserve"> PAGEREF _Toc238141063 \h </w:instrText>
            </w:r>
          </w:ins>
          <w:r>
            <w:rPr>
              <w:noProof/>
              <w:webHidden/>
            </w:rPr>
          </w:r>
          <w:r>
            <w:rPr>
              <w:noProof/>
              <w:webHidden/>
            </w:rPr>
            <w:fldChar w:fldCharType="separate"/>
          </w:r>
          <w:ins w:id="38" w:author="OLIVARES MARTINEZ FERNANDO JESUS" w:date="2026-08-20T17:57:00Z">
            <w:r>
              <w:rPr>
                <w:noProof/>
                <w:webHidden/>
              </w:rPr>
              <w:t>8</w:t>
            </w:r>
            <w:r>
              <w:rPr>
                <w:noProof/>
                <w:webHidden/>
              </w:rPr>
              <w:fldChar w:fldCharType="end"/>
            </w:r>
            <w:r w:rsidRPr="006D4C29">
              <w:rPr>
                <w:rStyle w:val="Hipervnculo"/>
                <w:noProof/>
              </w:rPr>
              <w:fldChar w:fldCharType="end"/>
            </w:r>
          </w:ins>
        </w:p>
        <w:p w14:paraId="2F60B6E5" w14:textId="1BFCCCFF" w:rsidR="00C95CFC" w:rsidRDefault="00C95CFC">
          <w:pPr>
            <w:pStyle w:val="TDC2"/>
            <w:tabs>
              <w:tab w:val="left" w:pos="1134"/>
              <w:tab w:val="right" w:leader="dot" w:pos="8494"/>
            </w:tabs>
            <w:rPr>
              <w:ins w:id="39" w:author="OLIVARES MARTINEZ FERNANDO JESUS" w:date="2026-08-20T17:57:00Z"/>
              <w:rFonts w:eastAsiaTheme="minorEastAsia"/>
              <w:noProof/>
              <w:kern w:val="2"/>
              <w:sz w:val="24"/>
              <w:szCs w:val="24"/>
              <w:lang w:eastAsia="es-ES"/>
              <w14:ligatures w14:val="standardContextual"/>
            </w:rPr>
          </w:pPr>
          <w:ins w:id="40"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"_Toc238141064"</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3.3.3.</w:t>
            </w:r>
            <w:r>
              <w:rPr>
                <w:rFonts w:eastAsiaTheme="minorEastAsia"/>
                <w:noProof/>
                <w:kern w:val="2"/>
                <w:sz w:val="24"/>
                <w:szCs w:val="24"/>
                <w:lang w:eastAsia="es-ES"/>
                <w14:ligatures w14:val="standardContextual"/>
              </w:rPr>
              <w:tab/>
            </w:r>
            <w:r w:rsidRPr="006D4C29">
              <w:rPr>
                <w:rStyle w:val="Hipervnculo"/>
                <w:noProof/>
              </w:rPr>
              <w:t>SIA_CUGESDATEJE02: Crear &lt;&lt;Registro Maestro&gt;&gt;</w:t>
            </w:r>
            <w:r>
              <w:rPr>
                <w:noProof/>
                <w:webHidden/>
              </w:rPr>
              <w:tab/>
            </w:r>
            <w:r>
              <w:rPr>
                <w:noProof/>
                <w:webHidden/>
              </w:rPr>
              <w:fldChar w:fldCharType="begin"/>
            </w:r>
            <w:r>
              <w:rPr>
                <w:noProof/>
                <w:webHidden/>
              </w:rPr>
              <w:instrText xml:space="preserve"> PAGEREF _Toc238141064 \h </w:instrText>
            </w:r>
          </w:ins>
          <w:r>
            <w:rPr>
              <w:noProof/>
              <w:webHidden/>
            </w:rPr>
          </w:r>
          <w:r>
            <w:rPr>
              <w:noProof/>
              <w:webHidden/>
            </w:rPr>
            <w:fldChar w:fldCharType="separate"/>
          </w:r>
          <w:ins w:id="41" w:author="OLIVARES MARTINEZ FERNANDO JESUS" w:date="2026-08-20T17:57:00Z">
            <w:r>
              <w:rPr>
                <w:noProof/>
                <w:webHidden/>
              </w:rPr>
              <w:t>8</w:t>
            </w:r>
            <w:r>
              <w:rPr>
                <w:noProof/>
                <w:webHidden/>
              </w:rPr>
              <w:fldChar w:fldCharType="end"/>
            </w:r>
            <w:r w:rsidRPr="006D4C29">
              <w:rPr>
                <w:rStyle w:val="Hipervnculo"/>
                <w:noProof/>
              </w:rPr>
              <w:fldChar w:fldCharType="end"/>
            </w:r>
          </w:ins>
        </w:p>
        <w:p w14:paraId="2C5546C9" w14:textId="46FB029A" w:rsidR="00C95CFC" w:rsidRDefault="00C95CFC">
          <w:pPr>
            <w:pStyle w:val="TDC2"/>
            <w:tabs>
              <w:tab w:val="left" w:pos="1134"/>
              <w:tab w:val="right" w:leader="dot" w:pos="8494"/>
            </w:tabs>
            <w:rPr>
              <w:ins w:id="42" w:author="OLIVARES MARTINEZ FERNANDO JESUS" w:date="2026-08-20T17:57:00Z"/>
              <w:rFonts w:eastAsiaTheme="minorEastAsia"/>
              <w:noProof/>
              <w:kern w:val="2"/>
              <w:sz w:val="24"/>
              <w:szCs w:val="24"/>
              <w:lang w:eastAsia="es-ES"/>
              <w14:ligatures w14:val="standardContextual"/>
            </w:rPr>
          </w:pPr>
          <w:ins w:id="43"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"_Toc238141065"</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3.3.4.</w:t>
            </w:r>
            <w:r>
              <w:rPr>
                <w:rFonts w:eastAsiaTheme="minorEastAsia"/>
                <w:noProof/>
                <w:kern w:val="2"/>
                <w:sz w:val="24"/>
                <w:szCs w:val="24"/>
                <w:lang w:eastAsia="es-ES"/>
                <w14:ligatures w14:val="standardContextual"/>
              </w:rPr>
              <w:tab/>
            </w:r>
            <w:r w:rsidRPr="006D4C29">
              <w:rPr>
                <w:rStyle w:val="Hipervnculo"/>
                <w:noProof/>
              </w:rPr>
              <w:t>SIA_CUGESDATEJE03: Consultar &lt;&lt;Registro Maestro&gt;&gt;</w:t>
            </w:r>
            <w:r>
              <w:rPr>
                <w:noProof/>
                <w:webHidden/>
              </w:rPr>
              <w:tab/>
            </w:r>
            <w:r>
              <w:rPr>
                <w:noProof/>
                <w:webHidden/>
              </w:rPr>
              <w:fldChar w:fldCharType="begin"/>
            </w:r>
            <w:r>
              <w:rPr>
                <w:noProof/>
                <w:webHidden/>
              </w:rPr>
              <w:instrText xml:space="preserve"> PAGEREF _Toc238141065 \h </w:instrText>
            </w:r>
          </w:ins>
          <w:r>
            <w:rPr>
              <w:noProof/>
              <w:webHidden/>
            </w:rPr>
          </w:r>
          <w:r>
            <w:rPr>
              <w:noProof/>
              <w:webHidden/>
            </w:rPr>
            <w:fldChar w:fldCharType="separate"/>
          </w:r>
          <w:ins w:id="44" w:author="OLIVARES MARTINEZ FERNANDO JESUS" w:date="2026-08-20T17:57:00Z">
            <w:r>
              <w:rPr>
                <w:noProof/>
                <w:webHidden/>
              </w:rPr>
              <w:t>9</w:t>
            </w:r>
            <w:r>
              <w:rPr>
                <w:noProof/>
                <w:webHidden/>
              </w:rPr>
              <w:fldChar w:fldCharType="end"/>
            </w:r>
            <w:r w:rsidRPr="006D4C29">
              <w:rPr>
                <w:rStyle w:val="Hipervnculo"/>
                <w:noProof/>
              </w:rPr>
              <w:fldChar w:fldCharType="end"/>
            </w:r>
          </w:ins>
        </w:p>
        <w:p w14:paraId="5E894D75" w14:textId="337B096B" w:rsidR="00C95CFC" w:rsidRDefault="00C95CFC">
          <w:pPr>
            <w:pStyle w:val="TDC2"/>
            <w:tabs>
              <w:tab w:val="left" w:pos="1134"/>
              <w:tab w:val="right" w:leader="dot" w:pos="8494"/>
            </w:tabs>
            <w:rPr>
              <w:ins w:id="45" w:author="OLIVARES MARTINEZ FERNANDO JESUS" w:date="2026-08-20T17:57:00Z"/>
              <w:rFonts w:eastAsiaTheme="minorEastAsia"/>
              <w:noProof/>
              <w:kern w:val="2"/>
              <w:sz w:val="24"/>
              <w:szCs w:val="24"/>
              <w:lang w:eastAsia="es-ES"/>
              <w14:ligatures w14:val="standardContextual"/>
            </w:rPr>
          </w:pPr>
          <w:ins w:id="46"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"_Toc238141066"</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3.3.5.</w:t>
            </w:r>
            <w:r>
              <w:rPr>
                <w:rFonts w:eastAsiaTheme="minorEastAsia"/>
                <w:noProof/>
                <w:kern w:val="2"/>
                <w:sz w:val="24"/>
                <w:szCs w:val="24"/>
                <w:lang w:eastAsia="es-ES"/>
                <w14:ligatures w14:val="standardContextual"/>
              </w:rPr>
              <w:tab/>
            </w:r>
            <w:r w:rsidRPr="006D4C29">
              <w:rPr>
                <w:rStyle w:val="Hipervnculo"/>
                <w:noProof/>
              </w:rPr>
              <w:t>SIA_CUGESDATEJE04: Actualizar &lt;&lt;Registro Maestro&gt;&gt;</w:t>
            </w:r>
            <w:r>
              <w:rPr>
                <w:noProof/>
                <w:webHidden/>
              </w:rPr>
              <w:tab/>
            </w:r>
            <w:r>
              <w:rPr>
                <w:noProof/>
                <w:webHidden/>
              </w:rPr>
              <w:fldChar w:fldCharType="begin"/>
            </w:r>
            <w:r>
              <w:rPr>
                <w:noProof/>
                <w:webHidden/>
              </w:rPr>
              <w:instrText xml:space="preserve"> PAGEREF _Toc238141066 \h </w:instrText>
            </w:r>
          </w:ins>
          <w:r>
            <w:rPr>
              <w:noProof/>
              <w:webHidden/>
            </w:rPr>
          </w:r>
          <w:r>
            <w:rPr>
              <w:noProof/>
              <w:webHidden/>
            </w:rPr>
            <w:fldChar w:fldCharType="separate"/>
          </w:r>
          <w:ins w:id="47" w:author="OLIVARES MARTINEZ FERNANDO JESUS" w:date="2026-08-20T17:57:00Z">
            <w:r>
              <w:rPr>
                <w:noProof/>
                <w:webHidden/>
              </w:rPr>
              <w:t>10</w:t>
            </w:r>
            <w:r>
              <w:rPr>
                <w:noProof/>
                <w:webHidden/>
              </w:rPr>
              <w:fldChar w:fldCharType="end"/>
            </w:r>
            <w:r w:rsidRPr="006D4C29">
              <w:rPr>
                <w:rStyle w:val="Hipervnculo"/>
                <w:noProof/>
              </w:rPr>
              <w:fldChar w:fldCharType="end"/>
            </w:r>
          </w:ins>
        </w:p>
        <w:p w14:paraId="546D636F" w14:textId="211D314E" w:rsidR="00C95CFC" w:rsidRDefault="00C95CFC">
          <w:pPr>
            <w:pStyle w:val="TDC2"/>
            <w:tabs>
              <w:tab w:val="left" w:pos="1134"/>
              <w:tab w:val="right" w:leader="dot" w:pos="8494"/>
            </w:tabs>
            <w:rPr>
              <w:ins w:id="48" w:author="OLIVARES MARTINEZ FERNANDO JESUS" w:date="2026-08-20T17:57:00Z"/>
              <w:rFonts w:eastAsiaTheme="minorEastAsia"/>
              <w:noProof/>
              <w:kern w:val="2"/>
              <w:sz w:val="24"/>
              <w:szCs w:val="24"/>
              <w:lang w:eastAsia="es-ES"/>
              <w14:ligatures w14:val="standardContextual"/>
            </w:rPr>
          </w:pPr>
          <w:ins w:id="49"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"_Toc238141068"</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3.3.6.</w:t>
            </w:r>
            <w:r>
              <w:rPr>
                <w:rFonts w:eastAsiaTheme="minorEastAsia"/>
                <w:noProof/>
                <w:kern w:val="2"/>
                <w:sz w:val="24"/>
                <w:szCs w:val="24"/>
                <w:lang w:eastAsia="es-ES"/>
                <w14:ligatures w14:val="standardContextual"/>
              </w:rPr>
              <w:tab/>
            </w:r>
            <w:r w:rsidRPr="006D4C29">
              <w:rPr>
                <w:rStyle w:val="Hipervnculo"/>
                <w:noProof/>
              </w:rPr>
              <w:t>SIA_CUGESDATEJE05: Eliminar &lt;&lt;Registro Maestro&gt;&gt;</w:t>
            </w:r>
            <w:r>
              <w:rPr>
                <w:noProof/>
                <w:webHidden/>
              </w:rPr>
              <w:tab/>
            </w:r>
            <w:r>
              <w:rPr>
                <w:noProof/>
                <w:webHidden/>
              </w:rPr>
              <w:fldChar w:fldCharType="begin"/>
            </w:r>
            <w:r>
              <w:rPr>
                <w:noProof/>
                <w:webHidden/>
              </w:rPr>
              <w:instrText xml:space="preserve"> PAGEREF _Toc238141068 \h </w:instrText>
            </w:r>
          </w:ins>
          <w:r>
            <w:rPr>
              <w:noProof/>
              <w:webHidden/>
            </w:rPr>
          </w:r>
          <w:r>
            <w:rPr>
              <w:noProof/>
              <w:webHidden/>
            </w:rPr>
            <w:fldChar w:fldCharType="separate"/>
          </w:r>
          <w:ins w:id="50" w:author="OLIVARES MARTINEZ FERNANDO JESUS" w:date="2026-08-20T17:57:00Z">
            <w:r>
              <w:rPr>
                <w:noProof/>
                <w:webHidden/>
              </w:rPr>
              <w:t>11</w:t>
            </w:r>
            <w:r>
              <w:rPr>
                <w:noProof/>
                <w:webHidden/>
              </w:rPr>
              <w:fldChar w:fldCharType="end"/>
            </w:r>
            <w:r w:rsidRPr="006D4C29">
              <w:rPr>
                <w:rStyle w:val="Hipervnculo"/>
                <w:noProof/>
              </w:rPr>
              <w:fldChar w:fldCharType="end"/>
            </w:r>
          </w:ins>
        </w:p>
        <w:p w14:paraId="038C82AD" w14:textId="233BB60B" w:rsidR="00C95CFC" w:rsidRDefault="00C95CFC">
          <w:pPr>
            <w:pStyle w:val="TDC2"/>
            <w:tabs>
              <w:tab w:val="left" w:pos="1134"/>
              <w:tab w:val="right" w:leader="dot" w:pos="8494"/>
            </w:tabs>
            <w:rPr>
              <w:ins w:id="51" w:author="OLIVARES MARTINEZ FERNANDO JESUS" w:date="2026-08-20T17:57:00Z"/>
              <w:rFonts w:eastAsiaTheme="minorEastAsia"/>
              <w:noProof/>
              <w:kern w:val="2"/>
              <w:sz w:val="24"/>
              <w:szCs w:val="24"/>
              <w:lang w:eastAsia="es-ES"/>
              <w14:ligatures w14:val="standardContextual"/>
            </w:rPr>
          </w:pPr>
          <w:ins w:id="52"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"_Toc238141070"</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3.3.7.</w:t>
            </w:r>
            <w:r>
              <w:rPr>
                <w:rFonts w:eastAsiaTheme="minorEastAsia"/>
                <w:noProof/>
                <w:kern w:val="2"/>
                <w:sz w:val="24"/>
                <w:szCs w:val="24"/>
                <w:lang w:eastAsia="es-ES"/>
                <w14:ligatures w14:val="standardContextual"/>
              </w:rPr>
              <w:tab/>
            </w:r>
            <w:r w:rsidRPr="006D4C29">
              <w:rPr>
                <w:rStyle w:val="Hipervnculo"/>
                <w:noProof/>
              </w:rPr>
              <w:t>SIA_CUGESDATEJE06: Filtrar Resultados</w:t>
            </w:r>
            <w:r>
              <w:rPr>
                <w:noProof/>
                <w:webHidden/>
              </w:rPr>
              <w:tab/>
            </w:r>
            <w:r>
              <w:rPr>
                <w:noProof/>
                <w:webHidden/>
              </w:rPr>
              <w:fldChar w:fldCharType="begin"/>
            </w:r>
            <w:r>
              <w:rPr>
                <w:noProof/>
                <w:webHidden/>
              </w:rPr>
              <w:instrText xml:space="preserve"> PAGEREF _Toc238141070 \h </w:instrText>
            </w:r>
          </w:ins>
          <w:r>
            <w:rPr>
              <w:noProof/>
              <w:webHidden/>
            </w:rPr>
          </w:r>
          <w:r>
            <w:rPr>
              <w:noProof/>
              <w:webHidden/>
            </w:rPr>
            <w:fldChar w:fldCharType="separate"/>
          </w:r>
          <w:ins w:id="53" w:author="OLIVARES MARTINEZ FERNANDO JESUS" w:date="2026-08-20T17:57:00Z">
            <w:r>
              <w:rPr>
                <w:noProof/>
                <w:webHidden/>
              </w:rPr>
              <w:t>12</w:t>
            </w:r>
            <w:r>
              <w:rPr>
                <w:noProof/>
                <w:webHidden/>
              </w:rPr>
              <w:fldChar w:fldCharType="end"/>
            </w:r>
            <w:r w:rsidRPr="006D4C29">
              <w:rPr>
                <w:rStyle w:val="Hipervnculo"/>
                <w:noProof/>
              </w:rPr>
              <w:fldChar w:fldCharType="end"/>
            </w:r>
          </w:ins>
        </w:p>
        <w:p w14:paraId="407DE929" w14:textId="0A9FBEF0" w:rsidR="00C95CFC" w:rsidRDefault="00C95CFC">
          <w:pPr>
            <w:pStyle w:val="TDC2"/>
            <w:tabs>
              <w:tab w:val="left" w:pos="1134"/>
              <w:tab w:val="right" w:leader="dot" w:pos="8494"/>
            </w:tabs>
            <w:rPr>
              <w:ins w:id="54" w:author="OLIVARES MARTINEZ FERNANDO JESUS" w:date="2026-08-20T17:57:00Z"/>
              <w:rFonts w:eastAsiaTheme="minorEastAsia"/>
              <w:noProof/>
              <w:kern w:val="2"/>
              <w:sz w:val="24"/>
              <w:szCs w:val="24"/>
              <w:lang w:eastAsia="es-ES"/>
              <w14:ligatures w14:val="standardContextual"/>
            </w:rPr>
          </w:pPr>
          <w:ins w:id="55"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"_Toc238141071"</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3.3.8.</w:t>
            </w:r>
            <w:r>
              <w:rPr>
                <w:rFonts w:eastAsiaTheme="minorEastAsia"/>
                <w:noProof/>
                <w:kern w:val="2"/>
                <w:sz w:val="24"/>
                <w:szCs w:val="24"/>
                <w:lang w:eastAsia="es-ES"/>
                <w14:ligatures w14:val="standardContextual"/>
              </w:rPr>
              <w:tab/>
            </w:r>
            <w:r w:rsidRPr="006D4C29">
              <w:rPr>
                <w:rStyle w:val="Hipervnculo"/>
                <w:noProof/>
              </w:rPr>
              <w:t>SIA_CUGESDATEJE07: Paginar Resultados</w:t>
            </w:r>
            <w:r>
              <w:rPr>
                <w:noProof/>
                <w:webHidden/>
              </w:rPr>
              <w:tab/>
            </w:r>
            <w:r>
              <w:rPr>
                <w:noProof/>
                <w:webHidden/>
              </w:rPr>
              <w:fldChar w:fldCharType="begin"/>
            </w:r>
            <w:r>
              <w:rPr>
                <w:noProof/>
                <w:webHidden/>
              </w:rPr>
              <w:instrText xml:space="preserve"> PAGEREF _Toc238141071 \h </w:instrText>
            </w:r>
          </w:ins>
          <w:r>
            <w:rPr>
              <w:noProof/>
              <w:webHidden/>
            </w:rPr>
          </w:r>
          <w:r>
            <w:rPr>
              <w:noProof/>
              <w:webHidden/>
            </w:rPr>
            <w:fldChar w:fldCharType="separate"/>
          </w:r>
          <w:ins w:id="56" w:author="OLIVARES MARTINEZ FERNANDO JESUS" w:date="2026-08-20T17:57:00Z">
            <w:r>
              <w:rPr>
                <w:noProof/>
                <w:webHidden/>
              </w:rPr>
              <w:t>12</w:t>
            </w:r>
            <w:r>
              <w:rPr>
                <w:noProof/>
                <w:webHidden/>
              </w:rPr>
              <w:fldChar w:fldCharType="end"/>
            </w:r>
            <w:r w:rsidRPr="006D4C29">
              <w:rPr>
                <w:rStyle w:val="Hipervnculo"/>
                <w:noProof/>
              </w:rPr>
              <w:fldChar w:fldCharType="end"/>
            </w:r>
          </w:ins>
        </w:p>
        <w:p w14:paraId="39669A38" w14:textId="0858628D" w:rsidR="00C95CFC" w:rsidRDefault="00C95CFC">
          <w:pPr>
            <w:pStyle w:val="TDC2"/>
            <w:tabs>
              <w:tab w:val="left" w:pos="850"/>
              <w:tab w:val="right" w:leader="dot" w:pos="8494"/>
            </w:tabs>
            <w:rPr>
              <w:ins w:id="57" w:author="OLIVARES MARTINEZ FERNANDO JESUS" w:date="2026-08-20T17:57:00Z"/>
              <w:rFonts w:eastAsiaTheme="minorEastAsia"/>
              <w:noProof/>
              <w:kern w:val="2"/>
              <w:sz w:val="24"/>
              <w:szCs w:val="24"/>
              <w:lang w:eastAsia="es-ES"/>
              <w14:ligatures w14:val="standardContextual"/>
            </w:rPr>
          </w:pPr>
          <w:ins w:id="58"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"_Toc238141160"</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3.4.</w:t>
            </w:r>
            <w:r>
              <w:rPr>
                <w:rFonts w:eastAsiaTheme="minorEastAsia"/>
                <w:noProof/>
                <w:kern w:val="2"/>
                <w:sz w:val="24"/>
                <w:szCs w:val="24"/>
                <w:lang w:eastAsia="es-ES"/>
                <w14:ligatures w14:val="standardContextual"/>
              </w:rPr>
              <w:tab/>
            </w:r>
            <w:r w:rsidRPr="006D4C29">
              <w:rPr>
                <w:rStyle w:val="Hipervnculo"/>
                <w:noProof/>
              </w:rPr>
              <w:t>Procesos de negocio</w:t>
            </w:r>
            <w:r>
              <w:rPr>
                <w:noProof/>
                <w:webHidden/>
              </w:rPr>
              <w:tab/>
            </w:r>
            <w:r>
              <w:rPr>
                <w:noProof/>
                <w:webHidden/>
              </w:rPr>
              <w:fldChar w:fldCharType="begin"/>
            </w:r>
            <w:r>
              <w:rPr>
                <w:noProof/>
                <w:webHidden/>
              </w:rPr>
              <w:instrText xml:space="preserve"> PAGEREF _Toc238141160 \h </w:instrText>
            </w:r>
          </w:ins>
          <w:r>
            <w:rPr>
              <w:noProof/>
              <w:webHidden/>
            </w:rPr>
          </w:r>
          <w:r>
            <w:rPr>
              <w:noProof/>
              <w:webHidden/>
            </w:rPr>
            <w:fldChar w:fldCharType="separate"/>
          </w:r>
          <w:ins w:id="59" w:author="OLIVARES MARTINEZ FERNANDO JESUS" w:date="2026-08-20T17:57:00Z">
            <w:r>
              <w:rPr>
                <w:noProof/>
                <w:webHidden/>
              </w:rPr>
              <w:t>14</w:t>
            </w:r>
            <w:r>
              <w:rPr>
                <w:noProof/>
                <w:webHidden/>
              </w:rPr>
              <w:fldChar w:fldCharType="end"/>
            </w:r>
            <w:r w:rsidRPr="006D4C29">
              <w:rPr>
                <w:rStyle w:val="Hipervnculo"/>
                <w:noProof/>
              </w:rPr>
              <w:fldChar w:fldCharType="end"/>
            </w:r>
          </w:ins>
        </w:p>
        <w:p w14:paraId="30372565" w14:textId="388A084F" w:rsidR="00C95CFC" w:rsidRDefault="00C95CFC">
          <w:pPr>
            <w:pStyle w:val="TDC2"/>
            <w:tabs>
              <w:tab w:val="left" w:pos="1134"/>
              <w:tab w:val="right" w:leader="dot" w:pos="8494"/>
            </w:tabs>
            <w:rPr>
              <w:ins w:id="60" w:author="OLIVARES MARTINEZ FERNANDO JESUS" w:date="2026-08-20T17:57:00Z"/>
              <w:rFonts w:eastAsiaTheme="minorEastAsia"/>
              <w:noProof/>
              <w:kern w:val="2"/>
              <w:sz w:val="24"/>
              <w:szCs w:val="24"/>
              <w:lang w:eastAsia="es-ES"/>
              <w14:ligatures w14:val="standardContextual"/>
            </w:rPr>
          </w:pPr>
          <w:ins w:id="61"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"_Toc238141161"</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3.4.1.</w:t>
            </w:r>
            <w:r>
              <w:rPr>
                <w:rFonts w:eastAsiaTheme="minorEastAsia"/>
                <w:noProof/>
                <w:kern w:val="2"/>
                <w:sz w:val="24"/>
                <w:szCs w:val="24"/>
                <w:lang w:eastAsia="es-ES"/>
                <w14:ligatures w14:val="standardContextual"/>
              </w:rPr>
              <w:tab/>
            </w:r>
            <w:r w:rsidRPr="006D4C29">
              <w:rPr>
                <w:rStyle w:val="Hipervnculo"/>
                <w:noProof/>
              </w:rPr>
              <w:t>SIA_PRGESCNFPAR01 - ConsultarRegistros &lt;&lt;Parámetro&gt;&gt;</w:t>
            </w:r>
            <w:r>
              <w:rPr>
                <w:noProof/>
                <w:webHidden/>
              </w:rPr>
              <w:tab/>
            </w:r>
            <w:r>
              <w:rPr>
                <w:noProof/>
                <w:webHidden/>
              </w:rPr>
              <w:fldChar w:fldCharType="begin"/>
            </w:r>
            <w:r>
              <w:rPr>
                <w:noProof/>
                <w:webHidden/>
              </w:rPr>
              <w:instrText xml:space="preserve"> PAGEREF _Toc238141161 \h </w:instrText>
            </w:r>
          </w:ins>
          <w:r>
            <w:rPr>
              <w:noProof/>
              <w:webHidden/>
            </w:rPr>
          </w:r>
          <w:r>
            <w:rPr>
              <w:noProof/>
              <w:webHidden/>
            </w:rPr>
            <w:fldChar w:fldCharType="separate"/>
          </w:r>
          <w:ins w:id="62" w:author="OLIVARES MARTINEZ FERNANDO JESUS" w:date="2026-08-20T17:57:00Z">
            <w:r>
              <w:rPr>
                <w:noProof/>
                <w:webHidden/>
              </w:rPr>
              <w:t>14</w:t>
            </w:r>
            <w:r>
              <w:rPr>
                <w:noProof/>
                <w:webHidden/>
              </w:rPr>
              <w:fldChar w:fldCharType="end"/>
            </w:r>
            <w:r w:rsidRPr="006D4C29">
              <w:rPr>
                <w:rStyle w:val="Hipervnculo"/>
                <w:noProof/>
              </w:rPr>
              <w:fldChar w:fldCharType="end"/>
            </w:r>
          </w:ins>
        </w:p>
        <w:p w14:paraId="4EA25F5E" w14:textId="2B3327A1" w:rsidR="00C95CFC" w:rsidRDefault="00C95CFC">
          <w:pPr>
            <w:pStyle w:val="TDC2"/>
            <w:tabs>
              <w:tab w:val="left" w:pos="1134"/>
              <w:tab w:val="right" w:leader="dot" w:pos="8494"/>
            </w:tabs>
            <w:rPr>
              <w:ins w:id="63" w:author="OLIVARES MARTINEZ FERNANDO JESUS" w:date="2026-08-20T17:57:00Z"/>
              <w:rFonts w:eastAsiaTheme="minorEastAsia"/>
              <w:noProof/>
              <w:kern w:val="2"/>
              <w:sz w:val="24"/>
              <w:szCs w:val="24"/>
              <w:lang w:eastAsia="es-ES"/>
              <w14:ligatures w14:val="standardContextual"/>
            </w:rPr>
          </w:pPr>
          <w:ins w:id="64"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"_Toc238141162"</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3.4.2.</w:t>
            </w:r>
            <w:r>
              <w:rPr>
                <w:rFonts w:eastAsiaTheme="minorEastAsia"/>
                <w:noProof/>
                <w:kern w:val="2"/>
                <w:sz w:val="24"/>
                <w:szCs w:val="24"/>
                <w:lang w:eastAsia="es-ES"/>
                <w14:ligatures w14:val="standardContextual"/>
              </w:rPr>
              <w:tab/>
            </w:r>
            <w:r w:rsidRPr="006D4C29">
              <w:rPr>
                <w:rStyle w:val="Hipervnculo"/>
                <w:noProof/>
              </w:rPr>
              <w:t>SIA_PRGESCNFPAR02 - Crear &lt;&lt;Parámetro&gt;&gt;</w:t>
            </w:r>
            <w:r>
              <w:rPr>
                <w:noProof/>
                <w:webHidden/>
              </w:rPr>
              <w:tab/>
            </w:r>
            <w:r>
              <w:rPr>
                <w:noProof/>
                <w:webHidden/>
              </w:rPr>
              <w:fldChar w:fldCharType="begin"/>
            </w:r>
            <w:r>
              <w:rPr>
                <w:noProof/>
                <w:webHidden/>
              </w:rPr>
              <w:instrText xml:space="preserve"> PAGEREF _Toc238141162 \h </w:instrText>
            </w:r>
          </w:ins>
          <w:r>
            <w:rPr>
              <w:noProof/>
              <w:webHidden/>
            </w:rPr>
          </w:r>
          <w:r>
            <w:rPr>
              <w:noProof/>
              <w:webHidden/>
            </w:rPr>
            <w:fldChar w:fldCharType="separate"/>
          </w:r>
          <w:ins w:id="65" w:author="OLIVARES MARTINEZ FERNANDO JESUS" w:date="2026-08-20T17:57:00Z">
            <w:r>
              <w:rPr>
                <w:noProof/>
                <w:webHidden/>
              </w:rPr>
              <w:t>18</w:t>
            </w:r>
            <w:r>
              <w:rPr>
                <w:noProof/>
                <w:webHidden/>
              </w:rPr>
              <w:fldChar w:fldCharType="end"/>
            </w:r>
            <w:r w:rsidRPr="006D4C29">
              <w:rPr>
                <w:rStyle w:val="Hipervnculo"/>
                <w:noProof/>
              </w:rPr>
              <w:fldChar w:fldCharType="end"/>
            </w:r>
          </w:ins>
        </w:p>
        <w:p w14:paraId="46318485" w14:textId="04B850CD" w:rsidR="00C95CFC" w:rsidRDefault="00C95CFC">
          <w:pPr>
            <w:pStyle w:val="TDC2"/>
            <w:tabs>
              <w:tab w:val="left" w:pos="1134"/>
              <w:tab w:val="right" w:leader="dot" w:pos="8494"/>
            </w:tabs>
            <w:rPr>
              <w:ins w:id="66" w:author="OLIVARES MARTINEZ FERNANDO JESUS" w:date="2026-08-20T17:57:00Z"/>
              <w:rFonts w:eastAsiaTheme="minorEastAsia"/>
              <w:noProof/>
              <w:kern w:val="2"/>
              <w:sz w:val="24"/>
              <w:szCs w:val="24"/>
              <w:lang w:eastAsia="es-ES"/>
              <w14:ligatures w14:val="standardContextual"/>
            </w:rPr>
          </w:pPr>
          <w:ins w:id="67"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"_Toc238141163"</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3.4.3.</w:t>
            </w:r>
            <w:r>
              <w:rPr>
                <w:rFonts w:eastAsiaTheme="minorEastAsia"/>
                <w:noProof/>
                <w:kern w:val="2"/>
                <w:sz w:val="24"/>
                <w:szCs w:val="24"/>
                <w:lang w:eastAsia="es-ES"/>
                <w14:ligatures w14:val="standardContextual"/>
              </w:rPr>
              <w:tab/>
            </w:r>
            <w:r w:rsidRPr="006D4C29">
              <w:rPr>
                <w:rStyle w:val="Hipervnculo"/>
                <w:noProof/>
              </w:rPr>
              <w:t>SIA_PRGESCNFPAR03 - Consultar &lt;&lt;Parámetro&gt;&gt;</w:t>
            </w:r>
            <w:r>
              <w:rPr>
                <w:noProof/>
                <w:webHidden/>
              </w:rPr>
              <w:tab/>
            </w:r>
            <w:r>
              <w:rPr>
                <w:noProof/>
                <w:webHidden/>
              </w:rPr>
              <w:fldChar w:fldCharType="begin"/>
            </w:r>
            <w:r>
              <w:rPr>
                <w:noProof/>
                <w:webHidden/>
              </w:rPr>
              <w:instrText xml:space="preserve"> PAGEREF _Toc238141163 \h </w:instrText>
            </w:r>
          </w:ins>
          <w:r>
            <w:rPr>
              <w:noProof/>
              <w:webHidden/>
            </w:rPr>
          </w:r>
          <w:r>
            <w:rPr>
              <w:noProof/>
              <w:webHidden/>
            </w:rPr>
            <w:fldChar w:fldCharType="separate"/>
          </w:r>
          <w:ins w:id="68" w:author="OLIVARES MARTINEZ FERNANDO JESUS" w:date="2026-08-20T17:57:00Z">
            <w:r>
              <w:rPr>
                <w:noProof/>
                <w:webHidden/>
              </w:rPr>
              <w:t>22</w:t>
            </w:r>
            <w:r>
              <w:rPr>
                <w:noProof/>
                <w:webHidden/>
              </w:rPr>
              <w:fldChar w:fldCharType="end"/>
            </w:r>
            <w:r w:rsidRPr="006D4C29">
              <w:rPr>
                <w:rStyle w:val="Hipervnculo"/>
                <w:noProof/>
              </w:rPr>
              <w:fldChar w:fldCharType="end"/>
            </w:r>
          </w:ins>
        </w:p>
        <w:p w14:paraId="74B5C751" w14:textId="05377D8B" w:rsidR="00C95CFC" w:rsidRDefault="00C95CFC">
          <w:pPr>
            <w:pStyle w:val="TDC2"/>
            <w:tabs>
              <w:tab w:val="left" w:pos="1134"/>
              <w:tab w:val="right" w:leader="dot" w:pos="8494"/>
            </w:tabs>
            <w:rPr>
              <w:ins w:id="69" w:author="OLIVARES MARTINEZ FERNANDO JESUS" w:date="2026-08-20T17:57:00Z"/>
              <w:rFonts w:eastAsiaTheme="minorEastAsia"/>
              <w:noProof/>
              <w:kern w:val="2"/>
              <w:sz w:val="24"/>
              <w:szCs w:val="24"/>
              <w:lang w:eastAsia="es-ES"/>
              <w14:ligatures w14:val="standardContextual"/>
            </w:rPr>
          </w:pPr>
          <w:ins w:id="70"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"_Toc238141164"</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3.4.4.</w:t>
            </w:r>
            <w:r>
              <w:rPr>
                <w:rFonts w:eastAsiaTheme="minorEastAsia"/>
                <w:noProof/>
                <w:kern w:val="2"/>
                <w:sz w:val="24"/>
                <w:szCs w:val="24"/>
                <w:lang w:eastAsia="es-ES"/>
                <w14:ligatures w14:val="standardContextual"/>
              </w:rPr>
              <w:tab/>
            </w:r>
            <w:r w:rsidRPr="006D4C29">
              <w:rPr>
                <w:rStyle w:val="Hipervnculo"/>
                <w:noProof/>
              </w:rPr>
              <w:t>SIA_PRGESCNFPAR04 - Actualizar &lt;&lt;Parámetro&gt;&gt;</w:t>
            </w:r>
            <w:r>
              <w:rPr>
                <w:noProof/>
                <w:webHidden/>
              </w:rPr>
              <w:tab/>
            </w:r>
            <w:r>
              <w:rPr>
                <w:noProof/>
                <w:webHidden/>
              </w:rPr>
              <w:fldChar w:fldCharType="begin"/>
            </w:r>
            <w:r>
              <w:rPr>
                <w:noProof/>
                <w:webHidden/>
              </w:rPr>
              <w:instrText xml:space="preserve"> PAGEREF _Toc238141164 \h </w:instrText>
            </w:r>
          </w:ins>
          <w:r>
            <w:rPr>
              <w:noProof/>
              <w:webHidden/>
            </w:rPr>
          </w:r>
          <w:r>
            <w:rPr>
              <w:noProof/>
              <w:webHidden/>
            </w:rPr>
            <w:fldChar w:fldCharType="separate"/>
          </w:r>
          <w:ins w:id="71" w:author="OLIVARES MARTINEZ FERNANDO JESUS" w:date="2026-08-20T17:57:00Z">
            <w:r>
              <w:rPr>
                <w:noProof/>
                <w:webHidden/>
              </w:rPr>
              <w:t>25</w:t>
            </w:r>
            <w:r>
              <w:rPr>
                <w:noProof/>
                <w:webHidden/>
              </w:rPr>
              <w:fldChar w:fldCharType="end"/>
            </w:r>
            <w:r w:rsidRPr="006D4C29">
              <w:rPr>
                <w:rStyle w:val="Hipervnculo"/>
                <w:noProof/>
              </w:rPr>
              <w:fldChar w:fldCharType="end"/>
            </w:r>
          </w:ins>
        </w:p>
        <w:p w14:paraId="7CAC68EE" w14:textId="643C57B4" w:rsidR="00C95CFC" w:rsidRDefault="00C95CFC">
          <w:pPr>
            <w:pStyle w:val="TDC2"/>
            <w:tabs>
              <w:tab w:val="left" w:pos="1134"/>
              <w:tab w:val="right" w:leader="dot" w:pos="8494"/>
            </w:tabs>
            <w:rPr>
              <w:ins w:id="72" w:author="OLIVARES MARTINEZ FERNANDO JESUS" w:date="2026-08-20T17:57:00Z"/>
              <w:rFonts w:eastAsiaTheme="minorEastAsia"/>
              <w:noProof/>
              <w:kern w:val="2"/>
              <w:sz w:val="24"/>
              <w:szCs w:val="24"/>
              <w:lang w:eastAsia="es-ES"/>
              <w14:ligatures w14:val="standardContextual"/>
            </w:rPr>
          </w:pPr>
          <w:ins w:id="73"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"_Toc238141165"</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3.4.5.</w:t>
            </w:r>
            <w:r>
              <w:rPr>
                <w:rFonts w:eastAsiaTheme="minorEastAsia"/>
                <w:noProof/>
                <w:kern w:val="2"/>
                <w:sz w:val="24"/>
                <w:szCs w:val="24"/>
                <w:lang w:eastAsia="es-ES"/>
                <w14:ligatures w14:val="standardContextual"/>
              </w:rPr>
              <w:tab/>
            </w:r>
            <w:r w:rsidRPr="006D4C29">
              <w:rPr>
                <w:rStyle w:val="Hipervnculo"/>
                <w:noProof/>
              </w:rPr>
              <w:t>SIA_PRGESCNFPAR05 - Eliminar &lt;&lt;Parámetro&gt;&gt;</w:t>
            </w:r>
            <w:r>
              <w:rPr>
                <w:noProof/>
                <w:webHidden/>
              </w:rPr>
              <w:tab/>
            </w:r>
            <w:r>
              <w:rPr>
                <w:noProof/>
                <w:webHidden/>
              </w:rPr>
              <w:fldChar w:fldCharType="begin"/>
            </w:r>
            <w:r>
              <w:rPr>
                <w:noProof/>
                <w:webHidden/>
              </w:rPr>
              <w:instrText xml:space="preserve"> PAGEREF _Toc238141165 \h </w:instrText>
            </w:r>
          </w:ins>
          <w:r>
            <w:rPr>
              <w:noProof/>
              <w:webHidden/>
            </w:rPr>
          </w:r>
          <w:r>
            <w:rPr>
              <w:noProof/>
              <w:webHidden/>
            </w:rPr>
            <w:fldChar w:fldCharType="separate"/>
          </w:r>
          <w:ins w:id="74" w:author="OLIVARES MARTINEZ FERNANDO JESUS" w:date="2026-08-20T17:57:00Z">
            <w:r>
              <w:rPr>
                <w:noProof/>
                <w:webHidden/>
              </w:rPr>
              <w:t>28</w:t>
            </w:r>
            <w:r>
              <w:rPr>
                <w:noProof/>
                <w:webHidden/>
              </w:rPr>
              <w:fldChar w:fldCharType="end"/>
            </w:r>
            <w:r w:rsidRPr="006D4C29">
              <w:rPr>
                <w:rStyle w:val="Hipervnculo"/>
                <w:noProof/>
              </w:rPr>
              <w:fldChar w:fldCharType="end"/>
            </w:r>
          </w:ins>
        </w:p>
        <w:p w14:paraId="7D42720F" w14:textId="6F481ECD" w:rsidR="00C95CFC" w:rsidRDefault="00C95CFC">
          <w:pPr>
            <w:pStyle w:val="TDC2"/>
            <w:tabs>
              <w:tab w:val="left" w:pos="850"/>
              <w:tab w:val="right" w:leader="dot" w:pos="8494"/>
            </w:tabs>
            <w:rPr>
              <w:ins w:id="75" w:author="OLIVARES MARTINEZ FERNANDO JESUS" w:date="2026-08-20T17:57:00Z"/>
              <w:rFonts w:eastAsiaTheme="minorEastAsia"/>
              <w:noProof/>
              <w:kern w:val="2"/>
              <w:sz w:val="24"/>
              <w:szCs w:val="24"/>
              <w:lang w:eastAsia="es-ES"/>
              <w14:ligatures w14:val="standardContextual"/>
            </w:rPr>
          </w:pPr>
          <w:ins w:id="76"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"_Toc238141166"</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3.5.</w:t>
            </w:r>
            <w:r>
              <w:rPr>
                <w:rFonts w:eastAsiaTheme="minorEastAsia"/>
                <w:noProof/>
                <w:kern w:val="2"/>
                <w:sz w:val="24"/>
                <w:szCs w:val="24"/>
                <w:lang w:eastAsia="es-ES"/>
                <w14:ligatures w14:val="standardContextual"/>
              </w:rPr>
              <w:tab/>
            </w:r>
            <w:r w:rsidRPr="006D4C29">
              <w:rPr>
                <w:rStyle w:val="Hipervnculo"/>
                <w:noProof/>
              </w:rPr>
              <w:t>Interfaces. Navegación</w:t>
            </w:r>
            <w:r>
              <w:rPr>
                <w:noProof/>
                <w:webHidden/>
              </w:rPr>
              <w:tab/>
            </w:r>
            <w:r>
              <w:rPr>
                <w:noProof/>
                <w:webHidden/>
              </w:rPr>
              <w:fldChar w:fldCharType="begin"/>
            </w:r>
            <w:r>
              <w:rPr>
                <w:noProof/>
                <w:webHidden/>
              </w:rPr>
              <w:instrText xml:space="preserve"> PAGEREF _Toc238141166 \h </w:instrText>
            </w:r>
          </w:ins>
          <w:r>
            <w:rPr>
              <w:noProof/>
              <w:webHidden/>
            </w:rPr>
          </w:r>
          <w:r>
            <w:rPr>
              <w:noProof/>
              <w:webHidden/>
            </w:rPr>
            <w:fldChar w:fldCharType="separate"/>
          </w:r>
          <w:ins w:id="77" w:author="OLIVARES MARTINEZ FERNANDO JESUS" w:date="2026-08-20T17:57:00Z">
            <w:r>
              <w:rPr>
                <w:noProof/>
                <w:webHidden/>
              </w:rPr>
              <w:t>31</w:t>
            </w:r>
            <w:r>
              <w:rPr>
                <w:noProof/>
                <w:webHidden/>
              </w:rPr>
              <w:fldChar w:fldCharType="end"/>
            </w:r>
            <w:r w:rsidRPr="006D4C29">
              <w:rPr>
                <w:rStyle w:val="Hipervnculo"/>
                <w:noProof/>
              </w:rPr>
              <w:fldChar w:fldCharType="end"/>
            </w:r>
          </w:ins>
        </w:p>
        <w:p w14:paraId="791EB689" w14:textId="09AB7760" w:rsidR="00C95CFC" w:rsidRDefault="00C95CFC">
          <w:pPr>
            <w:pStyle w:val="TDC1"/>
            <w:tabs>
              <w:tab w:val="left" w:pos="440"/>
              <w:tab w:val="right" w:leader="dot" w:pos="8494"/>
            </w:tabs>
            <w:rPr>
              <w:ins w:id="78" w:author="OLIVARES MARTINEZ FERNANDO JESUS" w:date="2026-08-20T17:57:00Z"/>
              <w:rFonts w:eastAsiaTheme="minorEastAsia"/>
              <w:noProof/>
              <w:kern w:val="2"/>
              <w:sz w:val="24"/>
              <w:szCs w:val="24"/>
              <w:lang w:eastAsia="es-ES"/>
              <w14:ligatures w14:val="standardContextual"/>
            </w:rPr>
          </w:pPr>
          <w:ins w:id="79"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"_Toc238141167"</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4.</w:t>
            </w:r>
            <w:r>
              <w:rPr>
                <w:rFonts w:eastAsiaTheme="minorEastAsia"/>
                <w:noProof/>
                <w:kern w:val="2"/>
                <w:sz w:val="24"/>
                <w:szCs w:val="24"/>
                <w:lang w:eastAsia="es-ES"/>
                <w14:ligatures w14:val="standardContextual"/>
              </w:rPr>
              <w:tab/>
            </w:r>
            <w:r w:rsidRPr="006D4C29">
              <w:rPr>
                <w:rStyle w:val="Hipervnculo"/>
                <w:noProof/>
              </w:rPr>
              <w:t>CRITERIOS DE ACEPTACIÓN</w:t>
            </w:r>
            <w:r>
              <w:rPr>
                <w:noProof/>
                <w:webHidden/>
              </w:rPr>
              <w:tab/>
            </w:r>
            <w:r>
              <w:rPr>
                <w:noProof/>
                <w:webHidden/>
              </w:rPr>
              <w:fldChar w:fldCharType="begin"/>
            </w:r>
            <w:r>
              <w:rPr>
                <w:noProof/>
                <w:webHidden/>
              </w:rPr>
              <w:instrText xml:space="preserve"> PAGEREF _Toc238141167 \h </w:instrText>
            </w:r>
          </w:ins>
          <w:r>
            <w:rPr>
              <w:noProof/>
              <w:webHidden/>
            </w:rPr>
          </w:r>
          <w:r>
            <w:rPr>
              <w:noProof/>
              <w:webHidden/>
            </w:rPr>
            <w:fldChar w:fldCharType="separate"/>
          </w:r>
          <w:ins w:id="80" w:author="OLIVARES MARTINEZ FERNANDO JESUS" w:date="2026-08-20T17:57:00Z">
            <w:r>
              <w:rPr>
                <w:noProof/>
                <w:webHidden/>
              </w:rPr>
              <w:t>34</w:t>
            </w:r>
            <w:r>
              <w:rPr>
                <w:noProof/>
                <w:webHidden/>
              </w:rPr>
              <w:fldChar w:fldCharType="end"/>
            </w:r>
            <w:r w:rsidRPr="006D4C29">
              <w:rPr>
                <w:rStyle w:val="Hipervnculo"/>
                <w:noProof/>
              </w:rPr>
              <w:fldChar w:fldCharType="end"/>
            </w:r>
          </w:ins>
        </w:p>
        <w:p w14:paraId="2A4DA72C" w14:textId="68DB60E8" w:rsidR="00C95CFC" w:rsidRDefault="00C95CFC">
          <w:pPr>
            <w:pStyle w:val="TDC1"/>
            <w:tabs>
              <w:tab w:val="left" w:pos="440"/>
              <w:tab w:val="right" w:leader="dot" w:pos="8494"/>
            </w:tabs>
            <w:rPr>
              <w:ins w:id="81" w:author="OLIVARES MARTINEZ FERNANDO JESUS" w:date="2026-08-20T17:57:00Z"/>
              <w:rFonts w:eastAsiaTheme="minorEastAsia"/>
              <w:noProof/>
              <w:kern w:val="2"/>
              <w:sz w:val="24"/>
              <w:szCs w:val="24"/>
              <w:lang w:eastAsia="es-ES"/>
              <w14:ligatures w14:val="standardContextual"/>
            </w:rPr>
          </w:pPr>
          <w:ins w:id="82"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"_Toc238141168"</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5.</w:t>
            </w:r>
            <w:r>
              <w:rPr>
                <w:rFonts w:eastAsiaTheme="minorEastAsia"/>
                <w:noProof/>
                <w:kern w:val="2"/>
                <w:sz w:val="24"/>
                <w:szCs w:val="24"/>
                <w:lang w:eastAsia="es-ES"/>
                <w14:ligatures w14:val="standardContextual"/>
              </w:rPr>
              <w:tab/>
            </w:r>
            <w:r w:rsidRPr="006D4C29">
              <w:rPr>
                <w:rStyle w:val="Hipervnculo"/>
                <w:noProof/>
              </w:rPr>
              <w:t>PLAN DE PRUEBAS</w:t>
            </w:r>
            <w:r>
              <w:rPr>
                <w:noProof/>
                <w:webHidden/>
              </w:rPr>
              <w:tab/>
            </w:r>
            <w:r>
              <w:rPr>
                <w:noProof/>
                <w:webHidden/>
              </w:rPr>
              <w:fldChar w:fldCharType="begin"/>
            </w:r>
            <w:r>
              <w:rPr>
                <w:noProof/>
                <w:webHidden/>
              </w:rPr>
              <w:instrText xml:space="preserve"> PAGEREF _Toc238141168 \h </w:instrText>
            </w:r>
          </w:ins>
          <w:r>
            <w:rPr>
              <w:noProof/>
              <w:webHidden/>
            </w:rPr>
          </w:r>
          <w:r>
            <w:rPr>
              <w:noProof/>
              <w:webHidden/>
            </w:rPr>
            <w:fldChar w:fldCharType="separate"/>
          </w:r>
          <w:ins w:id="83" w:author="OLIVARES MARTINEZ FERNANDO JESUS" w:date="2026-08-20T17:57:00Z">
            <w:r>
              <w:rPr>
                <w:noProof/>
                <w:webHidden/>
              </w:rPr>
              <w:t>35</w:t>
            </w:r>
            <w:r>
              <w:rPr>
                <w:noProof/>
                <w:webHidden/>
              </w:rPr>
              <w:fldChar w:fldCharType="end"/>
            </w:r>
            <w:r w:rsidRPr="006D4C29">
              <w:rPr>
                <w:rStyle w:val="Hipervnculo"/>
                <w:noProof/>
              </w:rPr>
              <w:fldChar w:fldCharType="end"/>
            </w:r>
          </w:ins>
        </w:p>
        <w:p w14:paraId="00131124" w14:textId="659EDEEE" w:rsidR="00C95CFC" w:rsidRDefault="00C95CFC">
          <w:pPr>
            <w:pStyle w:val="TDC1"/>
            <w:tabs>
              <w:tab w:val="left" w:pos="850"/>
              <w:tab w:val="right" w:leader="dot" w:pos="8494"/>
            </w:tabs>
            <w:rPr>
              <w:ins w:id="84" w:author="OLIVARES MARTINEZ FERNANDO JESUS" w:date="2026-08-20T17:57:00Z"/>
              <w:rFonts w:eastAsiaTheme="minorEastAsia"/>
              <w:noProof/>
              <w:kern w:val="2"/>
              <w:sz w:val="24"/>
              <w:szCs w:val="24"/>
              <w:lang w:eastAsia="es-ES"/>
              <w14:ligatures w14:val="standardContextual"/>
            </w:rPr>
          </w:pPr>
          <w:ins w:id="85"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"_Toc238141169"</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5.1.</w:t>
            </w:r>
            <w:r>
              <w:rPr>
                <w:rFonts w:eastAsiaTheme="minorEastAsia"/>
                <w:noProof/>
                <w:kern w:val="2"/>
                <w:sz w:val="24"/>
                <w:szCs w:val="24"/>
                <w:lang w:eastAsia="es-ES"/>
                <w14:ligatures w14:val="standardContextual"/>
              </w:rPr>
              <w:tab/>
            </w:r>
            <w:r w:rsidRPr="006D4C29">
              <w:rPr>
                <w:rStyle w:val="Hipervnculo"/>
                <w:noProof/>
              </w:rPr>
              <w:t>Matriz de casos de prueba</w:t>
            </w:r>
            <w:r>
              <w:rPr>
                <w:noProof/>
                <w:webHidden/>
              </w:rPr>
              <w:tab/>
            </w:r>
            <w:r>
              <w:rPr>
                <w:noProof/>
                <w:webHidden/>
              </w:rPr>
              <w:fldChar w:fldCharType="begin"/>
            </w:r>
            <w:r>
              <w:rPr>
                <w:noProof/>
                <w:webHidden/>
              </w:rPr>
              <w:instrText xml:space="preserve"> PAGEREF _Toc238141169 \h </w:instrText>
            </w:r>
          </w:ins>
          <w:r>
            <w:rPr>
              <w:noProof/>
              <w:webHidden/>
            </w:rPr>
          </w:r>
          <w:r>
            <w:rPr>
              <w:noProof/>
              <w:webHidden/>
            </w:rPr>
            <w:fldChar w:fldCharType="separate"/>
          </w:r>
          <w:ins w:id="86" w:author="OLIVARES MARTINEZ FERNANDO JESUS" w:date="2026-08-20T17:57:00Z">
            <w:r>
              <w:rPr>
                <w:noProof/>
                <w:webHidden/>
              </w:rPr>
              <w:t>35</w:t>
            </w:r>
            <w:r>
              <w:rPr>
                <w:noProof/>
                <w:webHidden/>
              </w:rPr>
              <w:fldChar w:fldCharType="end"/>
            </w:r>
            <w:r w:rsidRPr="006D4C29">
              <w:rPr>
                <w:rStyle w:val="Hipervnculo"/>
                <w:noProof/>
              </w:rPr>
              <w:fldChar w:fldCharType="end"/>
            </w:r>
          </w:ins>
        </w:p>
        <w:p w14:paraId="7685307F" w14:textId="1E50BCCA" w:rsidR="00C95CFC" w:rsidRDefault="00C95CFC">
          <w:pPr>
            <w:pStyle w:val="TDC1"/>
            <w:tabs>
              <w:tab w:val="left" w:pos="440"/>
              <w:tab w:val="right" w:leader="dot" w:pos="8494"/>
            </w:tabs>
            <w:rPr>
              <w:ins w:id="87" w:author="OLIVARES MARTINEZ FERNANDO JESUS" w:date="2026-08-20T17:57:00Z"/>
              <w:rFonts w:eastAsiaTheme="minorEastAsia"/>
              <w:noProof/>
              <w:kern w:val="2"/>
              <w:sz w:val="24"/>
              <w:szCs w:val="24"/>
              <w:lang w:eastAsia="es-ES"/>
              <w14:ligatures w14:val="standardContextual"/>
            </w:rPr>
          </w:pPr>
          <w:ins w:id="88" w:author="OLIVARES MARTINEZ FERNANDO JESUS" w:date="2026-08-20T17:57:00Z">
            <w:r w:rsidRPr="006D4C29">
              <w:rPr>
                <w:rStyle w:val="Hipervnculo"/>
                <w:noProof/>
              </w:rPr>
              <w:fldChar w:fldCharType="begin"/>
            </w:r>
            <w:r w:rsidRPr="006D4C29">
              <w:rPr>
                <w:rStyle w:val="Hipervnculo"/>
                <w:noProof/>
              </w:rPr>
              <w:instrText xml:space="preserve"> </w:instrText>
            </w:r>
            <w:r>
              <w:rPr>
                <w:noProof/>
              </w:rPr>
              <w:instrText>HYPERLINK \l "_Toc238141170"</w:instrText>
            </w:r>
            <w:r w:rsidRPr="006D4C29">
              <w:rPr>
                <w:rStyle w:val="Hipervnculo"/>
                <w:noProof/>
              </w:rPr>
              <w:instrText xml:space="preserve"> </w:instrText>
            </w:r>
            <w:r w:rsidRPr="006D4C29">
              <w:rPr>
                <w:rStyle w:val="Hipervnculo"/>
                <w:noProof/>
              </w:rPr>
            </w:r>
            <w:r w:rsidRPr="006D4C29">
              <w:rPr>
                <w:rStyle w:val="Hipervnculo"/>
                <w:noProof/>
              </w:rPr>
              <w:fldChar w:fldCharType="separate"/>
            </w:r>
            <w:r w:rsidRPr="006D4C29">
              <w:rPr>
                <w:rStyle w:val="Hipervnculo"/>
                <w:noProof/>
              </w:rPr>
              <w:t>6.</w:t>
            </w:r>
            <w:r>
              <w:rPr>
                <w:rFonts w:eastAsiaTheme="minorEastAsia"/>
                <w:noProof/>
                <w:kern w:val="2"/>
                <w:sz w:val="24"/>
                <w:szCs w:val="24"/>
                <w:lang w:eastAsia="es-ES"/>
                <w14:ligatures w14:val="standardContextual"/>
              </w:rPr>
              <w:tab/>
            </w:r>
            <w:r w:rsidRPr="006D4C29">
              <w:rPr>
                <w:rStyle w:val="Hipervnculo"/>
                <w:noProof/>
              </w:rPr>
              <w:t>GLOSARIO DE TÉRMINOS</w:t>
            </w:r>
            <w:r>
              <w:rPr>
                <w:noProof/>
                <w:webHidden/>
              </w:rPr>
              <w:tab/>
            </w:r>
            <w:r>
              <w:rPr>
                <w:noProof/>
                <w:webHidden/>
              </w:rPr>
              <w:fldChar w:fldCharType="begin"/>
            </w:r>
            <w:r>
              <w:rPr>
                <w:noProof/>
                <w:webHidden/>
              </w:rPr>
              <w:instrText xml:space="preserve"> PAGEREF _Toc238141170 \h </w:instrText>
            </w:r>
          </w:ins>
          <w:r>
            <w:rPr>
              <w:noProof/>
              <w:webHidden/>
            </w:rPr>
          </w:r>
          <w:r>
            <w:rPr>
              <w:noProof/>
              <w:webHidden/>
            </w:rPr>
            <w:fldChar w:fldCharType="separate"/>
          </w:r>
          <w:ins w:id="89" w:author="OLIVARES MARTINEZ FERNANDO JESUS" w:date="2026-08-20T17:57:00Z">
            <w:r>
              <w:rPr>
                <w:noProof/>
                <w:webHidden/>
              </w:rPr>
              <w:t>35</w:t>
            </w:r>
            <w:r>
              <w:rPr>
                <w:noProof/>
                <w:webHidden/>
              </w:rPr>
              <w:fldChar w:fldCharType="end"/>
            </w:r>
            <w:r w:rsidRPr="006D4C29">
              <w:rPr>
                <w:rStyle w:val="Hipervnculo"/>
                <w:noProof/>
              </w:rPr>
              <w:fldChar w:fldCharType="end"/>
            </w:r>
          </w:ins>
        </w:p>
        <w:p w14:paraId="5D2F1235" w14:textId="6EA26E99" w:rsidR="00C42FE5" w:rsidDel="00EE2BC2" w:rsidRDefault="00C42FE5">
          <w:pPr>
            <w:pStyle w:val="TDC1"/>
            <w:tabs>
              <w:tab w:val="left" w:pos="440"/>
              <w:tab w:val="right" w:leader="dot" w:pos="8494"/>
            </w:tabs>
            <w:rPr>
              <w:del w:id="90" w:author="OLIVARES MARTINEZ FERNANDO JESUS" w:date="2026-08-17T12:40:00Z"/>
              <w:rFonts w:eastAsiaTheme="minorEastAsia"/>
              <w:noProof/>
              <w:kern w:val="2"/>
              <w:sz w:val="24"/>
              <w:szCs w:val="24"/>
              <w:lang w:eastAsia="es-ES"/>
              <w14:ligatures w14:val="standardContextual"/>
            </w:rPr>
          </w:pPr>
          <w:del w:id="91" w:author="OLIVARES MARTINEZ FERNANDO JESUS" w:date="2026-08-17T12:40:00Z">
            <w:r w:rsidRPr="00EE2BC2" w:rsidDel="00EE2BC2">
              <w:rPr>
                <w:rStyle w:val="Hipervnculo"/>
                <w:noProof/>
              </w:rPr>
              <w:lastRenderedPageBreak/>
              <w:delText>1.</w:delText>
            </w:r>
            <w:r w:rsidDel="00EE2BC2">
              <w:rPr>
                <w:rFonts w:eastAsiaTheme="minorEastAsia"/>
                <w:noProof/>
                <w:kern w:val="2"/>
                <w:sz w:val="24"/>
                <w:szCs w:val="24"/>
                <w:lang w:eastAsia="es-ES"/>
                <w14:ligatures w14:val="standardContextual"/>
              </w:rPr>
              <w:tab/>
            </w:r>
            <w:r w:rsidRPr="00EE2BC2" w:rsidDel="00EE2BC2">
              <w:rPr>
                <w:rStyle w:val="Hipervnculo"/>
                <w:noProof/>
              </w:rPr>
              <w:delText>REGISTRO DE LA PETICIÓN</w:delText>
            </w:r>
            <w:r w:rsidDel="00EE2BC2">
              <w:rPr>
                <w:noProof/>
                <w:webHidden/>
              </w:rPr>
              <w:tab/>
              <w:delText>5</w:delText>
            </w:r>
          </w:del>
        </w:p>
        <w:p w14:paraId="71DA5192" w14:textId="60C5FF88" w:rsidR="00C42FE5" w:rsidDel="00EE2BC2" w:rsidRDefault="00C42FE5">
          <w:pPr>
            <w:pStyle w:val="TDC1"/>
            <w:tabs>
              <w:tab w:val="left" w:pos="440"/>
              <w:tab w:val="right" w:leader="dot" w:pos="8494"/>
            </w:tabs>
            <w:rPr>
              <w:del w:id="92" w:author="OLIVARES MARTINEZ FERNANDO JESUS" w:date="2026-08-17T12:40:00Z"/>
              <w:rFonts w:eastAsiaTheme="minorEastAsia"/>
              <w:noProof/>
              <w:kern w:val="2"/>
              <w:sz w:val="24"/>
              <w:szCs w:val="24"/>
              <w:lang w:eastAsia="es-ES"/>
              <w14:ligatures w14:val="standardContextual"/>
            </w:rPr>
          </w:pPr>
          <w:del w:id="93" w:author="OLIVARES MARTINEZ FERNANDO JESUS" w:date="2026-08-17T12:40:00Z">
            <w:r w:rsidRPr="00EE2BC2" w:rsidDel="00EE2BC2">
              <w:rPr>
                <w:rStyle w:val="Hipervnculo"/>
                <w:noProof/>
              </w:rPr>
              <w:delText>2.</w:delText>
            </w:r>
            <w:r w:rsidDel="00EE2BC2">
              <w:rPr>
                <w:rFonts w:eastAsiaTheme="minorEastAsia"/>
                <w:noProof/>
                <w:kern w:val="2"/>
                <w:sz w:val="24"/>
                <w:szCs w:val="24"/>
                <w:lang w:eastAsia="es-ES"/>
                <w14:ligatures w14:val="standardContextual"/>
              </w:rPr>
              <w:tab/>
            </w:r>
            <w:r w:rsidRPr="00EE2BC2" w:rsidDel="00EE2BC2">
              <w:rPr>
                <w:rStyle w:val="Hipervnculo"/>
                <w:noProof/>
              </w:rPr>
              <w:delText>DESCRIPCIÓN DE LA PETICIÓN</w:delText>
            </w:r>
            <w:r w:rsidDel="00EE2BC2">
              <w:rPr>
                <w:noProof/>
                <w:webHidden/>
              </w:rPr>
              <w:tab/>
              <w:delText>5</w:delText>
            </w:r>
          </w:del>
        </w:p>
        <w:p w14:paraId="5F783178" w14:textId="4323936E" w:rsidR="00C42FE5" w:rsidDel="00EE2BC2" w:rsidRDefault="00C42FE5">
          <w:pPr>
            <w:pStyle w:val="TDC2"/>
            <w:tabs>
              <w:tab w:val="left" w:pos="850"/>
              <w:tab w:val="right" w:leader="dot" w:pos="8494"/>
            </w:tabs>
            <w:rPr>
              <w:del w:id="94" w:author="OLIVARES MARTINEZ FERNANDO JESUS" w:date="2026-08-17T12:40:00Z"/>
              <w:rFonts w:eastAsiaTheme="minorEastAsia"/>
              <w:noProof/>
              <w:kern w:val="2"/>
              <w:sz w:val="24"/>
              <w:szCs w:val="24"/>
              <w:lang w:eastAsia="es-ES"/>
              <w14:ligatures w14:val="standardContextual"/>
            </w:rPr>
          </w:pPr>
          <w:del w:id="95" w:author="OLIVARES MARTINEZ FERNANDO JESUS" w:date="2026-08-17T12:40:00Z">
            <w:r w:rsidRPr="00EE2BC2" w:rsidDel="00EE2BC2">
              <w:rPr>
                <w:rStyle w:val="Hipervnculo"/>
                <w:noProof/>
              </w:rPr>
              <w:delText>2.1.</w:delText>
            </w:r>
            <w:r w:rsidDel="00EE2BC2">
              <w:rPr>
                <w:rFonts w:eastAsiaTheme="minorEastAsia"/>
                <w:noProof/>
                <w:kern w:val="2"/>
                <w:sz w:val="24"/>
                <w:szCs w:val="24"/>
                <w:lang w:eastAsia="es-ES"/>
                <w14:ligatures w14:val="standardContextual"/>
              </w:rPr>
              <w:tab/>
            </w:r>
            <w:r w:rsidRPr="00EE2BC2" w:rsidDel="00EE2BC2">
              <w:rPr>
                <w:rStyle w:val="Hipervnculo"/>
                <w:noProof/>
              </w:rPr>
              <w:delText>SISTEMAS Y MÓDULOS AFECTADOS</w:delText>
            </w:r>
            <w:r w:rsidDel="00EE2BC2">
              <w:rPr>
                <w:noProof/>
                <w:webHidden/>
              </w:rPr>
              <w:tab/>
              <w:delText>5</w:delText>
            </w:r>
          </w:del>
        </w:p>
        <w:p w14:paraId="210EA3EF" w14:textId="01DCC411" w:rsidR="00C42FE5" w:rsidDel="00EE2BC2" w:rsidRDefault="00C42FE5">
          <w:pPr>
            <w:pStyle w:val="TDC1"/>
            <w:tabs>
              <w:tab w:val="left" w:pos="440"/>
              <w:tab w:val="right" w:leader="dot" w:pos="8494"/>
            </w:tabs>
            <w:rPr>
              <w:del w:id="96" w:author="OLIVARES MARTINEZ FERNANDO JESUS" w:date="2026-08-17T12:40:00Z"/>
              <w:rFonts w:eastAsiaTheme="minorEastAsia"/>
              <w:noProof/>
              <w:kern w:val="2"/>
              <w:sz w:val="24"/>
              <w:szCs w:val="24"/>
              <w:lang w:eastAsia="es-ES"/>
              <w14:ligatures w14:val="standardContextual"/>
            </w:rPr>
          </w:pPr>
          <w:del w:id="97" w:author="OLIVARES MARTINEZ FERNANDO JESUS" w:date="2026-08-17T12:40:00Z">
            <w:r w:rsidRPr="00EE2BC2" w:rsidDel="00EE2BC2">
              <w:rPr>
                <w:rStyle w:val="Hipervnculo"/>
                <w:noProof/>
              </w:rPr>
              <w:delText>3.</w:delText>
            </w:r>
            <w:r w:rsidDel="00EE2BC2">
              <w:rPr>
                <w:rFonts w:eastAsiaTheme="minorEastAsia"/>
                <w:noProof/>
                <w:kern w:val="2"/>
                <w:sz w:val="24"/>
                <w:szCs w:val="24"/>
                <w:lang w:eastAsia="es-ES"/>
                <w14:ligatures w14:val="standardContextual"/>
              </w:rPr>
              <w:tab/>
            </w:r>
            <w:r w:rsidRPr="00EE2BC2" w:rsidDel="00EE2BC2">
              <w:rPr>
                <w:rStyle w:val="Hipervnculo"/>
                <w:noProof/>
              </w:rPr>
              <w:delText>ANÁLISIS DE LA PETICIÓN SOLICITADA</w:delText>
            </w:r>
            <w:r w:rsidDel="00EE2BC2">
              <w:rPr>
                <w:noProof/>
                <w:webHidden/>
              </w:rPr>
              <w:tab/>
              <w:delText>5</w:delText>
            </w:r>
          </w:del>
        </w:p>
        <w:p w14:paraId="49B3CB69" w14:textId="527BA6D6" w:rsidR="00C42FE5" w:rsidDel="00EE2BC2" w:rsidRDefault="00C42FE5">
          <w:pPr>
            <w:pStyle w:val="TDC2"/>
            <w:tabs>
              <w:tab w:val="left" w:pos="850"/>
              <w:tab w:val="right" w:leader="dot" w:pos="8494"/>
            </w:tabs>
            <w:rPr>
              <w:del w:id="98" w:author="OLIVARES MARTINEZ FERNANDO JESUS" w:date="2026-08-17T12:40:00Z"/>
              <w:rFonts w:eastAsiaTheme="minorEastAsia"/>
              <w:noProof/>
              <w:kern w:val="2"/>
              <w:sz w:val="24"/>
              <w:szCs w:val="24"/>
              <w:lang w:eastAsia="es-ES"/>
              <w14:ligatures w14:val="standardContextual"/>
            </w:rPr>
          </w:pPr>
          <w:del w:id="99" w:author="OLIVARES MARTINEZ FERNANDO JESUS" w:date="2026-08-17T12:40:00Z">
            <w:r w:rsidRPr="00EE2BC2" w:rsidDel="00EE2BC2">
              <w:rPr>
                <w:rStyle w:val="Hipervnculo"/>
                <w:noProof/>
              </w:rPr>
              <w:delText>3.1.</w:delText>
            </w:r>
            <w:r w:rsidDel="00EE2BC2">
              <w:rPr>
                <w:rFonts w:eastAsiaTheme="minorEastAsia"/>
                <w:noProof/>
                <w:kern w:val="2"/>
                <w:sz w:val="24"/>
                <w:szCs w:val="24"/>
                <w:lang w:eastAsia="es-ES"/>
                <w14:ligatures w14:val="standardContextual"/>
              </w:rPr>
              <w:tab/>
            </w:r>
            <w:r w:rsidRPr="00EE2BC2" w:rsidDel="00EE2BC2">
              <w:rPr>
                <w:rStyle w:val="Hipervnculo"/>
                <w:noProof/>
              </w:rPr>
              <w:delText>BASE DE DATOS</w:delText>
            </w:r>
            <w:r w:rsidDel="00EE2BC2">
              <w:rPr>
                <w:noProof/>
                <w:webHidden/>
              </w:rPr>
              <w:tab/>
              <w:delText>5</w:delText>
            </w:r>
          </w:del>
        </w:p>
        <w:p w14:paraId="118F4ED8" w14:textId="66332982" w:rsidR="00C42FE5" w:rsidDel="00EE2BC2" w:rsidRDefault="00C42FE5">
          <w:pPr>
            <w:pStyle w:val="TDC2"/>
            <w:tabs>
              <w:tab w:val="left" w:pos="1134"/>
              <w:tab w:val="right" w:leader="dot" w:pos="8494"/>
            </w:tabs>
            <w:rPr>
              <w:del w:id="100" w:author="OLIVARES MARTINEZ FERNANDO JESUS" w:date="2026-08-17T12:40:00Z"/>
              <w:rFonts w:eastAsiaTheme="minorEastAsia"/>
              <w:noProof/>
              <w:kern w:val="2"/>
              <w:sz w:val="24"/>
              <w:szCs w:val="24"/>
              <w:lang w:eastAsia="es-ES"/>
              <w14:ligatures w14:val="standardContextual"/>
            </w:rPr>
          </w:pPr>
          <w:del w:id="101" w:author="OLIVARES MARTINEZ FERNANDO JESUS" w:date="2026-08-17T12:40:00Z">
            <w:r w:rsidRPr="00EE2BC2" w:rsidDel="00EE2BC2">
              <w:rPr>
                <w:rStyle w:val="Hipervnculo"/>
                <w:noProof/>
              </w:rPr>
              <w:delText>3.1.1.</w:delText>
            </w:r>
            <w:r w:rsidDel="00EE2BC2">
              <w:rPr>
                <w:rFonts w:eastAsiaTheme="minorEastAsia"/>
                <w:noProof/>
                <w:kern w:val="2"/>
                <w:sz w:val="24"/>
                <w:szCs w:val="24"/>
                <w:lang w:eastAsia="es-ES"/>
                <w14:ligatures w14:val="standardContextual"/>
              </w:rPr>
              <w:tab/>
            </w:r>
            <w:r w:rsidRPr="00EE2BC2" w:rsidDel="00EE2BC2">
              <w:rPr>
                <w:rStyle w:val="Hipervnculo"/>
                <w:noProof/>
              </w:rPr>
              <w:delText>TABLAS</w:delText>
            </w:r>
            <w:r w:rsidDel="00EE2BC2">
              <w:rPr>
                <w:noProof/>
                <w:webHidden/>
              </w:rPr>
              <w:tab/>
              <w:delText>5</w:delText>
            </w:r>
          </w:del>
        </w:p>
        <w:p w14:paraId="41D063D3" w14:textId="498A0858" w:rsidR="00C42FE5" w:rsidDel="00EE2BC2" w:rsidRDefault="00C42FE5">
          <w:pPr>
            <w:pStyle w:val="TDC2"/>
            <w:tabs>
              <w:tab w:val="left" w:pos="1134"/>
              <w:tab w:val="right" w:leader="dot" w:pos="8494"/>
            </w:tabs>
            <w:rPr>
              <w:del w:id="102" w:author="OLIVARES MARTINEZ FERNANDO JESUS" w:date="2026-08-17T12:40:00Z"/>
              <w:rFonts w:eastAsiaTheme="minorEastAsia"/>
              <w:noProof/>
              <w:kern w:val="2"/>
              <w:sz w:val="24"/>
              <w:szCs w:val="24"/>
              <w:lang w:eastAsia="es-ES"/>
              <w14:ligatures w14:val="standardContextual"/>
            </w:rPr>
          </w:pPr>
          <w:del w:id="103" w:author="OLIVARES MARTINEZ FERNANDO JESUS" w:date="2026-08-17T12:40:00Z">
            <w:r w:rsidRPr="00EE2BC2" w:rsidDel="00EE2BC2">
              <w:rPr>
                <w:rStyle w:val="Hipervnculo"/>
                <w:noProof/>
              </w:rPr>
              <w:delText>3.1.2.</w:delText>
            </w:r>
            <w:r w:rsidDel="00EE2BC2">
              <w:rPr>
                <w:rFonts w:eastAsiaTheme="minorEastAsia"/>
                <w:noProof/>
                <w:kern w:val="2"/>
                <w:sz w:val="24"/>
                <w:szCs w:val="24"/>
                <w:lang w:eastAsia="es-ES"/>
                <w14:ligatures w14:val="standardContextual"/>
              </w:rPr>
              <w:tab/>
            </w:r>
            <w:r w:rsidRPr="00EE2BC2" w:rsidDel="00EE2BC2">
              <w:rPr>
                <w:rStyle w:val="Hipervnculo"/>
                <w:noProof/>
              </w:rPr>
              <w:delText>TABLA SIA_CNF_PARAMETRO</w:delText>
            </w:r>
            <w:r w:rsidDel="00EE2BC2">
              <w:rPr>
                <w:noProof/>
                <w:webHidden/>
              </w:rPr>
              <w:tab/>
              <w:delText>6</w:delText>
            </w:r>
          </w:del>
        </w:p>
        <w:p w14:paraId="729267B2" w14:textId="4D1A5BEF" w:rsidR="00C42FE5" w:rsidDel="00EE2BC2" w:rsidRDefault="00C42FE5">
          <w:pPr>
            <w:pStyle w:val="TDC2"/>
            <w:tabs>
              <w:tab w:val="left" w:pos="1134"/>
              <w:tab w:val="right" w:leader="dot" w:pos="8494"/>
            </w:tabs>
            <w:rPr>
              <w:del w:id="104" w:author="OLIVARES MARTINEZ FERNANDO JESUS" w:date="2026-08-17T12:40:00Z"/>
              <w:rFonts w:eastAsiaTheme="minorEastAsia"/>
              <w:noProof/>
              <w:kern w:val="2"/>
              <w:sz w:val="24"/>
              <w:szCs w:val="24"/>
              <w:lang w:eastAsia="es-ES"/>
              <w14:ligatures w14:val="standardContextual"/>
            </w:rPr>
          </w:pPr>
          <w:del w:id="105" w:author="OLIVARES MARTINEZ FERNANDO JESUS" w:date="2026-08-17T12:40:00Z">
            <w:r w:rsidRPr="00EE2BC2" w:rsidDel="00EE2BC2">
              <w:rPr>
                <w:rStyle w:val="Hipervnculo"/>
                <w:noProof/>
              </w:rPr>
              <w:delText>3.1.3.</w:delText>
            </w:r>
            <w:r w:rsidDel="00EE2BC2">
              <w:rPr>
                <w:rFonts w:eastAsiaTheme="minorEastAsia"/>
                <w:noProof/>
                <w:kern w:val="2"/>
                <w:sz w:val="24"/>
                <w:szCs w:val="24"/>
                <w:lang w:eastAsia="es-ES"/>
                <w14:ligatures w14:val="standardContextual"/>
              </w:rPr>
              <w:tab/>
            </w:r>
            <w:r w:rsidRPr="00EE2BC2" w:rsidDel="00EE2BC2">
              <w:rPr>
                <w:rStyle w:val="Hipervnculo"/>
                <w:noProof/>
              </w:rPr>
              <w:delText>MODIFICACIÓN TABLAS</w:delText>
            </w:r>
            <w:r w:rsidDel="00EE2BC2">
              <w:rPr>
                <w:noProof/>
                <w:webHidden/>
              </w:rPr>
              <w:tab/>
              <w:delText>6</w:delText>
            </w:r>
          </w:del>
        </w:p>
        <w:p w14:paraId="75A113E4" w14:textId="7789B63F" w:rsidR="00C42FE5" w:rsidDel="00EE2BC2" w:rsidRDefault="00C42FE5">
          <w:pPr>
            <w:pStyle w:val="TDC2"/>
            <w:tabs>
              <w:tab w:val="left" w:pos="1134"/>
              <w:tab w:val="right" w:leader="dot" w:pos="8494"/>
            </w:tabs>
            <w:rPr>
              <w:del w:id="106" w:author="OLIVARES MARTINEZ FERNANDO JESUS" w:date="2026-08-17T12:40:00Z"/>
              <w:rFonts w:eastAsiaTheme="minorEastAsia"/>
              <w:noProof/>
              <w:kern w:val="2"/>
              <w:sz w:val="24"/>
              <w:szCs w:val="24"/>
              <w:lang w:eastAsia="es-ES"/>
              <w14:ligatures w14:val="standardContextual"/>
            </w:rPr>
          </w:pPr>
          <w:del w:id="107" w:author="OLIVARES MARTINEZ FERNANDO JESUS" w:date="2026-08-17T12:40:00Z">
            <w:r w:rsidRPr="00EE2BC2" w:rsidDel="00EE2BC2">
              <w:rPr>
                <w:rStyle w:val="Hipervnculo"/>
                <w:noProof/>
              </w:rPr>
              <w:delText>3.1.4.</w:delText>
            </w:r>
            <w:r w:rsidDel="00EE2BC2">
              <w:rPr>
                <w:rFonts w:eastAsiaTheme="minorEastAsia"/>
                <w:noProof/>
                <w:kern w:val="2"/>
                <w:sz w:val="24"/>
                <w:szCs w:val="24"/>
                <w:lang w:eastAsia="es-ES"/>
                <w14:ligatures w14:val="standardContextual"/>
              </w:rPr>
              <w:tab/>
            </w:r>
            <w:r w:rsidRPr="00EE2BC2" w:rsidDel="00EE2BC2">
              <w:rPr>
                <w:rStyle w:val="Hipervnculo"/>
                <w:noProof/>
              </w:rPr>
              <w:delText>Conexiones a BBDD servidor local</w:delText>
            </w:r>
            <w:r w:rsidDel="00EE2BC2">
              <w:rPr>
                <w:noProof/>
                <w:webHidden/>
              </w:rPr>
              <w:tab/>
              <w:delText>6</w:delText>
            </w:r>
          </w:del>
        </w:p>
        <w:p w14:paraId="3F851853" w14:textId="58505EFB" w:rsidR="00C42FE5" w:rsidDel="00EE2BC2" w:rsidRDefault="00C42FE5">
          <w:pPr>
            <w:pStyle w:val="TDC2"/>
            <w:tabs>
              <w:tab w:val="left" w:pos="850"/>
              <w:tab w:val="right" w:leader="dot" w:pos="8494"/>
            </w:tabs>
            <w:rPr>
              <w:del w:id="108" w:author="OLIVARES MARTINEZ FERNANDO JESUS" w:date="2026-08-17T12:40:00Z"/>
              <w:rFonts w:eastAsiaTheme="minorEastAsia"/>
              <w:noProof/>
              <w:kern w:val="2"/>
              <w:sz w:val="24"/>
              <w:szCs w:val="24"/>
              <w:lang w:eastAsia="es-ES"/>
              <w14:ligatures w14:val="standardContextual"/>
            </w:rPr>
          </w:pPr>
          <w:del w:id="109" w:author="OLIVARES MARTINEZ FERNANDO JESUS" w:date="2026-08-17T12:40:00Z">
            <w:r w:rsidRPr="00EE2BC2" w:rsidDel="00EE2BC2">
              <w:rPr>
                <w:rStyle w:val="Hipervnculo"/>
                <w:noProof/>
              </w:rPr>
              <w:delText>3.2.</w:delText>
            </w:r>
            <w:r w:rsidDel="00EE2BC2">
              <w:rPr>
                <w:rFonts w:eastAsiaTheme="minorEastAsia"/>
                <w:noProof/>
                <w:kern w:val="2"/>
                <w:sz w:val="24"/>
                <w:szCs w:val="24"/>
                <w:lang w:eastAsia="es-ES"/>
                <w14:ligatures w14:val="standardContextual"/>
              </w:rPr>
              <w:tab/>
            </w:r>
            <w:r w:rsidRPr="00EE2BC2" w:rsidDel="00EE2BC2">
              <w:rPr>
                <w:rStyle w:val="Hipervnculo"/>
                <w:noProof/>
              </w:rPr>
              <w:delText>SERVICIOS</w:delText>
            </w:r>
            <w:r w:rsidDel="00EE2BC2">
              <w:rPr>
                <w:noProof/>
                <w:webHidden/>
              </w:rPr>
              <w:tab/>
              <w:delText>7</w:delText>
            </w:r>
          </w:del>
        </w:p>
        <w:p w14:paraId="700303C9" w14:textId="45B36692" w:rsidR="00C42FE5" w:rsidDel="00EE2BC2" w:rsidRDefault="00C42FE5">
          <w:pPr>
            <w:pStyle w:val="TDC2"/>
            <w:tabs>
              <w:tab w:val="left" w:pos="850"/>
              <w:tab w:val="right" w:leader="dot" w:pos="8494"/>
            </w:tabs>
            <w:rPr>
              <w:del w:id="110" w:author="OLIVARES MARTINEZ FERNANDO JESUS" w:date="2026-08-17T12:40:00Z"/>
              <w:rFonts w:eastAsiaTheme="minorEastAsia"/>
              <w:noProof/>
              <w:kern w:val="2"/>
              <w:sz w:val="24"/>
              <w:szCs w:val="24"/>
              <w:lang w:eastAsia="es-ES"/>
              <w14:ligatures w14:val="standardContextual"/>
            </w:rPr>
          </w:pPr>
          <w:del w:id="111" w:author="OLIVARES MARTINEZ FERNANDO JESUS" w:date="2026-08-17T12:40:00Z">
            <w:r w:rsidRPr="00EE2BC2" w:rsidDel="00EE2BC2">
              <w:rPr>
                <w:rStyle w:val="Hipervnculo"/>
                <w:noProof/>
              </w:rPr>
              <w:delText>3.3.</w:delText>
            </w:r>
            <w:r w:rsidDel="00EE2BC2">
              <w:rPr>
                <w:rFonts w:eastAsiaTheme="minorEastAsia"/>
                <w:noProof/>
                <w:kern w:val="2"/>
                <w:sz w:val="24"/>
                <w:szCs w:val="24"/>
                <w:lang w:eastAsia="es-ES"/>
                <w14:ligatures w14:val="standardContextual"/>
              </w:rPr>
              <w:tab/>
            </w:r>
            <w:r w:rsidRPr="00EE2BC2" w:rsidDel="00EE2BC2">
              <w:rPr>
                <w:rStyle w:val="Hipervnculo"/>
                <w:noProof/>
              </w:rPr>
              <w:delText>Casos de uso</w:delText>
            </w:r>
            <w:r w:rsidDel="00EE2BC2">
              <w:rPr>
                <w:noProof/>
                <w:webHidden/>
              </w:rPr>
              <w:tab/>
              <w:delText>7</w:delText>
            </w:r>
          </w:del>
        </w:p>
        <w:p w14:paraId="3EB53BD8" w14:textId="2EB94B3A" w:rsidR="00C42FE5" w:rsidDel="00EE2BC2" w:rsidRDefault="00C42FE5">
          <w:pPr>
            <w:pStyle w:val="TDC2"/>
            <w:tabs>
              <w:tab w:val="left" w:pos="1134"/>
              <w:tab w:val="right" w:leader="dot" w:pos="8494"/>
            </w:tabs>
            <w:rPr>
              <w:del w:id="112" w:author="OLIVARES MARTINEZ FERNANDO JESUS" w:date="2026-08-17T12:40:00Z"/>
              <w:rFonts w:eastAsiaTheme="minorEastAsia"/>
              <w:noProof/>
              <w:kern w:val="2"/>
              <w:sz w:val="24"/>
              <w:szCs w:val="24"/>
              <w:lang w:eastAsia="es-ES"/>
              <w14:ligatures w14:val="standardContextual"/>
            </w:rPr>
          </w:pPr>
          <w:del w:id="113" w:author="OLIVARES MARTINEZ FERNANDO JESUS" w:date="2026-08-17T12:40:00Z">
            <w:r w:rsidRPr="00EE2BC2" w:rsidDel="00EE2BC2">
              <w:rPr>
                <w:rStyle w:val="Hipervnculo"/>
                <w:noProof/>
              </w:rPr>
              <w:delText>3.3.1.</w:delText>
            </w:r>
            <w:r w:rsidDel="00EE2BC2">
              <w:rPr>
                <w:rFonts w:eastAsiaTheme="minorEastAsia"/>
                <w:noProof/>
                <w:kern w:val="2"/>
                <w:sz w:val="24"/>
                <w:szCs w:val="24"/>
                <w:lang w:eastAsia="es-ES"/>
                <w14:ligatures w14:val="standardContextual"/>
              </w:rPr>
              <w:tab/>
            </w:r>
            <w:r w:rsidRPr="00EE2BC2" w:rsidDel="00EE2BC2">
              <w:rPr>
                <w:rStyle w:val="Hipervnculo"/>
                <w:noProof/>
              </w:rPr>
              <w:delText>Diagrama de Casos de uso</w:delText>
            </w:r>
            <w:r w:rsidDel="00EE2BC2">
              <w:rPr>
                <w:noProof/>
                <w:webHidden/>
              </w:rPr>
              <w:tab/>
              <w:delText>7</w:delText>
            </w:r>
          </w:del>
        </w:p>
        <w:p w14:paraId="49C590D4" w14:textId="14432A68" w:rsidR="00C42FE5" w:rsidDel="00EE2BC2" w:rsidRDefault="00C42FE5">
          <w:pPr>
            <w:pStyle w:val="TDC2"/>
            <w:tabs>
              <w:tab w:val="left" w:pos="1134"/>
              <w:tab w:val="right" w:leader="dot" w:pos="8494"/>
            </w:tabs>
            <w:rPr>
              <w:del w:id="114" w:author="OLIVARES MARTINEZ FERNANDO JESUS" w:date="2026-08-17T12:40:00Z"/>
              <w:rFonts w:eastAsiaTheme="minorEastAsia"/>
              <w:noProof/>
              <w:kern w:val="2"/>
              <w:sz w:val="24"/>
              <w:szCs w:val="24"/>
              <w:lang w:eastAsia="es-ES"/>
              <w14:ligatures w14:val="standardContextual"/>
            </w:rPr>
          </w:pPr>
          <w:del w:id="115" w:author="OLIVARES MARTINEZ FERNANDO JESUS" w:date="2026-08-17T12:40:00Z">
            <w:r w:rsidRPr="00EE2BC2" w:rsidDel="00EE2BC2">
              <w:rPr>
                <w:rStyle w:val="Hipervnculo"/>
                <w:noProof/>
              </w:rPr>
              <w:delText>3.3.2.</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SIA_CUGESCNFPAR01: ConsultarRegistros &lt;&lt;Parámetro&gt;&gt;</w:delText>
            </w:r>
            <w:r w:rsidDel="00EE2BC2">
              <w:rPr>
                <w:noProof/>
                <w:webHidden/>
              </w:rPr>
              <w:tab/>
              <w:delText>7</w:delText>
            </w:r>
          </w:del>
        </w:p>
        <w:p w14:paraId="3B51FA2B" w14:textId="3EF7E9F1" w:rsidR="00C42FE5" w:rsidDel="00EE2BC2" w:rsidRDefault="00C42FE5">
          <w:pPr>
            <w:pStyle w:val="TDC2"/>
            <w:tabs>
              <w:tab w:val="left" w:pos="1134"/>
              <w:tab w:val="right" w:leader="dot" w:pos="8494"/>
            </w:tabs>
            <w:rPr>
              <w:del w:id="116" w:author="OLIVARES MARTINEZ FERNANDO JESUS" w:date="2026-08-17T12:40:00Z"/>
              <w:rFonts w:eastAsiaTheme="minorEastAsia"/>
              <w:noProof/>
              <w:kern w:val="2"/>
              <w:sz w:val="24"/>
              <w:szCs w:val="24"/>
              <w:lang w:eastAsia="es-ES"/>
              <w14:ligatures w14:val="standardContextual"/>
            </w:rPr>
          </w:pPr>
          <w:del w:id="117" w:author="OLIVARES MARTINEZ FERNANDO JESUS" w:date="2026-08-17T12:40:00Z">
            <w:r w:rsidRPr="00EE2BC2" w:rsidDel="00EE2BC2">
              <w:rPr>
                <w:rStyle w:val="Hipervnculo"/>
                <w:noProof/>
              </w:rPr>
              <w:delText>3.3.3.</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SIA_CUGESCNFPAR02: Crear &lt;&lt;Parámetro&gt;&gt;</w:delText>
            </w:r>
            <w:r w:rsidDel="00EE2BC2">
              <w:rPr>
                <w:noProof/>
                <w:webHidden/>
              </w:rPr>
              <w:tab/>
              <w:delText>8</w:delText>
            </w:r>
          </w:del>
        </w:p>
        <w:p w14:paraId="52F725B4" w14:textId="43591465" w:rsidR="00C42FE5" w:rsidDel="00EE2BC2" w:rsidRDefault="00C42FE5">
          <w:pPr>
            <w:pStyle w:val="TDC2"/>
            <w:tabs>
              <w:tab w:val="left" w:pos="1134"/>
              <w:tab w:val="right" w:leader="dot" w:pos="8494"/>
            </w:tabs>
            <w:rPr>
              <w:del w:id="118" w:author="OLIVARES MARTINEZ FERNANDO JESUS" w:date="2026-08-17T12:40:00Z"/>
              <w:rFonts w:eastAsiaTheme="minorEastAsia"/>
              <w:noProof/>
              <w:kern w:val="2"/>
              <w:sz w:val="24"/>
              <w:szCs w:val="24"/>
              <w:lang w:eastAsia="es-ES"/>
              <w14:ligatures w14:val="standardContextual"/>
            </w:rPr>
          </w:pPr>
          <w:del w:id="119" w:author="OLIVARES MARTINEZ FERNANDO JESUS" w:date="2026-08-17T12:40:00Z">
            <w:r w:rsidRPr="00EE2BC2" w:rsidDel="00EE2BC2">
              <w:rPr>
                <w:rStyle w:val="Hipervnculo"/>
                <w:noProof/>
              </w:rPr>
              <w:delText>3.3.4.</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SIA_CUGESCNFPAR03: Consultar &lt;&lt;Parámetro&gt;&gt;</w:delText>
            </w:r>
            <w:r w:rsidDel="00EE2BC2">
              <w:rPr>
                <w:noProof/>
                <w:webHidden/>
              </w:rPr>
              <w:tab/>
              <w:delText>9</w:delText>
            </w:r>
          </w:del>
        </w:p>
        <w:p w14:paraId="6E6E3B50" w14:textId="48E82FFE" w:rsidR="00C42FE5" w:rsidDel="00EE2BC2" w:rsidRDefault="00C42FE5">
          <w:pPr>
            <w:pStyle w:val="TDC2"/>
            <w:tabs>
              <w:tab w:val="left" w:pos="1134"/>
              <w:tab w:val="right" w:leader="dot" w:pos="8494"/>
            </w:tabs>
            <w:rPr>
              <w:del w:id="120" w:author="OLIVARES MARTINEZ FERNANDO JESUS" w:date="2026-08-17T12:40:00Z"/>
              <w:rFonts w:eastAsiaTheme="minorEastAsia"/>
              <w:noProof/>
              <w:kern w:val="2"/>
              <w:sz w:val="24"/>
              <w:szCs w:val="24"/>
              <w:lang w:eastAsia="es-ES"/>
              <w14:ligatures w14:val="standardContextual"/>
            </w:rPr>
          </w:pPr>
          <w:del w:id="121" w:author="OLIVARES MARTINEZ FERNANDO JESUS" w:date="2026-08-17T12:40:00Z">
            <w:r w:rsidRPr="00EE2BC2" w:rsidDel="00EE2BC2">
              <w:rPr>
                <w:rStyle w:val="Hipervnculo"/>
                <w:noProof/>
              </w:rPr>
              <w:delText>3.3.5.</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SIA_CUGESCNFPAR04: Actualizar &lt;&lt;Parámetro&gt;&gt;</w:delText>
            </w:r>
            <w:r w:rsidDel="00EE2BC2">
              <w:rPr>
                <w:noProof/>
                <w:webHidden/>
              </w:rPr>
              <w:tab/>
              <w:delText>9</w:delText>
            </w:r>
          </w:del>
        </w:p>
        <w:p w14:paraId="15E64C80" w14:textId="2BA38C9D" w:rsidR="00C42FE5" w:rsidDel="00EE2BC2" w:rsidRDefault="00C42FE5">
          <w:pPr>
            <w:pStyle w:val="TDC2"/>
            <w:tabs>
              <w:tab w:val="left" w:pos="1134"/>
              <w:tab w:val="right" w:leader="dot" w:pos="8494"/>
            </w:tabs>
            <w:rPr>
              <w:del w:id="122" w:author="OLIVARES MARTINEZ FERNANDO JESUS" w:date="2026-08-17T12:40:00Z"/>
              <w:rFonts w:eastAsiaTheme="minorEastAsia"/>
              <w:noProof/>
              <w:kern w:val="2"/>
              <w:sz w:val="24"/>
              <w:szCs w:val="24"/>
              <w:lang w:eastAsia="es-ES"/>
              <w14:ligatures w14:val="standardContextual"/>
            </w:rPr>
          </w:pPr>
          <w:del w:id="123" w:author="OLIVARES MARTINEZ FERNANDO JESUS" w:date="2026-08-17T12:40:00Z">
            <w:r w:rsidRPr="00EE2BC2" w:rsidDel="00EE2BC2">
              <w:rPr>
                <w:rStyle w:val="Hipervnculo"/>
                <w:noProof/>
              </w:rPr>
              <w:delText>3.3.6.</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SIA_CUGESCNFPAR05: Eliminar &lt;&lt;Parámetro&gt;&gt;</w:delText>
            </w:r>
            <w:r w:rsidDel="00EE2BC2">
              <w:rPr>
                <w:noProof/>
                <w:webHidden/>
              </w:rPr>
              <w:tab/>
              <w:delText>10</w:delText>
            </w:r>
          </w:del>
        </w:p>
        <w:p w14:paraId="3F117549" w14:textId="1B5096D2" w:rsidR="00C42FE5" w:rsidDel="00EE2BC2" w:rsidRDefault="00C42FE5">
          <w:pPr>
            <w:pStyle w:val="TDC2"/>
            <w:tabs>
              <w:tab w:val="left" w:pos="1134"/>
              <w:tab w:val="right" w:leader="dot" w:pos="8494"/>
            </w:tabs>
            <w:rPr>
              <w:del w:id="124" w:author="OLIVARES MARTINEZ FERNANDO JESUS" w:date="2026-08-17T12:40:00Z"/>
              <w:rFonts w:eastAsiaTheme="minorEastAsia"/>
              <w:noProof/>
              <w:kern w:val="2"/>
              <w:sz w:val="24"/>
              <w:szCs w:val="24"/>
              <w:lang w:eastAsia="es-ES"/>
              <w14:ligatures w14:val="standardContextual"/>
            </w:rPr>
          </w:pPr>
          <w:del w:id="125" w:author="OLIVARES MARTINEZ FERNANDO JESUS" w:date="2026-08-17T12:40:00Z">
            <w:r w:rsidRPr="00EE2BC2" w:rsidDel="00EE2BC2">
              <w:rPr>
                <w:rStyle w:val="Hipervnculo"/>
                <w:noProof/>
              </w:rPr>
              <w:delText>3.3.7.</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SIA_CUGESCNFPAR06: Filtrar Resultados</w:delText>
            </w:r>
            <w:r w:rsidDel="00EE2BC2">
              <w:rPr>
                <w:noProof/>
                <w:webHidden/>
              </w:rPr>
              <w:tab/>
              <w:delText>11</w:delText>
            </w:r>
          </w:del>
        </w:p>
        <w:p w14:paraId="1BCD407F" w14:textId="0CA407F4" w:rsidR="00C42FE5" w:rsidDel="00EE2BC2" w:rsidRDefault="00C42FE5">
          <w:pPr>
            <w:pStyle w:val="TDC2"/>
            <w:tabs>
              <w:tab w:val="left" w:pos="1134"/>
              <w:tab w:val="right" w:leader="dot" w:pos="8494"/>
            </w:tabs>
            <w:rPr>
              <w:del w:id="126" w:author="OLIVARES MARTINEZ FERNANDO JESUS" w:date="2026-08-17T12:40:00Z"/>
              <w:rFonts w:eastAsiaTheme="minorEastAsia"/>
              <w:noProof/>
              <w:kern w:val="2"/>
              <w:sz w:val="24"/>
              <w:szCs w:val="24"/>
              <w:lang w:eastAsia="es-ES"/>
              <w14:ligatures w14:val="standardContextual"/>
            </w:rPr>
          </w:pPr>
          <w:del w:id="127" w:author="OLIVARES MARTINEZ FERNANDO JESUS" w:date="2026-08-17T12:40:00Z">
            <w:r w:rsidRPr="00EE2BC2" w:rsidDel="00EE2BC2">
              <w:rPr>
                <w:rStyle w:val="Hipervnculo"/>
                <w:noProof/>
              </w:rPr>
              <w:delText>3.3.8.</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SIA_CUGESCNFPAR07: Paginar Resultados</w:delText>
            </w:r>
            <w:r w:rsidDel="00EE2BC2">
              <w:rPr>
                <w:noProof/>
                <w:webHidden/>
              </w:rPr>
              <w:tab/>
              <w:delText>12</w:delText>
            </w:r>
          </w:del>
        </w:p>
        <w:p w14:paraId="2C300CD9" w14:textId="0ECB6783" w:rsidR="00C42FE5" w:rsidDel="00EE2BC2" w:rsidRDefault="00C42FE5">
          <w:pPr>
            <w:pStyle w:val="TDC2"/>
            <w:tabs>
              <w:tab w:val="left" w:pos="1134"/>
              <w:tab w:val="right" w:leader="dot" w:pos="8494"/>
            </w:tabs>
            <w:rPr>
              <w:del w:id="128" w:author="OLIVARES MARTINEZ FERNANDO JESUS" w:date="2026-08-17T12:40:00Z"/>
              <w:rFonts w:eastAsiaTheme="minorEastAsia"/>
              <w:noProof/>
              <w:kern w:val="2"/>
              <w:sz w:val="24"/>
              <w:szCs w:val="24"/>
              <w:lang w:eastAsia="es-ES"/>
              <w14:ligatures w14:val="standardContextual"/>
            </w:rPr>
          </w:pPr>
          <w:del w:id="129" w:author="OLIVARES MARTINEZ FERNANDO JESUS" w:date="2026-08-17T12:40:00Z">
            <w:r w:rsidRPr="00EE2BC2" w:rsidDel="00EE2BC2">
              <w:rPr>
                <w:rStyle w:val="Hipervnculo"/>
                <w:noProof/>
              </w:rPr>
              <w:delText>3.3.9.</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SIA_CUGESCNFVOZ08: Ordenar Resultados</w:delText>
            </w:r>
            <w:r w:rsidDel="00EE2BC2">
              <w:rPr>
                <w:noProof/>
                <w:webHidden/>
              </w:rPr>
              <w:tab/>
              <w:delText>13</w:delText>
            </w:r>
          </w:del>
        </w:p>
        <w:p w14:paraId="4A69A9F6" w14:textId="40467F1D" w:rsidR="00C42FE5" w:rsidDel="00EE2BC2" w:rsidRDefault="00C42FE5">
          <w:pPr>
            <w:pStyle w:val="TDC2"/>
            <w:tabs>
              <w:tab w:val="left" w:pos="850"/>
              <w:tab w:val="right" w:leader="dot" w:pos="8494"/>
            </w:tabs>
            <w:rPr>
              <w:del w:id="130" w:author="OLIVARES MARTINEZ FERNANDO JESUS" w:date="2026-08-17T12:40:00Z"/>
              <w:rFonts w:eastAsiaTheme="minorEastAsia"/>
              <w:noProof/>
              <w:kern w:val="2"/>
              <w:sz w:val="24"/>
              <w:szCs w:val="24"/>
              <w:lang w:eastAsia="es-ES"/>
              <w14:ligatures w14:val="standardContextual"/>
            </w:rPr>
          </w:pPr>
          <w:del w:id="131" w:author="OLIVARES MARTINEZ FERNANDO JESUS" w:date="2026-08-17T12:40:00Z">
            <w:r w:rsidRPr="00EE2BC2" w:rsidDel="00EE2BC2">
              <w:rPr>
                <w:rStyle w:val="Hipervnculo"/>
                <w:noProof/>
              </w:rPr>
              <w:delText>3.4.</w:delText>
            </w:r>
            <w:r w:rsidDel="00EE2BC2">
              <w:rPr>
                <w:rFonts w:eastAsiaTheme="minorEastAsia"/>
                <w:noProof/>
                <w:kern w:val="2"/>
                <w:sz w:val="24"/>
                <w:szCs w:val="24"/>
                <w:lang w:eastAsia="es-ES"/>
                <w14:ligatures w14:val="standardContextual"/>
              </w:rPr>
              <w:tab/>
            </w:r>
            <w:r w:rsidRPr="00EE2BC2" w:rsidDel="00EE2BC2">
              <w:rPr>
                <w:rStyle w:val="Hipervnculo"/>
                <w:noProof/>
              </w:rPr>
              <w:delText>Procesos de negocio</w:delText>
            </w:r>
            <w:r w:rsidDel="00EE2BC2">
              <w:rPr>
                <w:noProof/>
                <w:webHidden/>
              </w:rPr>
              <w:tab/>
              <w:delText>14</w:delText>
            </w:r>
          </w:del>
        </w:p>
        <w:p w14:paraId="52AA26FF" w14:textId="3AD381FF" w:rsidR="00C42FE5" w:rsidDel="00EE2BC2" w:rsidRDefault="00C42FE5">
          <w:pPr>
            <w:pStyle w:val="TDC2"/>
            <w:tabs>
              <w:tab w:val="left" w:pos="1134"/>
              <w:tab w:val="right" w:leader="dot" w:pos="8494"/>
            </w:tabs>
            <w:rPr>
              <w:del w:id="132" w:author="OLIVARES MARTINEZ FERNANDO JESUS" w:date="2026-08-17T12:40:00Z"/>
              <w:rFonts w:eastAsiaTheme="minorEastAsia"/>
              <w:noProof/>
              <w:kern w:val="2"/>
              <w:sz w:val="24"/>
              <w:szCs w:val="24"/>
              <w:lang w:eastAsia="es-ES"/>
              <w14:ligatures w14:val="standardContextual"/>
            </w:rPr>
          </w:pPr>
          <w:del w:id="133" w:author="OLIVARES MARTINEZ FERNANDO JESUS" w:date="2026-08-17T12:40:00Z">
            <w:r w:rsidRPr="00EE2BC2" w:rsidDel="00EE2BC2">
              <w:rPr>
                <w:rStyle w:val="Hipervnculo"/>
                <w:noProof/>
              </w:rPr>
              <w:delText>3.4.1.</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SIA_PRGESCNFPAR01 - Consultar Parámetros</w:delText>
            </w:r>
            <w:r w:rsidDel="00EE2BC2">
              <w:rPr>
                <w:noProof/>
                <w:webHidden/>
              </w:rPr>
              <w:tab/>
              <w:delText>14</w:delText>
            </w:r>
          </w:del>
        </w:p>
        <w:p w14:paraId="64A6DC4D" w14:textId="7B0C14FF" w:rsidR="00C42FE5" w:rsidDel="00EE2BC2" w:rsidRDefault="00C42FE5">
          <w:pPr>
            <w:pStyle w:val="TDC2"/>
            <w:tabs>
              <w:tab w:val="left" w:pos="1134"/>
              <w:tab w:val="right" w:leader="dot" w:pos="8494"/>
            </w:tabs>
            <w:rPr>
              <w:del w:id="134" w:author="OLIVARES MARTINEZ FERNANDO JESUS" w:date="2026-08-17T12:40:00Z"/>
              <w:rFonts w:eastAsiaTheme="minorEastAsia"/>
              <w:noProof/>
              <w:kern w:val="2"/>
              <w:sz w:val="24"/>
              <w:szCs w:val="24"/>
              <w:lang w:eastAsia="es-ES"/>
              <w14:ligatures w14:val="standardContextual"/>
            </w:rPr>
          </w:pPr>
          <w:del w:id="135" w:author="OLIVARES MARTINEZ FERNANDO JESUS" w:date="2026-08-17T12:40:00Z">
            <w:r w:rsidRPr="00EE2BC2" w:rsidDel="00EE2BC2">
              <w:rPr>
                <w:rStyle w:val="Hipervnculo"/>
                <w:noProof/>
              </w:rPr>
              <w:delText>3.4.2.</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SIA_PRGESCNFPAR02 - Crear Parámetro</w:delText>
            </w:r>
            <w:r w:rsidDel="00EE2BC2">
              <w:rPr>
                <w:noProof/>
                <w:webHidden/>
              </w:rPr>
              <w:tab/>
              <w:delText>18</w:delText>
            </w:r>
          </w:del>
        </w:p>
        <w:p w14:paraId="705E63BD" w14:textId="20A85DBC" w:rsidR="00C42FE5" w:rsidDel="00EE2BC2" w:rsidRDefault="00C42FE5">
          <w:pPr>
            <w:pStyle w:val="TDC2"/>
            <w:tabs>
              <w:tab w:val="left" w:pos="1134"/>
              <w:tab w:val="right" w:leader="dot" w:pos="8494"/>
            </w:tabs>
            <w:rPr>
              <w:del w:id="136" w:author="OLIVARES MARTINEZ FERNANDO JESUS" w:date="2026-08-17T12:40:00Z"/>
              <w:rFonts w:eastAsiaTheme="minorEastAsia"/>
              <w:noProof/>
              <w:kern w:val="2"/>
              <w:sz w:val="24"/>
              <w:szCs w:val="24"/>
              <w:lang w:eastAsia="es-ES"/>
              <w14:ligatures w14:val="standardContextual"/>
            </w:rPr>
          </w:pPr>
          <w:del w:id="137" w:author="OLIVARES MARTINEZ FERNANDO JESUS" w:date="2026-08-17T12:40:00Z">
            <w:r w:rsidRPr="00EE2BC2" w:rsidDel="00EE2BC2">
              <w:rPr>
                <w:rStyle w:val="Hipervnculo"/>
                <w:noProof/>
              </w:rPr>
              <w:delText>3.4.3.</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SIA_PRGESCNFPAR03 - Consultar Parámetro</w:delText>
            </w:r>
            <w:r w:rsidDel="00EE2BC2">
              <w:rPr>
                <w:noProof/>
                <w:webHidden/>
              </w:rPr>
              <w:tab/>
              <w:delText>22</w:delText>
            </w:r>
          </w:del>
        </w:p>
        <w:p w14:paraId="70254DD5" w14:textId="1B10169B" w:rsidR="00C42FE5" w:rsidDel="00EE2BC2" w:rsidRDefault="00C42FE5">
          <w:pPr>
            <w:pStyle w:val="TDC2"/>
            <w:tabs>
              <w:tab w:val="left" w:pos="1134"/>
              <w:tab w:val="right" w:leader="dot" w:pos="8494"/>
            </w:tabs>
            <w:rPr>
              <w:del w:id="138" w:author="OLIVARES MARTINEZ FERNANDO JESUS" w:date="2026-08-17T12:40:00Z"/>
              <w:rFonts w:eastAsiaTheme="minorEastAsia"/>
              <w:noProof/>
              <w:kern w:val="2"/>
              <w:sz w:val="24"/>
              <w:szCs w:val="24"/>
              <w:lang w:eastAsia="es-ES"/>
              <w14:ligatures w14:val="standardContextual"/>
            </w:rPr>
          </w:pPr>
          <w:del w:id="139" w:author="OLIVARES MARTINEZ FERNANDO JESUS" w:date="2026-08-17T12:40:00Z">
            <w:r w:rsidRPr="00EE2BC2" w:rsidDel="00EE2BC2">
              <w:rPr>
                <w:rStyle w:val="Hipervnculo"/>
                <w:noProof/>
              </w:rPr>
              <w:delText>3.4.4.</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SIA_PRGESCNFPAR04 - Actualizar Parámetro</w:delText>
            </w:r>
            <w:r w:rsidDel="00EE2BC2">
              <w:rPr>
                <w:noProof/>
                <w:webHidden/>
              </w:rPr>
              <w:tab/>
              <w:delText>25</w:delText>
            </w:r>
          </w:del>
        </w:p>
        <w:p w14:paraId="6227CE1A" w14:textId="2AB4CDA3" w:rsidR="00C42FE5" w:rsidDel="00EE2BC2" w:rsidRDefault="00C42FE5">
          <w:pPr>
            <w:pStyle w:val="TDC2"/>
            <w:tabs>
              <w:tab w:val="left" w:pos="1134"/>
              <w:tab w:val="right" w:leader="dot" w:pos="8494"/>
            </w:tabs>
            <w:rPr>
              <w:del w:id="140" w:author="OLIVARES MARTINEZ FERNANDO JESUS" w:date="2026-08-17T12:40:00Z"/>
              <w:rFonts w:eastAsiaTheme="minorEastAsia"/>
              <w:noProof/>
              <w:kern w:val="2"/>
              <w:sz w:val="24"/>
              <w:szCs w:val="24"/>
              <w:lang w:eastAsia="es-ES"/>
              <w14:ligatures w14:val="standardContextual"/>
            </w:rPr>
          </w:pPr>
          <w:del w:id="141" w:author="OLIVARES MARTINEZ FERNANDO JESUS" w:date="2026-08-17T12:40:00Z">
            <w:r w:rsidRPr="00EE2BC2" w:rsidDel="00EE2BC2">
              <w:rPr>
                <w:rStyle w:val="Hipervnculo"/>
                <w:noProof/>
              </w:rPr>
              <w:delText>3.4.5.</w:delText>
            </w:r>
            <w:r w:rsidDel="00EE2BC2">
              <w:rPr>
                <w:rFonts w:eastAsiaTheme="minorEastAsia"/>
                <w:noProof/>
                <w:kern w:val="2"/>
                <w:sz w:val="24"/>
                <w:szCs w:val="24"/>
                <w:lang w:eastAsia="es-ES"/>
                <w14:ligatures w14:val="standardContextual"/>
              </w:rPr>
              <w:tab/>
            </w:r>
            <w:r w:rsidRPr="00EE2BC2" w:rsidDel="00EE2BC2">
              <w:rPr>
                <w:rStyle w:val="Hipervnculo"/>
                <w:noProof/>
              </w:rPr>
              <w:delText>SIA_PRGESCNFPAR05 - Eliminar Parámetro</w:delText>
            </w:r>
            <w:r w:rsidDel="00EE2BC2">
              <w:rPr>
                <w:noProof/>
                <w:webHidden/>
              </w:rPr>
              <w:tab/>
              <w:delText>28</w:delText>
            </w:r>
          </w:del>
        </w:p>
        <w:p w14:paraId="2C1AA0AD" w14:textId="599AC09F" w:rsidR="00C42FE5" w:rsidDel="00EE2BC2" w:rsidRDefault="00C42FE5">
          <w:pPr>
            <w:pStyle w:val="TDC2"/>
            <w:tabs>
              <w:tab w:val="left" w:pos="850"/>
              <w:tab w:val="right" w:leader="dot" w:pos="8494"/>
            </w:tabs>
            <w:rPr>
              <w:del w:id="142" w:author="OLIVARES MARTINEZ FERNANDO JESUS" w:date="2026-08-17T12:40:00Z"/>
              <w:rFonts w:eastAsiaTheme="minorEastAsia"/>
              <w:noProof/>
              <w:kern w:val="2"/>
              <w:sz w:val="24"/>
              <w:szCs w:val="24"/>
              <w:lang w:eastAsia="es-ES"/>
              <w14:ligatures w14:val="standardContextual"/>
            </w:rPr>
          </w:pPr>
          <w:del w:id="143" w:author="OLIVARES MARTINEZ FERNANDO JESUS" w:date="2026-08-17T12:40:00Z">
            <w:r w:rsidRPr="00EE2BC2" w:rsidDel="00EE2BC2">
              <w:rPr>
                <w:rStyle w:val="Hipervnculo"/>
                <w:noProof/>
              </w:rPr>
              <w:delText>3.5.</w:delText>
            </w:r>
            <w:r w:rsidDel="00EE2BC2">
              <w:rPr>
                <w:rFonts w:eastAsiaTheme="minorEastAsia"/>
                <w:noProof/>
                <w:kern w:val="2"/>
                <w:sz w:val="24"/>
                <w:szCs w:val="24"/>
                <w:lang w:eastAsia="es-ES"/>
                <w14:ligatures w14:val="standardContextual"/>
              </w:rPr>
              <w:tab/>
            </w:r>
            <w:r w:rsidRPr="00EE2BC2" w:rsidDel="00EE2BC2">
              <w:rPr>
                <w:rStyle w:val="Hipervnculo"/>
                <w:noProof/>
              </w:rPr>
              <w:delText>Interfaces. Navegación</w:delText>
            </w:r>
            <w:r w:rsidDel="00EE2BC2">
              <w:rPr>
                <w:noProof/>
                <w:webHidden/>
              </w:rPr>
              <w:tab/>
              <w:delText>31</w:delText>
            </w:r>
          </w:del>
        </w:p>
        <w:p w14:paraId="1492CF89" w14:textId="7DF23491" w:rsidR="00C42FE5" w:rsidDel="00EE2BC2" w:rsidRDefault="00C42FE5">
          <w:pPr>
            <w:pStyle w:val="TDC1"/>
            <w:tabs>
              <w:tab w:val="left" w:pos="440"/>
              <w:tab w:val="right" w:leader="dot" w:pos="8494"/>
            </w:tabs>
            <w:rPr>
              <w:del w:id="144" w:author="OLIVARES MARTINEZ FERNANDO JESUS" w:date="2026-08-17T12:40:00Z"/>
              <w:rFonts w:eastAsiaTheme="minorEastAsia"/>
              <w:noProof/>
              <w:kern w:val="2"/>
              <w:sz w:val="24"/>
              <w:szCs w:val="24"/>
              <w:lang w:eastAsia="es-ES"/>
              <w14:ligatures w14:val="standardContextual"/>
            </w:rPr>
          </w:pPr>
          <w:del w:id="145" w:author="OLIVARES MARTINEZ FERNANDO JESUS" w:date="2026-08-17T12:40:00Z">
            <w:r w:rsidRPr="00EE2BC2" w:rsidDel="00EE2BC2">
              <w:rPr>
                <w:rStyle w:val="Hipervnculo"/>
                <w:noProof/>
              </w:rPr>
              <w:delText>4.</w:delText>
            </w:r>
            <w:r w:rsidDel="00EE2BC2">
              <w:rPr>
                <w:rFonts w:eastAsiaTheme="minorEastAsia"/>
                <w:noProof/>
                <w:kern w:val="2"/>
                <w:sz w:val="24"/>
                <w:szCs w:val="24"/>
                <w:lang w:eastAsia="es-ES"/>
                <w14:ligatures w14:val="standardContextual"/>
              </w:rPr>
              <w:tab/>
            </w:r>
            <w:r w:rsidRPr="00EE2BC2" w:rsidDel="00EE2BC2">
              <w:rPr>
                <w:rStyle w:val="Hipervnculo"/>
                <w:noProof/>
              </w:rPr>
              <w:delText>CRITERIOS DE ACEPTACIÓN</w:delText>
            </w:r>
            <w:r w:rsidDel="00EE2BC2">
              <w:rPr>
                <w:noProof/>
                <w:webHidden/>
              </w:rPr>
              <w:tab/>
              <w:delText>34</w:delText>
            </w:r>
          </w:del>
        </w:p>
        <w:p w14:paraId="5F308792" w14:textId="0FAD0BDF" w:rsidR="00C42FE5" w:rsidDel="00EE2BC2" w:rsidRDefault="00C42FE5">
          <w:pPr>
            <w:pStyle w:val="TDC1"/>
            <w:tabs>
              <w:tab w:val="left" w:pos="440"/>
              <w:tab w:val="right" w:leader="dot" w:pos="8494"/>
            </w:tabs>
            <w:rPr>
              <w:del w:id="146" w:author="OLIVARES MARTINEZ FERNANDO JESUS" w:date="2026-08-17T12:40:00Z"/>
              <w:rFonts w:eastAsiaTheme="minorEastAsia"/>
              <w:noProof/>
              <w:kern w:val="2"/>
              <w:sz w:val="24"/>
              <w:szCs w:val="24"/>
              <w:lang w:eastAsia="es-ES"/>
              <w14:ligatures w14:val="standardContextual"/>
            </w:rPr>
          </w:pPr>
          <w:del w:id="147" w:author="OLIVARES MARTINEZ FERNANDO JESUS" w:date="2026-08-17T12:40:00Z">
            <w:r w:rsidRPr="00EE2BC2" w:rsidDel="00EE2BC2">
              <w:rPr>
                <w:rStyle w:val="Hipervnculo"/>
                <w:noProof/>
              </w:rPr>
              <w:delText>5.</w:delText>
            </w:r>
            <w:r w:rsidDel="00EE2BC2">
              <w:rPr>
                <w:rFonts w:eastAsiaTheme="minorEastAsia"/>
                <w:noProof/>
                <w:kern w:val="2"/>
                <w:sz w:val="24"/>
                <w:szCs w:val="24"/>
                <w:lang w:eastAsia="es-ES"/>
                <w14:ligatures w14:val="standardContextual"/>
              </w:rPr>
              <w:tab/>
            </w:r>
            <w:r w:rsidRPr="00EE2BC2" w:rsidDel="00EE2BC2">
              <w:rPr>
                <w:rStyle w:val="Hipervnculo"/>
                <w:noProof/>
              </w:rPr>
              <w:delText>PLAN DE PRUEBAS</w:delText>
            </w:r>
            <w:r w:rsidDel="00EE2BC2">
              <w:rPr>
                <w:noProof/>
                <w:webHidden/>
              </w:rPr>
              <w:tab/>
              <w:delText>35</w:delText>
            </w:r>
          </w:del>
        </w:p>
        <w:p w14:paraId="63CDCCD8" w14:textId="097BDBA6" w:rsidR="00C42FE5" w:rsidDel="00EE2BC2" w:rsidRDefault="00C42FE5">
          <w:pPr>
            <w:pStyle w:val="TDC1"/>
            <w:tabs>
              <w:tab w:val="left" w:pos="850"/>
              <w:tab w:val="right" w:leader="dot" w:pos="8494"/>
            </w:tabs>
            <w:rPr>
              <w:del w:id="148" w:author="OLIVARES MARTINEZ FERNANDO JESUS" w:date="2026-08-17T12:40:00Z"/>
              <w:rFonts w:eastAsiaTheme="minorEastAsia"/>
              <w:noProof/>
              <w:kern w:val="2"/>
              <w:sz w:val="24"/>
              <w:szCs w:val="24"/>
              <w:lang w:eastAsia="es-ES"/>
              <w14:ligatures w14:val="standardContextual"/>
            </w:rPr>
          </w:pPr>
          <w:del w:id="149" w:author="OLIVARES MARTINEZ FERNANDO JESUS" w:date="2026-08-17T12:40:00Z">
            <w:r w:rsidRPr="00EE2BC2" w:rsidDel="00EE2BC2">
              <w:rPr>
                <w:rStyle w:val="Hipervnculo"/>
                <w:noProof/>
              </w:rPr>
              <w:delText>5.1.</w:delText>
            </w:r>
            <w:r w:rsidDel="00EE2BC2">
              <w:rPr>
                <w:rFonts w:eastAsiaTheme="minorEastAsia"/>
                <w:noProof/>
                <w:kern w:val="2"/>
                <w:sz w:val="24"/>
                <w:szCs w:val="24"/>
                <w:lang w:eastAsia="es-ES"/>
                <w14:ligatures w14:val="standardContextual"/>
              </w:rPr>
              <w:tab/>
            </w:r>
            <w:r w:rsidRPr="00EE2BC2" w:rsidDel="00EE2BC2">
              <w:rPr>
                <w:rStyle w:val="Hipervnculo"/>
                <w:noProof/>
              </w:rPr>
              <w:delText>Matriz de casos de prueba</w:delText>
            </w:r>
            <w:r w:rsidDel="00EE2BC2">
              <w:rPr>
                <w:noProof/>
                <w:webHidden/>
              </w:rPr>
              <w:tab/>
              <w:delText>35</w:delText>
            </w:r>
          </w:del>
        </w:p>
        <w:p w14:paraId="69386E61" w14:textId="2EDC5C25" w:rsidR="00C42FE5" w:rsidDel="00EE2BC2" w:rsidRDefault="00C42FE5">
          <w:pPr>
            <w:pStyle w:val="TDC1"/>
            <w:tabs>
              <w:tab w:val="left" w:pos="440"/>
              <w:tab w:val="right" w:leader="dot" w:pos="8494"/>
            </w:tabs>
            <w:rPr>
              <w:del w:id="150" w:author="OLIVARES MARTINEZ FERNANDO JESUS" w:date="2026-08-17T12:40:00Z"/>
              <w:rFonts w:eastAsiaTheme="minorEastAsia"/>
              <w:noProof/>
              <w:kern w:val="2"/>
              <w:sz w:val="24"/>
              <w:szCs w:val="24"/>
              <w:lang w:eastAsia="es-ES"/>
              <w14:ligatures w14:val="standardContextual"/>
            </w:rPr>
          </w:pPr>
          <w:del w:id="151" w:author="OLIVARES MARTINEZ FERNANDO JESUS" w:date="2026-08-17T12:40:00Z">
            <w:r w:rsidRPr="00EE2BC2" w:rsidDel="00EE2BC2">
              <w:rPr>
                <w:rStyle w:val="Hipervnculo"/>
                <w:noProof/>
              </w:rPr>
              <w:delText>6.</w:delText>
            </w:r>
            <w:r w:rsidDel="00EE2BC2">
              <w:rPr>
                <w:rFonts w:eastAsiaTheme="minorEastAsia"/>
                <w:noProof/>
                <w:kern w:val="2"/>
                <w:sz w:val="24"/>
                <w:szCs w:val="24"/>
                <w:lang w:eastAsia="es-ES"/>
                <w14:ligatures w14:val="standardContextual"/>
              </w:rPr>
              <w:tab/>
            </w:r>
            <w:r w:rsidRPr="00EE2BC2" w:rsidDel="00EE2BC2">
              <w:rPr>
                <w:rStyle w:val="Hipervnculo"/>
                <w:noProof/>
              </w:rPr>
              <w:delText>GLOSARIO DE TÉRMINOS</w:delText>
            </w:r>
            <w:r w:rsidDel="00EE2BC2">
              <w:rPr>
                <w:noProof/>
                <w:webHidden/>
              </w:rPr>
              <w:tab/>
              <w:delText>35</w:delText>
            </w:r>
          </w:del>
        </w:p>
        <w:p w14:paraId="7E22A55B" w14:textId="34EF7F5E" w:rsidR="00370B23" w:rsidDel="00C42FE5" w:rsidRDefault="00370B23">
          <w:pPr>
            <w:pStyle w:val="TDC1"/>
            <w:tabs>
              <w:tab w:val="left" w:pos="440"/>
              <w:tab w:val="right" w:leader="dot" w:pos="8494"/>
            </w:tabs>
            <w:rPr>
              <w:del w:id="152" w:author="OLIVARES MARTINEZ FERNANDO JESUS" w:date="2026-08-17T11:36:00Z"/>
              <w:rFonts w:eastAsiaTheme="minorEastAsia"/>
              <w:noProof/>
              <w:kern w:val="2"/>
              <w:sz w:val="24"/>
              <w:szCs w:val="24"/>
              <w:lang w:eastAsia="es-ES"/>
              <w14:ligatures w14:val="standardContextual"/>
            </w:rPr>
          </w:pPr>
          <w:del w:id="153" w:author="OLIVARES MARTINEZ FERNANDO JESUS" w:date="2026-08-17T11:36:00Z">
            <w:r w:rsidRPr="00C42FE5" w:rsidDel="00C42FE5">
              <w:rPr>
                <w:rPrChange w:id="154" w:author="OLIVARES MARTINEZ FERNANDO JESUS" w:date="2026-08-17T11:36:00Z">
                  <w:rPr>
                    <w:rStyle w:val="Hipervnculo"/>
                    <w:noProof/>
                  </w:rPr>
                </w:rPrChange>
              </w:rPr>
              <w:delText>1.</w:delText>
            </w:r>
            <w:r w:rsidDel="00C42FE5">
              <w:rPr>
                <w:rFonts w:eastAsiaTheme="minorEastAsia"/>
                <w:noProof/>
                <w:kern w:val="2"/>
                <w:sz w:val="24"/>
                <w:szCs w:val="24"/>
                <w:lang w:eastAsia="es-ES"/>
                <w14:ligatures w14:val="standardContextual"/>
              </w:rPr>
              <w:tab/>
            </w:r>
            <w:r w:rsidRPr="00C42FE5" w:rsidDel="00C42FE5">
              <w:rPr>
                <w:rPrChange w:id="155" w:author="OLIVARES MARTINEZ FERNANDO JESUS" w:date="2026-08-17T11:36:00Z">
                  <w:rPr>
                    <w:rStyle w:val="Hipervnculo"/>
                    <w:noProof/>
                  </w:rPr>
                </w:rPrChange>
              </w:rPr>
              <w:delText>REGISTRO DE LA PETICI</w:delText>
            </w:r>
            <w:r w:rsidRPr="00C42FE5" w:rsidDel="00C42FE5">
              <w:rPr>
                <w:rFonts w:hint="eastAsia"/>
                <w:rPrChange w:id="156" w:author="OLIVARES MARTINEZ FERNANDO JESUS" w:date="2026-08-17T11:36:00Z">
                  <w:rPr>
                    <w:rStyle w:val="Hipervnculo"/>
                    <w:rFonts w:hint="eastAsia"/>
                    <w:noProof/>
                  </w:rPr>
                </w:rPrChange>
              </w:rPr>
              <w:delText>Ó</w:delText>
            </w:r>
            <w:r w:rsidRPr="00C42FE5" w:rsidDel="00C42FE5">
              <w:rPr>
                <w:rPrChange w:id="157" w:author="OLIVARES MARTINEZ FERNANDO JESUS" w:date="2026-08-17T11:36:00Z">
                  <w:rPr>
                    <w:rStyle w:val="Hipervnculo"/>
                    <w:noProof/>
                  </w:rPr>
                </w:rPrChange>
              </w:rPr>
              <w:delText>N</w:delText>
            </w:r>
            <w:r w:rsidDel="00C42FE5">
              <w:rPr>
                <w:noProof/>
                <w:webHidden/>
              </w:rPr>
              <w:tab/>
              <w:delText>5</w:delText>
            </w:r>
          </w:del>
        </w:p>
        <w:p w14:paraId="122EA1FA" w14:textId="1603B6C5" w:rsidR="00370B23" w:rsidDel="00C42FE5" w:rsidRDefault="00370B23">
          <w:pPr>
            <w:pStyle w:val="TDC1"/>
            <w:tabs>
              <w:tab w:val="left" w:pos="440"/>
              <w:tab w:val="right" w:leader="dot" w:pos="8494"/>
            </w:tabs>
            <w:rPr>
              <w:del w:id="158" w:author="OLIVARES MARTINEZ FERNANDO JESUS" w:date="2026-08-17T11:36:00Z"/>
              <w:rFonts w:eastAsiaTheme="minorEastAsia"/>
              <w:noProof/>
              <w:kern w:val="2"/>
              <w:sz w:val="24"/>
              <w:szCs w:val="24"/>
              <w:lang w:eastAsia="es-ES"/>
              <w14:ligatures w14:val="standardContextual"/>
            </w:rPr>
          </w:pPr>
          <w:del w:id="159" w:author="OLIVARES MARTINEZ FERNANDO JESUS" w:date="2026-08-17T11:36:00Z">
            <w:r w:rsidRPr="00C42FE5" w:rsidDel="00C42FE5">
              <w:rPr>
                <w:rPrChange w:id="160" w:author="OLIVARES MARTINEZ FERNANDO JESUS" w:date="2026-08-17T11:36:00Z">
                  <w:rPr>
                    <w:rStyle w:val="Hipervnculo"/>
                    <w:noProof/>
                  </w:rPr>
                </w:rPrChange>
              </w:rPr>
              <w:delText>2.</w:delText>
            </w:r>
            <w:r w:rsidDel="00C42FE5">
              <w:rPr>
                <w:rFonts w:eastAsiaTheme="minorEastAsia"/>
                <w:noProof/>
                <w:kern w:val="2"/>
                <w:sz w:val="24"/>
                <w:szCs w:val="24"/>
                <w:lang w:eastAsia="es-ES"/>
                <w14:ligatures w14:val="standardContextual"/>
              </w:rPr>
              <w:tab/>
            </w:r>
            <w:r w:rsidRPr="00C42FE5" w:rsidDel="00C42FE5">
              <w:rPr>
                <w:rPrChange w:id="161" w:author="OLIVARES MARTINEZ FERNANDO JESUS" w:date="2026-08-17T11:36:00Z">
                  <w:rPr>
                    <w:rStyle w:val="Hipervnculo"/>
                    <w:noProof/>
                  </w:rPr>
                </w:rPrChange>
              </w:rPr>
              <w:delText>DESCRIPCI</w:delText>
            </w:r>
            <w:r w:rsidRPr="00C42FE5" w:rsidDel="00C42FE5">
              <w:rPr>
                <w:rFonts w:hint="eastAsia"/>
                <w:rPrChange w:id="162" w:author="OLIVARES MARTINEZ FERNANDO JESUS" w:date="2026-08-17T11:36:00Z">
                  <w:rPr>
                    <w:rStyle w:val="Hipervnculo"/>
                    <w:rFonts w:hint="eastAsia"/>
                    <w:noProof/>
                  </w:rPr>
                </w:rPrChange>
              </w:rPr>
              <w:delText>Ó</w:delText>
            </w:r>
            <w:r w:rsidRPr="00C42FE5" w:rsidDel="00C42FE5">
              <w:rPr>
                <w:rPrChange w:id="163" w:author="OLIVARES MARTINEZ FERNANDO JESUS" w:date="2026-08-17T11:36:00Z">
                  <w:rPr>
                    <w:rStyle w:val="Hipervnculo"/>
                    <w:noProof/>
                  </w:rPr>
                </w:rPrChange>
              </w:rPr>
              <w:delText>N DE LA PETICI</w:delText>
            </w:r>
            <w:r w:rsidRPr="00C42FE5" w:rsidDel="00C42FE5">
              <w:rPr>
                <w:rFonts w:hint="eastAsia"/>
                <w:rPrChange w:id="164" w:author="OLIVARES MARTINEZ FERNANDO JESUS" w:date="2026-08-17T11:36:00Z">
                  <w:rPr>
                    <w:rStyle w:val="Hipervnculo"/>
                    <w:rFonts w:hint="eastAsia"/>
                    <w:noProof/>
                  </w:rPr>
                </w:rPrChange>
              </w:rPr>
              <w:delText>Ó</w:delText>
            </w:r>
            <w:r w:rsidRPr="00C42FE5" w:rsidDel="00C42FE5">
              <w:rPr>
                <w:rPrChange w:id="165" w:author="OLIVARES MARTINEZ FERNANDO JESUS" w:date="2026-08-17T11:36:00Z">
                  <w:rPr>
                    <w:rStyle w:val="Hipervnculo"/>
                    <w:noProof/>
                  </w:rPr>
                </w:rPrChange>
              </w:rPr>
              <w:delText>N</w:delText>
            </w:r>
            <w:r w:rsidDel="00C42FE5">
              <w:rPr>
                <w:noProof/>
                <w:webHidden/>
              </w:rPr>
              <w:tab/>
              <w:delText>5</w:delText>
            </w:r>
          </w:del>
        </w:p>
        <w:p w14:paraId="2208A87F" w14:textId="0A4C64C4" w:rsidR="00370B23" w:rsidDel="00C42FE5" w:rsidRDefault="00370B23">
          <w:pPr>
            <w:pStyle w:val="TDC2"/>
            <w:tabs>
              <w:tab w:val="left" w:pos="850"/>
              <w:tab w:val="right" w:leader="dot" w:pos="8494"/>
            </w:tabs>
            <w:rPr>
              <w:del w:id="166" w:author="OLIVARES MARTINEZ FERNANDO JESUS" w:date="2026-08-17T11:36:00Z"/>
              <w:rFonts w:eastAsiaTheme="minorEastAsia"/>
              <w:noProof/>
              <w:kern w:val="2"/>
              <w:sz w:val="24"/>
              <w:szCs w:val="24"/>
              <w:lang w:eastAsia="es-ES"/>
              <w14:ligatures w14:val="standardContextual"/>
            </w:rPr>
          </w:pPr>
          <w:del w:id="167" w:author="OLIVARES MARTINEZ FERNANDO JESUS" w:date="2026-08-17T11:36:00Z">
            <w:r w:rsidRPr="00C42FE5" w:rsidDel="00C42FE5">
              <w:rPr>
                <w:rPrChange w:id="168" w:author="OLIVARES MARTINEZ FERNANDO JESUS" w:date="2026-08-17T11:36:00Z">
                  <w:rPr>
                    <w:rStyle w:val="Hipervnculo"/>
                    <w:noProof/>
                  </w:rPr>
                </w:rPrChange>
              </w:rPr>
              <w:delText>2.1.</w:delText>
            </w:r>
            <w:r w:rsidDel="00C42FE5">
              <w:rPr>
                <w:rFonts w:eastAsiaTheme="minorEastAsia"/>
                <w:noProof/>
                <w:kern w:val="2"/>
                <w:sz w:val="24"/>
                <w:szCs w:val="24"/>
                <w:lang w:eastAsia="es-ES"/>
                <w14:ligatures w14:val="standardContextual"/>
              </w:rPr>
              <w:tab/>
            </w:r>
            <w:r w:rsidRPr="00C42FE5" w:rsidDel="00C42FE5">
              <w:rPr>
                <w:rPrChange w:id="169" w:author="OLIVARES MARTINEZ FERNANDO JESUS" w:date="2026-08-17T11:36:00Z">
                  <w:rPr>
                    <w:rStyle w:val="Hipervnculo"/>
                    <w:noProof/>
                  </w:rPr>
                </w:rPrChange>
              </w:rPr>
              <w:delText>SISTEMAS Y M</w:delText>
            </w:r>
            <w:r w:rsidRPr="00C42FE5" w:rsidDel="00C42FE5">
              <w:rPr>
                <w:rFonts w:hint="eastAsia"/>
                <w:rPrChange w:id="170" w:author="OLIVARES MARTINEZ FERNANDO JESUS" w:date="2026-08-17T11:36:00Z">
                  <w:rPr>
                    <w:rStyle w:val="Hipervnculo"/>
                    <w:rFonts w:hint="eastAsia"/>
                    <w:noProof/>
                  </w:rPr>
                </w:rPrChange>
              </w:rPr>
              <w:delText>Ó</w:delText>
            </w:r>
            <w:r w:rsidRPr="00C42FE5" w:rsidDel="00C42FE5">
              <w:rPr>
                <w:rPrChange w:id="171" w:author="OLIVARES MARTINEZ FERNANDO JESUS" w:date="2026-08-17T11:36:00Z">
                  <w:rPr>
                    <w:rStyle w:val="Hipervnculo"/>
                    <w:noProof/>
                  </w:rPr>
                </w:rPrChange>
              </w:rPr>
              <w:delText>DULOS AFECTADOS</w:delText>
            </w:r>
            <w:r w:rsidDel="00C42FE5">
              <w:rPr>
                <w:noProof/>
                <w:webHidden/>
              </w:rPr>
              <w:tab/>
              <w:delText>5</w:delText>
            </w:r>
          </w:del>
        </w:p>
        <w:p w14:paraId="4134DE36" w14:textId="51ED5191" w:rsidR="00370B23" w:rsidDel="00C42FE5" w:rsidRDefault="00370B23">
          <w:pPr>
            <w:pStyle w:val="TDC1"/>
            <w:tabs>
              <w:tab w:val="left" w:pos="440"/>
              <w:tab w:val="right" w:leader="dot" w:pos="8494"/>
            </w:tabs>
            <w:rPr>
              <w:del w:id="172" w:author="OLIVARES MARTINEZ FERNANDO JESUS" w:date="2026-08-17T11:36:00Z"/>
              <w:rFonts w:eastAsiaTheme="minorEastAsia"/>
              <w:noProof/>
              <w:kern w:val="2"/>
              <w:sz w:val="24"/>
              <w:szCs w:val="24"/>
              <w:lang w:eastAsia="es-ES"/>
              <w14:ligatures w14:val="standardContextual"/>
            </w:rPr>
          </w:pPr>
          <w:del w:id="173" w:author="OLIVARES MARTINEZ FERNANDO JESUS" w:date="2026-08-17T11:36:00Z">
            <w:r w:rsidRPr="00C42FE5" w:rsidDel="00C42FE5">
              <w:rPr>
                <w:rPrChange w:id="174" w:author="OLIVARES MARTINEZ FERNANDO JESUS" w:date="2026-08-17T11:36:00Z">
                  <w:rPr>
                    <w:rStyle w:val="Hipervnculo"/>
                    <w:noProof/>
                  </w:rPr>
                </w:rPrChange>
              </w:rPr>
              <w:delText>3.</w:delText>
            </w:r>
            <w:r w:rsidDel="00C42FE5">
              <w:rPr>
                <w:rFonts w:eastAsiaTheme="minorEastAsia"/>
                <w:noProof/>
                <w:kern w:val="2"/>
                <w:sz w:val="24"/>
                <w:szCs w:val="24"/>
                <w:lang w:eastAsia="es-ES"/>
                <w14:ligatures w14:val="standardContextual"/>
              </w:rPr>
              <w:tab/>
            </w:r>
            <w:r w:rsidRPr="00C42FE5" w:rsidDel="00C42FE5">
              <w:rPr>
                <w:rPrChange w:id="175" w:author="OLIVARES MARTINEZ FERNANDO JESUS" w:date="2026-08-17T11:36:00Z">
                  <w:rPr>
                    <w:rStyle w:val="Hipervnculo"/>
                    <w:noProof/>
                  </w:rPr>
                </w:rPrChange>
              </w:rPr>
              <w:delText>AN</w:delText>
            </w:r>
            <w:r w:rsidRPr="00C42FE5" w:rsidDel="00C42FE5">
              <w:rPr>
                <w:rFonts w:hint="eastAsia"/>
                <w:rPrChange w:id="176" w:author="OLIVARES MARTINEZ FERNANDO JESUS" w:date="2026-08-17T11:36:00Z">
                  <w:rPr>
                    <w:rStyle w:val="Hipervnculo"/>
                    <w:rFonts w:hint="eastAsia"/>
                    <w:noProof/>
                  </w:rPr>
                </w:rPrChange>
              </w:rPr>
              <w:delText>Á</w:delText>
            </w:r>
            <w:r w:rsidRPr="00C42FE5" w:rsidDel="00C42FE5">
              <w:rPr>
                <w:rPrChange w:id="177" w:author="OLIVARES MARTINEZ FERNANDO JESUS" w:date="2026-08-17T11:36:00Z">
                  <w:rPr>
                    <w:rStyle w:val="Hipervnculo"/>
                    <w:noProof/>
                  </w:rPr>
                </w:rPrChange>
              </w:rPr>
              <w:delText>LISIS DE LA PETICI</w:delText>
            </w:r>
            <w:r w:rsidRPr="00C42FE5" w:rsidDel="00C42FE5">
              <w:rPr>
                <w:rFonts w:hint="eastAsia"/>
                <w:rPrChange w:id="178" w:author="OLIVARES MARTINEZ FERNANDO JESUS" w:date="2026-08-17T11:36:00Z">
                  <w:rPr>
                    <w:rStyle w:val="Hipervnculo"/>
                    <w:rFonts w:hint="eastAsia"/>
                    <w:noProof/>
                  </w:rPr>
                </w:rPrChange>
              </w:rPr>
              <w:delText>Ó</w:delText>
            </w:r>
            <w:r w:rsidRPr="00C42FE5" w:rsidDel="00C42FE5">
              <w:rPr>
                <w:rPrChange w:id="179" w:author="OLIVARES MARTINEZ FERNANDO JESUS" w:date="2026-08-17T11:36:00Z">
                  <w:rPr>
                    <w:rStyle w:val="Hipervnculo"/>
                    <w:noProof/>
                  </w:rPr>
                </w:rPrChange>
              </w:rPr>
              <w:delText>N SOLICITADA</w:delText>
            </w:r>
            <w:r w:rsidDel="00C42FE5">
              <w:rPr>
                <w:noProof/>
                <w:webHidden/>
              </w:rPr>
              <w:tab/>
              <w:delText>5</w:delText>
            </w:r>
          </w:del>
        </w:p>
        <w:p w14:paraId="243DA1CC" w14:textId="245D848B" w:rsidR="00370B23" w:rsidDel="00C42FE5" w:rsidRDefault="00370B23">
          <w:pPr>
            <w:pStyle w:val="TDC2"/>
            <w:tabs>
              <w:tab w:val="left" w:pos="850"/>
              <w:tab w:val="right" w:leader="dot" w:pos="8494"/>
            </w:tabs>
            <w:rPr>
              <w:del w:id="180" w:author="OLIVARES MARTINEZ FERNANDO JESUS" w:date="2026-08-17T11:36:00Z"/>
              <w:rFonts w:eastAsiaTheme="minorEastAsia"/>
              <w:noProof/>
              <w:kern w:val="2"/>
              <w:sz w:val="24"/>
              <w:szCs w:val="24"/>
              <w:lang w:eastAsia="es-ES"/>
              <w14:ligatures w14:val="standardContextual"/>
            </w:rPr>
          </w:pPr>
          <w:del w:id="181" w:author="OLIVARES MARTINEZ FERNANDO JESUS" w:date="2026-08-17T11:36:00Z">
            <w:r w:rsidRPr="00C42FE5" w:rsidDel="00C42FE5">
              <w:rPr>
                <w:rPrChange w:id="182" w:author="OLIVARES MARTINEZ FERNANDO JESUS" w:date="2026-08-17T11:36:00Z">
                  <w:rPr>
                    <w:rStyle w:val="Hipervnculo"/>
                    <w:noProof/>
                  </w:rPr>
                </w:rPrChange>
              </w:rPr>
              <w:delText>3.1.</w:delText>
            </w:r>
            <w:r w:rsidDel="00C42FE5">
              <w:rPr>
                <w:rFonts w:eastAsiaTheme="minorEastAsia"/>
                <w:noProof/>
                <w:kern w:val="2"/>
                <w:sz w:val="24"/>
                <w:szCs w:val="24"/>
                <w:lang w:eastAsia="es-ES"/>
                <w14:ligatures w14:val="standardContextual"/>
              </w:rPr>
              <w:tab/>
            </w:r>
            <w:r w:rsidRPr="00C42FE5" w:rsidDel="00C42FE5">
              <w:rPr>
                <w:rPrChange w:id="183" w:author="OLIVARES MARTINEZ FERNANDO JESUS" w:date="2026-08-17T11:36:00Z">
                  <w:rPr>
                    <w:rStyle w:val="Hipervnculo"/>
                    <w:noProof/>
                  </w:rPr>
                </w:rPrChange>
              </w:rPr>
              <w:delText>BASE DE DATOS</w:delText>
            </w:r>
            <w:r w:rsidDel="00C42FE5">
              <w:rPr>
                <w:noProof/>
                <w:webHidden/>
              </w:rPr>
              <w:tab/>
              <w:delText>5</w:delText>
            </w:r>
          </w:del>
        </w:p>
        <w:p w14:paraId="6B74E354" w14:textId="0C0D09C4" w:rsidR="00370B23" w:rsidDel="00C42FE5" w:rsidRDefault="00370B23">
          <w:pPr>
            <w:pStyle w:val="TDC2"/>
            <w:tabs>
              <w:tab w:val="left" w:pos="1134"/>
              <w:tab w:val="right" w:leader="dot" w:pos="8494"/>
            </w:tabs>
            <w:rPr>
              <w:del w:id="184" w:author="OLIVARES MARTINEZ FERNANDO JESUS" w:date="2026-08-17T11:36:00Z"/>
              <w:rFonts w:eastAsiaTheme="minorEastAsia"/>
              <w:noProof/>
              <w:kern w:val="2"/>
              <w:sz w:val="24"/>
              <w:szCs w:val="24"/>
              <w:lang w:eastAsia="es-ES"/>
              <w14:ligatures w14:val="standardContextual"/>
            </w:rPr>
          </w:pPr>
          <w:del w:id="185" w:author="OLIVARES MARTINEZ FERNANDO JESUS" w:date="2026-08-17T11:36:00Z">
            <w:r w:rsidRPr="00C42FE5" w:rsidDel="00C42FE5">
              <w:rPr>
                <w:rPrChange w:id="186" w:author="OLIVARES MARTINEZ FERNANDO JESUS" w:date="2026-08-17T11:36:00Z">
                  <w:rPr>
                    <w:rStyle w:val="Hipervnculo"/>
                    <w:noProof/>
                  </w:rPr>
                </w:rPrChange>
              </w:rPr>
              <w:delText>3.1.1.</w:delText>
            </w:r>
            <w:r w:rsidDel="00C42FE5">
              <w:rPr>
                <w:rFonts w:eastAsiaTheme="minorEastAsia"/>
                <w:noProof/>
                <w:kern w:val="2"/>
                <w:sz w:val="24"/>
                <w:szCs w:val="24"/>
                <w:lang w:eastAsia="es-ES"/>
                <w14:ligatures w14:val="standardContextual"/>
              </w:rPr>
              <w:tab/>
            </w:r>
            <w:r w:rsidRPr="00C42FE5" w:rsidDel="00C42FE5">
              <w:rPr>
                <w:rPrChange w:id="187" w:author="OLIVARES MARTINEZ FERNANDO JESUS" w:date="2026-08-17T11:36:00Z">
                  <w:rPr>
                    <w:rStyle w:val="Hipervnculo"/>
                    <w:noProof/>
                  </w:rPr>
                </w:rPrChange>
              </w:rPr>
              <w:delText>TABLAS</w:delText>
            </w:r>
            <w:r w:rsidDel="00C42FE5">
              <w:rPr>
                <w:noProof/>
                <w:webHidden/>
              </w:rPr>
              <w:tab/>
              <w:delText>5</w:delText>
            </w:r>
          </w:del>
        </w:p>
        <w:p w14:paraId="7E41EDA5" w14:textId="46D02068" w:rsidR="00370B23" w:rsidDel="00C42FE5" w:rsidRDefault="00370B23">
          <w:pPr>
            <w:pStyle w:val="TDC2"/>
            <w:tabs>
              <w:tab w:val="left" w:pos="1134"/>
              <w:tab w:val="right" w:leader="dot" w:pos="8494"/>
            </w:tabs>
            <w:rPr>
              <w:del w:id="188" w:author="OLIVARES MARTINEZ FERNANDO JESUS" w:date="2026-08-17T11:36:00Z"/>
              <w:rFonts w:eastAsiaTheme="minorEastAsia"/>
              <w:noProof/>
              <w:kern w:val="2"/>
              <w:sz w:val="24"/>
              <w:szCs w:val="24"/>
              <w:lang w:eastAsia="es-ES"/>
              <w14:ligatures w14:val="standardContextual"/>
            </w:rPr>
          </w:pPr>
          <w:del w:id="189" w:author="OLIVARES MARTINEZ FERNANDO JESUS" w:date="2026-08-17T11:36:00Z">
            <w:r w:rsidRPr="00C42FE5" w:rsidDel="00C42FE5">
              <w:rPr>
                <w:rPrChange w:id="190" w:author="OLIVARES MARTINEZ FERNANDO JESUS" w:date="2026-08-17T11:36:00Z">
                  <w:rPr>
                    <w:rStyle w:val="Hipervnculo"/>
                    <w:noProof/>
                  </w:rPr>
                </w:rPrChange>
              </w:rPr>
              <w:delText>3.1.2.</w:delText>
            </w:r>
            <w:r w:rsidDel="00C42FE5">
              <w:rPr>
                <w:rFonts w:eastAsiaTheme="minorEastAsia"/>
                <w:noProof/>
                <w:kern w:val="2"/>
                <w:sz w:val="24"/>
                <w:szCs w:val="24"/>
                <w:lang w:eastAsia="es-ES"/>
                <w14:ligatures w14:val="standardContextual"/>
              </w:rPr>
              <w:tab/>
            </w:r>
            <w:r w:rsidRPr="00C42FE5" w:rsidDel="00C42FE5">
              <w:rPr>
                <w:rPrChange w:id="191" w:author="OLIVARES MARTINEZ FERNANDO JESUS" w:date="2026-08-17T11:36:00Z">
                  <w:rPr>
                    <w:rStyle w:val="Hipervnculo"/>
                    <w:noProof/>
                  </w:rPr>
                </w:rPrChange>
              </w:rPr>
              <w:delText>TABLA SIA_CNF_PARAMETRO</w:delText>
            </w:r>
            <w:r w:rsidDel="00C42FE5">
              <w:rPr>
                <w:noProof/>
                <w:webHidden/>
              </w:rPr>
              <w:tab/>
              <w:delText>6</w:delText>
            </w:r>
          </w:del>
        </w:p>
        <w:p w14:paraId="4246D4F1" w14:textId="7BFC63CE" w:rsidR="00370B23" w:rsidDel="00C42FE5" w:rsidRDefault="00370B23">
          <w:pPr>
            <w:pStyle w:val="TDC2"/>
            <w:tabs>
              <w:tab w:val="left" w:pos="1134"/>
              <w:tab w:val="right" w:leader="dot" w:pos="8494"/>
            </w:tabs>
            <w:rPr>
              <w:del w:id="192" w:author="OLIVARES MARTINEZ FERNANDO JESUS" w:date="2026-08-17T11:36:00Z"/>
              <w:rFonts w:eastAsiaTheme="minorEastAsia"/>
              <w:noProof/>
              <w:kern w:val="2"/>
              <w:sz w:val="24"/>
              <w:szCs w:val="24"/>
              <w:lang w:eastAsia="es-ES"/>
              <w14:ligatures w14:val="standardContextual"/>
            </w:rPr>
          </w:pPr>
          <w:del w:id="193" w:author="OLIVARES MARTINEZ FERNANDO JESUS" w:date="2026-08-17T11:36:00Z">
            <w:r w:rsidRPr="00C42FE5" w:rsidDel="00C42FE5">
              <w:rPr>
                <w:rPrChange w:id="194" w:author="OLIVARES MARTINEZ FERNANDO JESUS" w:date="2026-08-17T11:36:00Z">
                  <w:rPr>
                    <w:rStyle w:val="Hipervnculo"/>
                    <w:noProof/>
                  </w:rPr>
                </w:rPrChange>
              </w:rPr>
              <w:delText>3.1.3.</w:delText>
            </w:r>
            <w:r w:rsidDel="00C42FE5">
              <w:rPr>
                <w:rFonts w:eastAsiaTheme="minorEastAsia"/>
                <w:noProof/>
                <w:kern w:val="2"/>
                <w:sz w:val="24"/>
                <w:szCs w:val="24"/>
                <w:lang w:eastAsia="es-ES"/>
                <w14:ligatures w14:val="standardContextual"/>
              </w:rPr>
              <w:tab/>
            </w:r>
            <w:r w:rsidRPr="00C42FE5" w:rsidDel="00C42FE5">
              <w:rPr>
                <w:rPrChange w:id="195" w:author="OLIVARES MARTINEZ FERNANDO JESUS" w:date="2026-08-17T11:36:00Z">
                  <w:rPr>
                    <w:rStyle w:val="Hipervnculo"/>
                    <w:noProof/>
                  </w:rPr>
                </w:rPrChange>
              </w:rPr>
              <w:delText>MODIFICACI</w:delText>
            </w:r>
            <w:r w:rsidRPr="00C42FE5" w:rsidDel="00C42FE5">
              <w:rPr>
                <w:rFonts w:hint="eastAsia"/>
                <w:rPrChange w:id="196" w:author="OLIVARES MARTINEZ FERNANDO JESUS" w:date="2026-08-17T11:36:00Z">
                  <w:rPr>
                    <w:rStyle w:val="Hipervnculo"/>
                    <w:rFonts w:hint="eastAsia"/>
                    <w:noProof/>
                  </w:rPr>
                </w:rPrChange>
              </w:rPr>
              <w:delText>Ó</w:delText>
            </w:r>
            <w:r w:rsidRPr="00C42FE5" w:rsidDel="00C42FE5">
              <w:rPr>
                <w:rPrChange w:id="197" w:author="OLIVARES MARTINEZ FERNANDO JESUS" w:date="2026-08-17T11:36:00Z">
                  <w:rPr>
                    <w:rStyle w:val="Hipervnculo"/>
                    <w:noProof/>
                  </w:rPr>
                </w:rPrChange>
              </w:rPr>
              <w:delText>N TABLAS</w:delText>
            </w:r>
            <w:r w:rsidDel="00C42FE5">
              <w:rPr>
                <w:noProof/>
                <w:webHidden/>
              </w:rPr>
              <w:tab/>
              <w:delText>6</w:delText>
            </w:r>
          </w:del>
        </w:p>
        <w:p w14:paraId="32640116" w14:textId="3EB3789A" w:rsidR="00370B23" w:rsidDel="00C42FE5" w:rsidRDefault="00370B23">
          <w:pPr>
            <w:pStyle w:val="TDC2"/>
            <w:tabs>
              <w:tab w:val="left" w:pos="1134"/>
              <w:tab w:val="right" w:leader="dot" w:pos="8494"/>
            </w:tabs>
            <w:rPr>
              <w:del w:id="198" w:author="OLIVARES MARTINEZ FERNANDO JESUS" w:date="2026-08-17T11:36:00Z"/>
              <w:rFonts w:eastAsiaTheme="minorEastAsia"/>
              <w:noProof/>
              <w:kern w:val="2"/>
              <w:sz w:val="24"/>
              <w:szCs w:val="24"/>
              <w:lang w:eastAsia="es-ES"/>
              <w14:ligatures w14:val="standardContextual"/>
            </w:rPr>
          </w:pPr>
          <w:del w:id="199" w:author="OLIVARES MARTINEZ FERNANDO JESUS" w:date="2026-08-17T11:36:00Z">
            <w:r w:rsidRPr="00C42FE5" w:rsidDel="00C42FE5">
              <w:rPr>
                <w:rPrChange w:id="200" w:author="OLIVARES MARTINEZ FERNANDO JESUS" w:date="2026-08-17T11:36:00Z">
                  <w:rPr>
                    <w:rStyle w:val="Hipervnculo"/>
                    <w:noProof/>
                  </w:rPr>
                </w:rPrChange>
              </w:rPr>
              <w:delText>3.1.4.</w:delText>
            </w:r>
            <w:r w:rsidDel="00C42FE5">
              <w:rPr>
                <w:rFonts w:eastAsiaTheme="minorEastAsia"/>
                <w:noProof/>
                <w:kern w:val="2"/>
                <w:sz w:val="24"/>
                <w:szCs w:val="24"/>
                <w:lang w:eastAsia="es-ES"/>
                <w14:ligatures w14:val="standardContextual"/>
              </w:rPr>
              <w:tab/>
            </w:r>
            <w:r w:rsidRPr="00C42FE5" w:rsidDel="00C42FE5">
              <w:rPr>
                <w:rPrChange w:id="201" w:author="OLIVARES MARTINEZ FERNANDO JESUS" w:date="2026-08-17T11:36:00Z">
                  <w:rPr>
                    <w:rStyle w:val="Hipervnculo"/>
                    <w:noProof/>
                  </w:rPr>
                </w:rPrChange>
              </w:rPr>
              <w:delText>Conexiones a BBDD servidor local</w:delText>
            </w:r>
            <w:r w:rsidDel="00C42FE5">
              <w:rPr>
                <w:noProof/>
                <w:webHidden/>
              </w:rPr>
              <w:tab/>
              <w:delText>6</w:delText>
            </w:r>
          </w:del>
        </w:p>
        <w:p w14:paraId="418A732C" w14:textId="0CE36DFD" w:rsidR="00370B23" w:rsidDel="00C42FE5" w:rsidRDefault="00370B23">
          <w:pPr>
            <w:pStyle w:val="TDC2"/>
            <w:tabs>
              <w:tab w:val="left" w:pos="850"/>
              <w:tab w:val="right" w:leader="dot" w:pos="8494"/>
            </w:tabs>
            <w:rPr>
              <w:del w:id="202" w:author="OLIVARES MARTINEZ FERNANDO JESUS" w:date="2026-08-17T11:36:00Z"/>
              <w:rFonts w:eastAsiaTheme="minorEastAsia"/>
              <w:noProof/>
              <w:kern w:val="2"/>
              <w:sz w:val="24"/>
              <w:szCs w:val="24"/>
              <w:lang w:eastAsia="es-ES"/>
              <w14:ligatures w14:val="standardContextual"/>
            </w:rPr>
          </w:pPr>
          <w:del w:id="203" w:author="OLIVARES MARTINEZ FERNANDO JESUS" w:date="2026-08-17T11:36:00Z">
            <w:r w:rsidRPr="00C42FE5" w:rsidDel="00C42FE5">
              <w:rPr>
                <w:rPrChange w:id="204" w:author="OLIVARES MARTINEZ FERNANDO JESUS" w:date="2026-08-17T11:36:00Z">
                  <w:rPr>
                    <w:rStyle w:val="Hipervnculo"/>
                    <w:noProof/>
                  </w:rPr>
                </w:rPrChange>
              </w:rPr>
              <w:delText>3.2.</w:delText>
            </w:r>
            <w:r w:rsidDel="00C42FE5">
              <w:rPr>
                <w:rFonts w:eastAsiaTheme="minorEastAsia"/>
                <w:noProof/>
                <w:kern w:val="2"/>
                <w:sz w:val="24"/>
                <w:szCs w:val="24"/>
                <w:lang w:eastAsia="es-ES"/>
                <w14:ligatures w14:val="standardContextual"/>
              </w:rPr>
              <w:tab/>
            </w:r>
            <w:r w:rsidRPr="00C42FE5" w:rsidDel="00C42FE5">
              <w:rPr>
                <w:rPrChange w:id="205" w:author="OLIVARES MARTINEZ FERNANDO JESUS" w:date="2026-08-17T11:36:00Z">
                  <w:rPr>
                    <w:rStyle w:val="Hipervnculo"/>
                    <w:noProof/>
                  </w:rPr>
                </w:rPrChange>
              </w:rPr>
              <w:delText>SERVICIOS</w:delText>
            </w:r>
            <w:r w:rsidDel="00C42FE5">
              <w:rPr>
                <w:noProof/>
                <w:webHidden/>
              </w:rPr>
              <w:tab/>
              <w:delText>7</w:delText>
            </w:r>
          </w:del>
        </w:p>
        <w:p w14:paraId="77713214" w14:textId="38907246" w:rsidR="00370B23" w:rsidDel="00C42FE5" w:rsidRDefault="00370B23">
          <w:pPr>
            <w:pStyle w:val="TDC2"/>
            <w:tabs>
              <w:tab w:val="left" w:pos="850"/>
              <w:tab w:val="right" w:leader="dot" w:pos="8494"/>
            </w:tabs>
            <w:rPr>
              <w:del w:id="206" w:author="OLIVARES MARTINEZ FERNANDO JESUS" w:date="2026-08-17T11:36:00Z"/>
              <w:rFonts w:eastAsiaTheme="minorEastAsia"/>
              <w:noProof/>
              <w:kern w:val="2"/>
              <w:sz w:val="24"/>
              <w:szCs w:val="24"/>
              <w:lang w:eastAsia="es-ES"/>
              <w14:ligatures w14:val="standardContextual"/>
            </w:rPr>
          </w:pPr>
          <w:del w:id="207" w:author="OLIVARES MARTINEZ FERNANDO JESUS" w:date="2026-08-17T11:36:00Z">
            <w:r w:rsidRPr="00C42FE5" w:rsidDel="00C42FE5">
              <w:rPr>
                <w:rPrChange w:id="208" w:author="OLIVARES MARTINEZ FERNANDO JESUS" w:date="2026-08-17T11:36:00Z">
                  <w:rPr>
                    <w:rStyle w:val="Hipervnculo"/>
                    <w:noProof/>
                  </w:rPr>
                </w:rPrChange>
              </w:rPr>
              <w:delText>3.3.</w:delText>
            </w:r>
            <w:r w:rsidDel="00C42FE5">
              <w:rPr>
                <w:rFonts w:eastAsiaTheme="minorEastAsia"/>
                <w:noProof/>
                <w:kern w:val="2"/>
                <w:sz w:val="24"/>
                <w:szCs w:val="24"/>
                <w:lang w:eastAsia="es-ES"/>
                <w14:ligatures w14:val="standardContextual"/>
              </w:rPr>
              <w:tab/>
            </w:r>
            <w:r w:rsidRPr="00C42FE5" w:rsidDel="00C42FE5">
              <w:rPr>
                <w:rPrChange w:id="209" w:author="OLIVARES MARTINEZ FERNANDO JESUS" w:date="2026-08-17T11:36:00Z">
                  <w:rPr>
                    <w:rStyle w:val="Hipervnculo"/>
                    <w:noProof/>
                  </w:rPr>
                </w:rPrChange>
              </w:rPr>
              <w:delText>Casos de uso</w:delText>
            </w:r>
            <w:r w:rsidDel="00C42FE5">
              <w:rPr>
                <w:noProof/>
                <w:webHidden/>
              </w:rPr>
              <w:tab/>
              <w:delText>7</w:delText>
            </w:r>
          </w:del>
        </w:p>
        <w:p w14:paraId="4C9B13F7" w14:textId="11CF023C" w:rsidR="00370B23" w:rsidDel="00C42FE5" w:rsidRDefault="00370B23">
          <w:pPr>
            <w:pStyle w:val="TDC2"/>
            <w:tabs>
              <w:tab w:val="left" w:pos="1134"/>
              <w:tab w:val="right" w:leader="dot" w:pos="8494"/>
            </w:tabs>
            <w:rPr>
              <w:del w:id="210" w:author="OLIVARES MARTINEZ FERNANDO JESUS" w:date="2026-08-17T11:36:00Z"/>
              <w:rFonts w:eastAsiaTheme="minorEastAsia"/>
              <w:noProof/>
              <w:kern w:val="2"/>
              <w:sz w:val="24"/>
              <w:szCs w:val="24"/>
              <w:lang w:eastAsia="es-ES"/>
              <w14:ligatures w14:val="standardContextual"/>
            </w:rPr>
          </w:pPr>
          <w:del w:id="211" w:author="OLIVARES MARTINEZ FERNANDO JESUS" w:date="2026-08-17T11:36:00Z">
            <w:r w:rsidRPr="00C42FE5" w:rsidDel="00C42FE5">
              <w:rPr>
                <w:rPrChange w:id="212" w:author="OLIVARES MARTINEZ FERNANDO JESUS" w:date="2026-08-17T11:36:00Z">
                  <w:rPr>
                    <w:rStyle w:val="Hipervnculo"/>
                    <w:noProof/>
                  </w:rPr>
                </w:rPrChange>
              </w:rPr>
              <w:delText>3.3.1.</w:delText>
            </w:r>
            <w:r w:rsidDel="00C42FE5">
              <w:rPr>
                <w:rFonts w:eastAsiaTheme="minorEastAsia"/>
                <w:noProof/>
                <w:kern w:val="2"/>
                <w:sz w:val="24"/>
                <w:szCs w:val="24"/>
                <w:lang w:eastAsia="es-ES"/>
                <w14:ligatures w14:val="standardContextual"/>
              </w:rPr>
              <w:tab/>
            </w:r>
            <w:r w:rsidRPr="00C42FE5" w:rsidDel="00C42FE5">
              <w:rPr>
                <w:rPrChange w:id="213" w:author="OLIVARES MARTINEZ FERNANDO JESUS" w:date="2026-08-17T11:36:00Z">
                  <w:rPr>
                    <w:rStyle w:val="Hipervnculo"/>
                    <w:noProof/>
                  </w:rPr>
                </w:rPrChange>
              </w:rPr>
              <w:delText>Diagrama de Casos de uso</w:delText>
            </w:r>
            <w:r w:rsidDel="00C42FE5">
              <w:rPr>
                <w:noProof/>
                <w:webHidden/>
              </w:rPr>
              <w:tab/>
              <w:delText>7</w:delText>
            </w:r>
          </w:del>
        </w:p>
        <w:p w14:paraId="7459B761" w14:textId="0B72369B" w:rsidR="00370B23" w:rsidDel="00C42FE5" w:rsidRDefault="00370B23">
          <w:pPr>
            <w:pStyle w:val="TDC2"/>
            <w:tabs>
              <w:tab w:val="left" w:pos="1134"/>
              <w:tab w:val="right" w:leader="dot" w:pos="8494"/>
            </w:tabs>
            <w:rPr>
              <w:del w:id="214" w:author="OLIVARES MARTINEZ FERNANDO JESUS" w:date="2026-08-17T11:36:00Z"/>
              <w:rFonts w:eastAsiaTheme="minorEastAsia"/>
              <w:noProof/>
              <w:kern w:val="2"/>
              <w:sz w:val="24"/>
              <w:szCs w:val="24"/>
              <w:lang w:eastAsia="es-ES"/>
              <w14:ligatures w14:val="standardContextual"/>
            </w:rPr>
          </w:pPr>
          <w:del w:id="215" w:author="OLIVARES MARTINEZ FERNANDO JESUS" w:date="2026-08-17T11:36:00Z">
            <w:r w:rsidRPr="00C42FE5" w:rsidDel="00C42FE5">
              <w:rPr>
                <w:rPrChange w:id="216" w:author="OLIVARES MARTINEZ FERNANDO JESUS" w:date="2026-08-17T11:36:00Z">
                  <w:rPr>
                    <w:rStyle w:val="Hipervnculo"/>
                    <w:noProof/>
                  </w:rPr>
                </w:rPrChange>
              </w:rPr>
              <w:delText>3.3.2.</w:delText>
            </w:r>
            <w:r w:rsidDel="00C42FE5">
              <w:rPr>
                <w:rFonts w:eastAsiaTheme="minorEastAsia"/>
                <w:noProof/>
                <w:kern w:val="2"/>
                <w:sz w:val="24"/>
                <w:szCs w:val="24"/>
                <w:lang w:eastAsia="es-ES"/>
                <w14:ligatures w14:val="standardContextual"/>
              </w:rPr>
              <w:tab/>
            </w:r>
            <w:r w:rsidRPr="00C42FE5" w:rsidDel="00C42FE5">
              <w:rPr>
                <w:rPrChange w:id="217" w:author="OLIVARES MARTINEZ FERNANDO JESUS" w:date="2026-08-17T11:36:00Z">
                  <w:rPr>
                    <w:rStyle w:val="Hipervnculo"/>
                    <w:noProof/>
                  </w:rPr>
                </w:rPrChange>
              </w:rPr>
              <w:delText>SIA_CUGESCNF01: ConsultarRegistros &lt;&lt;Par</w:delText>
            </w:r>
            <w:r w:rsidRPr="00C42FE5" w:rsidDel="00C42FE5">
              <w:rPr>
                <w:rFonts w:hint="eastAsia"/>
                <w:rPrChange w:id="218" w:author="OLIVARES MARTINEZ FERNANDO JESUS" w:date="2026-08-17T11:36:00Z">
                  <w:rPr>
                    <w:rStyle w:val="Hipervnculo"/>
                    <w:rFonts w:hint="eastAsia"/>
                    <w:noProof/>
                  </w:rPr>
                </w:rPrChange>
              </w:rPr>
              <w:delText>á</w:delText>
            </w:r>
            <w:r w:rsidRPr="00C42FE5" w:rsidDel="00C42FE5">
              <w:rPr>
                <w:rPrChange w:id="219" w:author="OLIVARES MARTINEZ FERNANDO JESUS" w:date="2026-08-17T11:36:00Z">
                  <w:rPr>
                    <w:rStyle w:val="Hipervnculo"/>
                    <w:noProof/>
                  </w:rPr>
                </w:rPrChange>
              </w:rPr>
              <w:delText>metro&gt;&gt;</w:delText>
            </w:r>
            <w:r w:rsidDel="00C42FE5">
              <w:rPr>
                <w:noProof/>
                <w:webHidden/>
              </w:rPr>
              <w:tab/>
              <w:delText>7</w:delText>
            </w:r>
          </w:del>
        </w:p>
        <w:p w14:paraId="30DCFD79" w14:textId="2D7D7B0B" w:rsidR="00370B23" w:rsidDel="00C42FE5" w:rsidRDefault="00370B23">
          <w:pPr>
            <w:pStyle w:val="TDC2"/>
            <w:tabs>
              <w:tab w:val="left" w:pos="1134"/>
              <w:tab w:val="right" w:leader="dot" w:pos="8494"/>
            </w:tabs>
            <w:rPr>
              <w:del w:id="220" w:author="OLIVARES MARTINEZ FERNANDO JESUS" w:date="2026-08-17T11:36:00Z"/>
              <w:rFonts w:eastAsiaTheme="minorEastAsia"/>
              <w:noProof/>
              <w:kern w:val="2"/>
              <w:sz w:val="24"/>
              <w:szCs w:val="24"/>
              <w:lang w:eastAsia="es-ES"/>
              <w14:ligatures w14:val="standardContextual"/>
            </w:rPr>
          </w:pPr>
          <w:del w:id="221" w:author="OLIVARES MARTINEZ FERNANDO JESUS" w:date="2026-08-17T11:36:00Z">
            <w:r w:rsidRPr="00C42FE5" w:rsidDel="00C42FE5">
              <w:rPr>
                <w:rPrChange w:id="222" w:author="OLIVARES MARTINEZ FERNANDO JESUS" w:date="2026-08-17T11:36:00Z">
                  <w:rPr>
                    <w:rStyle w:val="Hipervnculo"/>
                    <w:noProof/>
                  </w:rPr>
                </w:rPrChange>
              </w:rPr>
              <w:delText>3.3.3.</w:delText>
            </w:r>
            <w:r w:rsidDel="00C42FE5">
              <w:rPr>
                <w:rFonts w:eastAsiaTheme="minorEastAsia"/>
                <w:noProof/>
                <w:kern w:val="2"/>
                <w:sz w:val="24"/>
                <w:szCs w:val="24"/>
                <w:lang w:eastAsia="es-ES"/>
                <w14:ligatures w14:val="standardContextual"/>
              </w:rPr>
              <w:tab/>
            </w:r>
            <w:r w:rsidRPr="00C42FE5" w:rsidDel="00C42FE5">
              <w:rPr>
                <w:rPrChange w:id="223" w:author="OLIVARES MARTINEZ FERNANDO JESUS" w:date="2026-08-17T11:36:00Z">
                  <w:rPr>
                    <w:rStyle w:val="Hipervnculo"/>
                    <w:noProof/>
                  </w:rPr>
                </w:rPrChange>
              </w:rPr>
              <w:delText>SIA_CUGESCNF02: Crear &lt;&lt;Par</w:delText>
            </w:r>
            <w:r w:rsidRPr="00C42FE5" w:rsidDel="00C42FE5">
              <w:rPr>
                <w:rFonts w:hint="eastAsia"/>
                <w:rPrChange w:id="224" w:author="OLIVARES MARTINEZ FERNANDO JESUS" w:date="2026-08-17T11:36:00Z">
                  <w:rPr>
                    <w:rStyle w:val="Hipervnculo"/>
                    <w:rFonts w:hint="eastAsia"/>
                    <w:noProof/>
                  </w:rPr>
                </w:rPrChange>
              </w:rPr>
              <w:delText>á</w:delText>
            </w:r>
            <w:r w:rsidRPr="00C42FE5" w:rsidDel="00C42FE5">
              <w:rPr>
                <w:rPrChange w:id="225" w:author="OLIVARES MARTINEZ FERNANDO JESUS" w:date="2026-08-17T11:36:00Z">
                  <w:rPr>
                    <w:rStyle w:val="Hipervnculo"/>
                    <w:noProof/>
                  </w:rPr>
                </w:rPrChange>
              </w:rPr>
              <w:delText>metro&gt;&gt;</w:delText>
            </w:r>
            <w:r w:rsidDel="00C42FE5">
              <w:rPr>
                <w:noProof/>
                <w:webHidden/>
              </w:rPr>
              <w:tab/>
              <w:delText>8</w:delText>
            </w:r>
          </w:del>
        </w:p>
        <w:p w14:paraId="28F4E0E7" w14:textId="363A200F" w:rsidR="00370B23" w:rsidDel="00C42FE5" w:rsidRDefault="00370B23">
          <w:pPr>
            <w:pStyle w:val="TDC2"/>
            <w:tabs>
              <w:tab w:val="left" w:pos="1134"/>
              <w:tab w:val="right" w:leader="dot" w:pos="8494"/>
            </w:tabs>
            <w:rPr>
              <w:del w:id="226" w:author="OLIVARES MARTINEZ FERNANDO JESUS" w:date="2026-08-17T11:36:00Z"/>
              <w:rFonts w:eastAsiaTheme="minorEastAsia"/>
              <w:noProof/>
              <w:kern w:val="2"/>
              <w:sz w:val="24"/>
              <w:szCs w:val="24"/>
              <w:lang w:eastAsia="es-ES"/>
              <w14:ligatures w14:val="standardContextual"/>
            </w:rPr>
          </w:pPr>
          <w:del w:id="227" w:author="OLIVARES MARTINEZ FERNANDO JESUS" w:date="2026-08-17T11:36:00Z">
            <w:r w:rsidRPr="00C42FE5" w:rsidDel="00C42FE5">
              <w:rPr>
                <w:rPrChange w:id="228" w:author="OLIVARES MARTINEZ FERNANDO JESUS" w:date="2026-08-17T11:36:00Z">
                  <w:rPr>
                    <w:rStyle w:val="Hipervnculo"/>
                    <w:noProof/>
                  </w:rPr>
                </w:rPrChange>
              </w:rPr>
              <w:delText>3.3.4.</w:delText>
            </w:r>
            <w:r w:rsidDel="00C42FE5">
              <w:rPr>
                <w:rFonts w:eastAsiaTheme="minorEastAsia"/>
                <w:noProof/>
                <w:kern w:val="2"/>
                <w:sz w:val="24"/>
                <w:szCs w:val="24"/>
                <w:lang w:eastAsia="es-ES"/>
                <w14:ligatures w14:val="standardContextual"/>
              </w:rPr>
              <w:tab/>
            </w:r>
            <w:r w:rsidRPr="00C42FE5" w:rsidDel="00C42FE5">
              <w:rPr>
                <w:rPrChange w:id="229" w:author="OLIVARES MARTINEZ FERNANDO JESUS" w:date="2026-08-17T11:36:00Z">
                  <w:rPr>
                    <w:rStyle w:val="Hipervnculo"/>
                    <w:noProof/>
                  </w:rPr>
                </w:rPrChange>
              </w:rPr>
              <w:delText>SIA_CUGESCNF03: Consultar &lt;&lt;Par</w:delText>
            </w:r>
            <w:r w:rsidRPr="00C42FE5" w:rsidDel="00C42FE5">
              <w:rPr>
                <w:rFonts w:hint="eastAsia"/>
                <w:rPrChange w:id="230" w:author="OLIVARES MARTINEZ FERNANDO JESUS" w:date="2026-08-17T11:36:00Z">
                  <w:rPr>
                    <w:rStyle w:val="Hipervnculo"/>
                    <w:rFonts w:hint="eastAsia"/>
                    <w:noProof/>
                  </w:rPr>
                </w:rPrChange>
              </w:rPr>
              <w:delText>á</w:delText>
            </w:r>
            <w:r w:rsidRPr="00C42FE5" w:rsidDel="00C42FE5">
              <w:rPr>
                <w:rPrChange w:id="231" w:author="OLIVARES MARTINEZ FERNANDO JESUS" w:date="2026-08-17T11:36:00Z">
                  <w:rPr>
                    <w:rStyle w:val="Hipervnculo"/>
                    <w:noProof/>
                  </w:rPr>
                </w:rPrChange>
              </w:rPr>
              <w:delText>metro&gt;&gt;</w:delText>
            </w:r>
            <w:r w:rsidDel="00C42FE5">
              <w:rPr>
                <w:noProof/>
                <w:webHidden/>
              </w:rPr>
              <w:tab/>
              <w:delText>9</w:delText>
            </w:r>
          </w:del>
        </w:p>
        <w:p w14:paraId="5564BE81" w14:textId="440766B6" w:rsidR="00370B23" w:rsidDel="00C42FE5" w:rsidRDefault="00370B23">
          <w:pPr>
            <w:pStyle w:val="TDC2"/>
            <w:tabs>
              <w:tab w:val="left" w:pos="1134"/>
              <w:tab w:val="right" w:leader="dot" w:pos="8494"/>
            </w:tabs>
            <w:rPr>
              <w:del w:id="232" w:author="OLIVARES MARTINEZ FERNANDO JESUS" w:date="2026-08-17T11:36:00Z"/>
              <w:rFonts w:eastAsiaTheme="minorEastAsia"/>
              <w:noProof/>
              <w:kern w:val="2"/>
              <w:sz w:val="24"/>
              <w:szCs w:val="24"/>
              <w:lang w:eastAsia="es-ES"/>
              <w14:ligatures w14:val="standardContextual"/>
            </w:rPr>
          </w:pPr>
          <w:del w:id="233" w:author="OLIVARES MARTINEZ FERNANDO JESUS" w:date="2026-08-17T11:36:00Z">
            <w:r w:rsidRPr="00C42FE5" w:rsidDel="00C42FE5">
              <w:rPr>
                <w:rPrChange w:id="234" w:author="OLIVARES MARTINEZ FERNANDO JESUS" w:date="2026-08-17T11:36:00Z">
                  <w:rPr>
                    <w:rStyle w:val="Hipervnculo"/>
                    <w:noProof/>
                  </w:rPr>
                </w:rPrChange>
              </w:rPr>
              <w:delText>3.3.5.</w:delText>
            </w:r>
            <w:r w:rsidDel="00C42FE5">
              <w:rPr>
                <w:rFonts w:eastAsiaTheme="minorEastAsia"/>
                <w:noProof/>
                <w:kern w:val="2"/>
                <w:sz w:val="24"/>
                <w:szCs w:val="24"/>
                <w:lang w:eastAsia="es-ES"/>
                <w14:ligatures w14:val="standardContextual"/>
              </w:rPr>
              <w:tab/>
            </w:r>
            <w:r w:rsidRPr="00C42FE5" w:rsidDel="00C42FE5">
              <w:rPr>
                <w:rPrChange w:id="235" w:author="OLIVARES MARTINEZ FERNANDO JESUS" w:date="2026-08-17T11:36:00Z">
                  <w:rPr>
                    <w:rStyle w:val="Hipervnculo"/>
                    <w:noProof/>
                  </w:rPr>
                </w:rPrChange>
              </w:rPr>
              <w:delText>SIA_CUGESCNF04: Actualizar &lt;&lt;Par</w:delText>
            </w:r>
            <w:r w:rsidRPr="00C42FE5" w:rsidDel="00C42FE5">
              <w:rPr>
                <w:rFonts w:hint="eastAsia"/>
                <w:rPrChange w:id="236" w:author="OLIVARES MARTINEZ FERNANDO JESUS" w:date="2026-08-17T11:36:00Z">
                  <w:rPr>
                    <w:rStyle w:val="Hipervnculo"/>
                    <w:rFonts w:hint="eastAsia"/>
                    <w:noProof/>
                  </w:rPr>
                </w:rPrChange>
              </w:rPr>
              <w:delText>á</w:delText>
            </w:r>
            <w:r w:rsidRPr="00C42FE5" w:rsidDel="00C42FE5">
              <w:rPr>
                <w:rPrChange w:id="237" w:author="OLIVARES MARTINEZ FERNANDO JESUS" w:date="2026-08-17T11:36:00Z">
                  <w:rPr>
                    <w:rStyle w:val="Hipervnculo"/>
                    <w:noProof/>
                  </w:rPr>
                </w:rPrChange>
              </w:rPr>
              <w:delText>metro&gt;&gt;</w:delText>
            </w:r>
            <w:r w:rsidDel="00C42FE5">
              <w:rPr>
                <w:noProof/>
                <w:webHidden/>
              </w:rPr>
              <w:tab/>
              <w:delText>9</w:delText>
            </w:r>
          </w:del>
        </w:p>
        <w:p w14:paraId="14ED4ABC" w14:textId="34AFF21E" w:rsidR="00370B23" w:rsidDel="00C42FE5" w:rsidRDefault="00370B23">
          <w:pPr>
            <w:pStyle w:val="TDC2"/>
            <w:tabs>
              <w:tab w:val="left" w:pos="1134"/>
              <w:tab w:val="right" w:leader="dot" w:pos="8494"/>
            </w:tabs>
            <w:rPr>
              <w:del w:id="238" w:author="OLIVARES MARTINEZ FERNANDO JESUS" w:date="2026-08-17T11:36:00Z"/>
              <w:rFonts w:eastAsiaTheme="minorEastAsia"/>
              <w:noProof/>
              <w:kern w:val="2"/>
              <w:sz w:val="24"/>
              <w:szCs w:val="24"/>
              <w:lang w:eastAsia="es-ES"/>
              <w14:ligatures w14:val="standardContextual"/>
            </w:rPr>
          </w:pPr>
          <w:del w:id="239" w:author="OLIVARES MARTINEZ FERNANDO JESUS" w:date="2026-08-17T11:36:00Z">
            <w:r w:rsidRPr="00C42FE5" w:rsidDel="00C42FE5">
              <w:rPr>
                <w:rPrChange w:id="240" w:author="OLIVARES MARTINEZ FERNANDO JESUS" w:date="2026-08-17T11:36:00Z">
                  <w:rPr>
                    <w:rStyle w:val="Hipervnculo"/>
                    <w:noProof/>
                  </w:rPr>
                </w:rPrChange>
              </w:rPr>
              <w:delText>3.3.6.</w:delText>
            </w:r>
            <w:r w:rsidDel="00C42FE5">
              <w:rPr>
                <w:rFonts w:eastAsiaTheme="minorEastAsia"/>
                <w:noProof/>
                <w:kern w:val="2"/>
                <w:sz w:val="24"/>
                <w:szCs w:val="24"/>
                <w:lang w:eastAsia="es-ES"/>
                <w14:ligatures w14:val="standardContextual"/>
              </w:rPr>
              <w:tab/>
            </w:r>
            <w:r w:rsidRPr="00C42FE5" w:rsidDel="00C42FE5">
              <w:rPr>
                <w:rPrChange w:id="241" w:author="OLIVARES MARTINEZ FERNANDO JESUS" w:date="2026-08-17T11:36:00Z">
                  <w:rPr>
                    <w:rStyle w:val="Hipervnculo"/>
                    <w:noProof/>
                  </w:rPr>
                </w:rPrChange>
              </w:rPr>
              <w:delText>SIA_CUGESCNF05: Eliminar &lt;&lt;Par</w:delText>
            </w:r>
            <w:r w:rsidRPr="00C42FE5" w:rsidDel="00C42FE5">
              <w:rPr>
                <w:rFonts w:hint="eastAsia"/>
                <w:rPrChange w:id="242" w:author="OLIVARES MARTINEZ FERNANDO JESUS" w:date="2026-08-17T11:36:00Z">
                  <w:rPr>
                    <w:rStyle w:val="Hipervnculo"/>
                    <w:rFonts w:hint="eastAsia"/>
                    <w:noProof/>
                  </w:rPr>
                </w:rPrChange>
              </w:rPr>
              <w:delText>á</w:delText>
            </w:r>
            <w:r w:rsidRPr="00C42FE5" w:rsidDel="00C42FE5">
              <w:rPr>
                <w:rPrChange w:id="243" w:author="OLIVARES MARTINEZ FERNANDO JESUS" w:date="2026-08-17T11:36:00Z">
                  <w:rPr>
                    <w:rStyle w:val="Hipervnculo"/>
                    <w:noProof/>
                  </w:rPr>
                </w:rPrChange>
              </w:rPr>
              <w:delText>metro&gt;&gt;</w:delText>
            </w:r>
            <w:r w:rsidDel="00C42FE5">
              <w:rPr>
                <w:noProof/>
                <w:webHidden/>
              </w:rPr>
              <w:tab/>
              <w:delText>10</w:delText>
            </w:r>
          </w:del>
        </w:p>
        <w:p w14:paraId="6E58C90A" w14:textId="20F37904" w:rsidR="00370B23" w:rsidDel="00C42FE5" w:rsidRDefault="00370B23">
          <w:pPr>
            <w:pStyle w:val="TDC2"/>
            <w:tabs>
              <w:tab w:val="left" w:pos="850"/>
              <w:tab w:val="right" w:leader="dot" w:pos="8494"/>
            </w:tabs>
            <w:rPr>
              <w:del w:id="244" w:author="OLIVARES MARTINEZ FERNANDO JESUS" w:date="2026-08-17T11:36:00Z"/>
              <w:rFonts w:eastAsiaTheme="minorEastAsia"/>
              <w:noProof/>
              <w:kern w:val="2"/>
              <w:sz w:val="24"/>
              <w:szCs w:val="24"/>
              <w:lang w:eastAsia="es-ES"/>
              <w14:ligatures w14:val="standardContextual"/>
            </w:rPr>
          </w:pPr>
          <w:del w:id="245" w:author="OLIVARES MARTINEZ FERNANDO JESUS" w:date="2026-08-17T11:36:00Z">
            <w:r w:rsidRPr="00C42FE5" w:rsidDel="00C42FE5">
              <w:rPr>
                <w:rPrChange w:id="246" w:author="OLIVARES MARTINEZ FERNANDO JESUS" w:date="2026-08-17T11:36:00Z">
                  <w:rPr>
                    <w:rStyle w:val="Hipervnculo"/>
                    <w:noProof/>
                  </w:rPr>
                </w:rPrChange>
              </w:rPr>
              <w:delText>3.4.</w:delText>
            </w:r>
            <w:r w:rsidDel="00C42FE5">
              <w:rPr>
                <w:rFonts w:eastAsiaTheme="minorEastAsia"/>
                <w:noProof/>
                <w:kern w:val="2"/>
                <w:sz w:val="24"/>
                <w:szCs w:val="24"/>
                <w:lang w:eastAsia="es-ES"/>
                <w14:ligatures w14:val="standardContextual"/>
              </w:rPr>
              <w:tab/>
            </w:r>
            <w:r w:rsidRPr="00C42FE5" w:rsidDel="00C42FE5">
              <w:rPr>
                <w:rPrChange w:id="247" w:author="OLIVARES MARTINEZ FERNANDO JESUS" w:date="2026-08-17T11:36:00Z">
                  <w:rPr>
                    <w:rStyle w:val="Hipervnculo"/>
                    <w:noProof/>
                  </w:rPr>
                </w:rPrChange>
              </w:rPr>
              <w:delText>Procesos de negocio</w:delText>
            </w:r>
            <w:r w:rsidDel="00C42FE5">
              <w:rPr>
                <w:noProof/>
                <w:webHidden/>
              </w:rPr>
              <w:tab/>
              <w:delText>11</w:delText>
            </w:r>
          </w:del>
        </w:p>
        <w:p w14:paraId="5F256E0E" w14:textId="509013C7" w:rsidR="00370B23" w:rsidDel="00C42FE5" w:rsidRDefault="00370B23">
          <w:pPr>
            <w:pStyle w:val="TDC2"/>
            <w:tabs>
              <w:tab w:val="left" w:pos="1134"/>
              <w:tab w:val="right" w:leader="dot" w:pos="8494"/>
            </w:tabs>
            <w:rPr>
              <w:del w:id="248" w:author="OLIVARES MARTINEZ FERNANDO JESUS" w:date="2026-08-17T11:36:00Z"/>
              <w:rFonts w:eastAsiaTheme="minorEastAsia"/>
              <w:noProof/>
              <w:kern w:val="2"/>
              <w:sz w:val="24"/>
              <w:szCs w:val="24"/>
              <w:lang w:eastAsia="es-ES"/>
              <w14:ligatures w14:val="standardContextual"/>
            </w:rPr>
          </w:pPr>
          <w:del w:id="249" w:author="OLIVARES MARTINEZ FERNANDO JESUS" w:date="2026-08-17T11:36:00Z">
            <w:r w:rsidRPr="00C42FE5" w:rsidDel="00C42FE5">
              <w:rPr>
                <w:rPrChange w:id="250" w:author="OLIVARES MARTINEZ FERNANDO JESUS" w:date="2026-08-17T11:36:00Z">
                  <w:rPr>
                    <w:rStyle w:val="Hipervnculo"/>
                    <w:noProof/>
                  </w:rPr>
                </w:rPrChange>
              </w:rPr>
              <w:delText>3.4.1.</w:delText>
            </w:r>
            <w:r w:rsidDel="00C42FE5">
              <w:rPr>
                <w:rFonts w:eastAsiaTheme="minorEastAsia"/>
                <w:noProof/>
                <w:kern w:val="2"/>
                <w:sz w:val="24"/>
                <w:szCs w:val="24"/>
                <w:lang w:eastAsia="es-ES"/>
                <w14:ligatures w14:val="standardContextual"/>
              </w:rPr>
              <w:tab/>
            </w:r>
            <w:r w:rsidRPr="00C42FE5" w:rsidDel="00C42FE5">
              <w:rPr>
                <w:rPrChange w:id="251" w:author="OLIVARES MARTINEZ FERNANDO JESUS" w:date="2026-08-17T11:36:00Z">
                  <w:rPr>
                    <w:rStyle w:val="Hipervnculo"/>
                    <w:noProof/>
                  </w:rPr>
                </w:rPrChange>
              </w:rPr>
              <w:delText>SIA_PRGESCNFPAR01 - Consultar Par</w:delText>
            </w:r>
            <w:r w:rsidRPr="00C42FE5" w:rsidDel="00C42FE5">
              <w:rPr>
                <w:rFonts w:hint="eastAsia"/>
                <w:rPrChange w:id="252" w:author="OLIVARES MARTINEZ FERNANDO JESUS" w:date="2026-08-17T11:36:00Z">
                  <w:rPr>
                    <w:rStyle w:val="Hipervnculo"/>
                    <w:rFonts w:hint="eastAsia"/>
                    <w:noProof/>
                  </w:rPr>
                </w:rPrChange>
              </w:rPr>
              <w:delText>á</w:delText>
            </w:r>
            <w:r w:rsidRPr="00C42FE5" w:rsidDel="00C42FE5">
              <w:rPr>
                <w:rPrChange w:id="253" w:author="OLIVARES MARTINEZ FERNANDO JESUS" w:date="2026-08-17T11:36:00Z">
                  <w:rPr>
                    <w:rStyle w:val="Hipervnculo"/>
                    <w:noProof/>
                  </w:rPr>
                </w:rPrChange>
              </w:rPr>
              <w:delText>metros</w:delText>
            </w:r>
            <w:r w:rsidDel="00C42FE5">
              <w:rPr>
                <w:noProof/>
                <w:webHidden/>
              </w:rPr>
              <w:tab/>
              <w:delText>11</w:delText>
            </w:r>
          </w:del>
        </w:p>
        <w:p w14:paraId="39FBFECE" w14:textId="4BB82A64" w:rsidR="00370B23" w:rsidDel="00C42FE5" w:rsidRDefault="00370B23">
          <w:pPr>
            <w:pStyle w:val="TDC2"/>
            <w:tabs>
              <w:tab w:val="left" w:pos="1134"/>
              <w:tab w:val="right" w:leader="dot" w:pos="8494"/>
            </w:tabs>
            <w:rPr>
              <w:del w:id="254" w:author="OLIVARES MARTINEZ FERNANDO JESUS" w:date="2026-08-17T11:36:00Z"/>
              <w:rFonts w:eastAsiaTheme="minorEastAsia"/>
              <w:noProof/>
              <w:kern w:val="2"/>
              <w:sz w:val="24"/>
              <w:szCs w:val="24"/>
              <w:lang w:eastAsia="es-ES"/>
              <w14:ligatures w14:val="standardContextual"/>
            </w:rPr>
          </w:pPr>
          <w:del w:id="255" w:author="OLIVARES MARTINEZ FERNANDO JESUS" w:date="2026-08-17T11:36:00Z">
            <w:r w:rsidRPr="00C42FE5" w:rsidDel="00C42FE5">
              <w:rPr>
                <w:rPrChange w:id="256" w:author="OLIVARES MARTINEZ FERNANDO JESUS" w:date="2026-08-17T11:36:00Z">
                  <w:rPr>
                    <w:rStyle w:val="Hipervnculo"/>
                    <w:noProof/>
                  </w:rPr>
                </w:rPrChange>
              </w:rPr>
              <w:delText>3.4.2.</w:delText>
            </w:r>
            <w:r w:rsidDel="00C42FE5">
              <w:rPr>
                <w:rFonts w:eastAsiaTheme="minorEastAsia"/>
                <w:noProof/>
                <w:kern w:val="2"/>
                <w:sz w:val="24"/>
                <w:szCs w:val="24"/>
                <w:lang w:eastAsia="es-ES"/>
                <w14:ligatures w14:val="standardContextual"/>
              </w:rPr>
              <w:tab/>
            </w:r>
            <w:r w:rsidRPr="00C42FE5" w:rsidDel="00C42FE5">
              <w:rPr>
                <w:rPrChange w:id="257" w:author="OLIVARES MARTINEZ FERNANDO JESUS" w:date="2026-08-17T11:36:00Z">
                  <w:rPr>
                    <w:rStyle w:val="Hipervnculo"/>
                    <w:noProof/>
                  </w:rPr>
                </w:rPrChange>
              </w:rPr>
              <w:delText>SIA_PRGESCNFPAR02 - Crear Par</w:delText>
            </w:r>
            <w:r w:rsidRPr="00C42FE5" w:rsidDel="00C42FE5">
              <w:rPr>
                <w:rFonts w:hint="eastAsia"/>
                <w:rPrChange w:id="258" w:author="OLIVARES MARTINEZ FERNANDO JESUS" w:date="2026-08-17T11:36:00Z">
                  <w:rPr>
                    <w:rStyle w:val="Hipervnculo"/>
                    <w:rFonts w:hint="eastAsia"/>
                    <w:noProof/>
                  </w:rPr>
                </w:rPrChange>
              </w:rPr>
              <w:delText>á</w:delText>
            </w:r>
            <w:r w:rsidRPr="00C42FE5" w:rsidDel="00C42FE5">
              <w:rPr>
                <w:rPrChange w:id="259" w:author="OLIVARES MARTINEZ FERNANDO JESUS" w:date="2026-08-17T11:36:00Z">
                  <w:rPr>
                    <w:rStyle w:val="Hipervnculo"/>
                    <w:noProof/>
                  </w:rPr>
                </w:rPrChange>
              </w:rPr>
              <w:delText>metro</w:delText>
            </w:r>
            <w:r w:rsidDel="00C42FE5">
              <w:rPr>
                <w:noProof/>
                <w:webHidden/>
              </w:rPr>
              <w:tab/>
              <w:delText>15</w:delText>
            </w:r>
          </w:del>
        </w:p>
        <w:p w14:paraId="136AF802" w14:textId="348F7505" w:rsidR="00370B23" w:rsidDel="00C42FE5" w:rsidRDefault="00370B23">
          <w:pPr>
            <w:pStyle w:val="TDC2"/>
            <w:tabs>
              <w:tab w:val="left" w:pos="1134"/>
              <w:tab w:val="right" w:leader="dot" w:pos="8494"/>
            </w:tabs>
            <w:rPr>
              <w:del w:id="260" w:author="OLIVARES MARTINEZ FERNANDO JESUS" w:date="2026-08-17T11:36:00Z"/>
              <w:rFonts w:eastAsiaTheme="minorEastAsia"/>
              <w:noProof/>
              <w:kern w:val="2"/>
              <w:sz w:val="24"/>
              <w:szCs w:val="24"/>
              <w:lang w:eastAsia="es-ES"/>
              <w14:ligatures w14:val="standardContextual"/>
            </w:rPr>
          </w:pPr>
          <w:del w:id="261" w:author="OLIVARES MARTINEZ FERNANDO JESUS" w:date="2026-08-17T11:36:00Z">
            <w:r w:rsidRPr="00C42FE5" w:rsidDel="00C42FE5">
              <w:rPr>
                <w:rPrChange w:id="262" w:author="OLIVARES MARTINEZ FERNANDO JESUS" w:date="2026-08-17T11:36:00Z">
                  <w:rPr>
                    <w:rStyle w:val="Hipervnculo"/>
                    <w:noProof/>
                  </w:rPr>
                </w:rPrChange>
              </w:rPr>
              <w:delText>3.4.3.</w:delText>
            </w:r>
            <w:r w:rsidDel="00C42FE5">
              <w:rPr>
                <w:rFonts w:eastAsiaTheme="minorEastAsia"/>
                <w:noProof/>
                <w:kern w:val="2"/>
                <w:sz w:val="24"/>
                <w:szCs w:val="24"/>
                <w:lang w:eastAsia="es-ES"/>
                <w14:ligatures w14:val="standardContextual"/>
              </w:rPr>
              <w:tab/>
            </w:r>
            <w:r w:rsidRPr="00C42FE5" w:rsidDel="00C42FE5">
              <w:rPr>
                <w:rPrChange w:id="263" w:author="OLIVARES MARTINEZ FERNANDO JESUS" w:date="2026-08-17T11:36:00Z">
                  <w:rPr>
                    <w:rStyle w:val="Hipervnculo"/>
                    <w:noProof/>
                  </w:rPr>
                </w:rPrChange>
              </w:rPr>
              <w:delText>SIA_PRGESCNFPAR03 - Consultar Par</w:delText>
            </w:r>
            <w:r w:rsidRPr="00C42FE5" w:rsidDel="00C42FE5">
              <w:rPr>
                <w:rFonts w:hint="eastAsia"/>
                <w:rPrChange w:id="264" w:author="OLIVARES MARTINEZ FERNANDO JESUS" w:date="2026-08-17T11:36:00Z">
                  <w:rPr>
                    <w:rStyle w:val="Hipervnculo"/>
                    <w:rFonts w:hint="eastAsia"/>
                    <w:noProof/>
                  </w:rPr>
                </w:rPrChange>
              </w:rPr>
              <w:delText>á</w:delText>
            </w:r>
            <w:r w:rsidRPr="00C42FE5" w:rsidDel="00C42FE5">
              <w:rPr>
                <w:rPrChange w:id="265" w:author="OLIVARES MARTINEZ FERNANDO JESUS" w:date="2026-08-17T11:36:00Z">
                  <w:rPr>
                    <w:rStyle w:val="Hipervnculo"/>
                    <w:noProof/>
                  </w:rPr>
                </w:rPrChange>
              </w:rPr>
              <w:delText>metro</w:delText>
            </w:r>
            <w:r w:rsidDel="00C42FE5">
              <w:rPr>
                <w:noProof/>
                <w:webHidden/>
              </w:rPr>
              <w:tab/>
              <w:delText>19</w:delText>
            </w:r>
          </w:del>
        </w:p>
        <w:p w14:paraId="09B93008" w14:textId="32163B02" w:rsidR="00370B23" w:rsidDel="00C42FE5" w:rsidRDefault="00370B23">
          <w:pPr>
            <w:pStyle w:val="TDC2"/>
            <w:tabs>
              <w:tab w:val="left" w:pos="1134"/>
              <w:tab w:val="right" w:leader="dot" w:pos="8494"/>
            </w:tabs>
            <w:rPr>
              <w:del w:id="266" w:author="OLIVARES MARTINEZ FERNANDO JESUS" w:date="2026-08-17T11:36:00Z"/>
              <w:rFonts w:eastAsiaTheme="minorEastAsia"/>
              <w:noProof/>
              <w:kern w:val="2"/>
              <w:sz w:val="24"/>
              <w:szCs w:val="24"/>
              <w:lang w:eastAsia="es-ES"/>
              <w14:ligatures w14:val="standardContextual"/>
            </w:rPr>
          </w:pPr>
          <w:del w:id="267" w:author="OLIVARES MARTINEZ FERNANDO JESUS" w:date="2026-08-17T11:36:00Z">
            <w:r w:rsidRPr="00C42FE5" w:rsidDel="00C42FE5">
              <w:rPr>
                <w:rPrChange w:id="268" w:author="OLIVARES MARTINEZ FERNANDO JESUS" w:date="2026-08-17T11:36:00Z">
                  <w:rPr>
                    <w:rStyle w:val="Hipervnculo"/>
                    <w:noProof/>
                  </w:rPr>
                </w:rPrChange>
              </w:rPr>
              <w:delText>3.4.4.</w:delText>
            </w:r>
            <w:r w:rsidDel="00C42FE5">
              <w:rPr>
                <w:rFonts w:eastAsiaTheme="minorEastAsia"/>
                <w:noProof/>
                <w:kern w:val="2"/>
                <w:sz w:val="24"/>
                <w:szCs w:val="24"/>
                <w:lang w:eastAsia="es-ES"/>
                <w14:ligatures w14:val="standardContextual"/>
              </w:rPr>
              <w:tab/>
            </w:r>
            <w:r w:rsidRPr="00C42FE5" w:rsidDel="00C42FE5">
              <w:rPr>
                <w:rPrChange w:id="269" w:author="OLIVARES MARTINEZ FERNANDO JESUS" w:date="2026-08-17T11:36:00Z">
                  <w:rPr>
                    <w:rStyle w:val="Hipervnculo"/>
                    <w:noProof/>
                  </w:rPr>
                </w:rPrChange>
              </w:rPr>
              <w:delText>SIA_PRGESCNFPAR04 - Actualizar Par</w:delText>
            </w:r>
            <w:r w:rsidRPr="00C42FE5" w:rsidDel="00C42FE5">
              <w:rPr>
                <w:rFonts w:hint="eastAsia"/>
                <w:rPrChange w:id="270" w:author="OLIVARES MARTINEZ FERNANDO JESUS" w:date="2026-08-17T11:36:00Z">
                  <w:rPr>
                    <w:rStyle w:val="Hipervnculo"/>
                    <w:rFonts w:hint="eastAsia"/>
                    <w:noProof/>
                  </w:rPr>
                </w:rPrChange>
              </w:rPr>
              <w:delText>á</w:delText>
            </w:r>
            <w:r w:rsidRPr="00C42FE5" w:rsidDel="00C42FE5">
              <w:rPr>
                <w:rPrChange w:id="271" w:author="OLIVARES MARTINEZ FERNANDO JESUS" w:date="2026-08-17T11:36:00Z">
                  <w:rPr>
                    <w:rStyle w:val="Hipervnculo"/>
                    <w:noProof/>
                  </w:rPr>
                </w:rPrChange>
              </w:rPr>
              <w:delText>metro</w:delText>
            </w:r>
            <w:r w:rsidDel="00C42FE5">
              <w:rPr>
                <w:noProof/>
                <w:webHidden/>
              </w:rPr>
              <w:tab/>
              <w:delText>22</w:delText>
            </w:r>
          </w:del>
        </w:p>
        <w:p w14:paraId="20746B70" w14:textId="6C202A64" w:rsidR="00370B23" w:rsidDel="00C42FE5" w:rsidRDefault="00370B23">
          <w:pPr>
            <w:pStyle w:val="TDC2"/>
            <w:tabs>
              <w:tab w:val="left" w:pos="1134"/>
              <w:tab w:val="right" w:leader="dot" w:pos="8494"/>
            </w:tabs>
            <w:rPr>
              <w:del w:id="272" w:author="OLIVARES MARTINEZ FERNANDO JESUS" w:date="2026-08-17T11:36:00Z"/>
              <w:rFonts w:eastAsiaTheme="minorEastAsia"/>
              <w:noProof/>
              <w:kern w:val="2"/>
              <w:sz w:val="24"/>
              <w:szCs w:val="24"/>
              <w:lang w:eastAsia="es-ES"/>
              <w14:ligatures w14:val="standardContextual"/>
            </w:rPr>
          </w:pPr>
          <w:del w:id="273" w:author="OLIVARES MARTINEZ FERNANDO JESUS" w:date="2026-08-17T11:36:00Z">
            <w:r w:rsidRPr="00C42FE5" w:rsidDel="00C42FE5">
              <w:rPr>
                <w:rPrChange w:id="274" w:author="OLIVARES MARTINEZ FERNANDO JESUS" w:date="2026-08-17T11:36:00Z">
                  <w:rPr>
                    <w:rStyle w:val="Hipervnculo"/>
                    <w:noProof/>
                  </w:rPr>
                </w:rPrChange>
              </w:rPr>
              <w:delText>3.4.5.</w:delText>
            </w:r>
            <w:r w:rsidDel="00C42FE5">
              <w:rPr>
                <w:rFonts w:eastAsiaTheme="minorEastAsia"/>
                <w:noProof/>
                <w:kern w:val="2"/>
                <w:sz w:val="24"/>
                <w:szCs w:val="24"/>
                <w:lang w:eastAsia="es-ES"/>
                <w14:ligatures w14:val="standardContextual"/>
              </w:rPr>
              <w:tab/>
            </w:r>
            <w:r w:rsidRPr="00C42FE5" w:rsidDel="00C42FE5">
              <w:rPr>
                <w:rPrChange w:id="275" w:author="OLIVARES MARTINEZ FERNANDO JESUS" w:date="2026-08-17T11:36:00Z">
                  <w:rPr>
                    <w:rStyle w:val="Hipervnculo"/>
                    <w:noProof/>
                  </w:rPr>
                </w:rPrChange>
              </w:rPr>
              <w:delText>SIA_PRGESCNFPAR05 - Eliminar Par</w:delText>
            </w:r>
            <w:r w:rsidRPr="00C42FE5" w:rsidDel="00C42FE5">
              <w:rPr>
                <w:rFonts w:hint="eastAsia"/>
                <w:rPrChange w:id="276" w:author="OLIVARES MARTINEZ FERNANDO JESUS" w:date="2026-08-17T11:36:00Z">
                  <w:rPr>
                    <w:rStyle w:val="Hipervnculo"/>
                    <w:rFonts w:hint="eastAsia"/>
                    <w:noProof/>
                  </w:rPr>
                </w:rPrChange>
              </w:rPr>
              <w:delText>á</w:delText>
            </w:r>
            <w:r w:rsidRPr="00C42FE5" w:rsidDel="00C42FE5">
              <w:rPr>
                <w:rPrChange w:id="277" w:author="OLIVARES MARTINEZ FERNANDO JESUS" w:date="2026-08-17T11:36:00Z">
                  <w:rPr>
                    <w:rStyle w:val="Hipervnculo"/>
                    <w:noProof/>
                  </w:rPr>
                </w:rPrChange>
              </w:rPr>
              <w:delText>metro</w:delText>
            </w:r>
            <w:r w:rsidDel="00C42FE5">
              <w:rPr>
                <w:noProof/>
                <w:webHidden/>
              </w:rPr>
              <w:tab/>
              <w:delText>25</w:delText>
            </w:r>
          </w:del>
        </w:p>
        <w:p w14:paraId="2D4A7AEF" w14:textId="21875CE8" w:rsidR="00370B23" w:rsidDel="00C42FE5" w:rsidRDefault="00370B23">
          <w:pPr>
            <w:pStyle w:val="TDC2"/>
            <w:tabs>
              <w:tab w:val="left" w:pos="850"/>
              <w:tab w:val="right" w:leader="dot" w:pos="8494"/>
            </w:tabs>
            <w:rPr>
              <w:del w:id="278" w:author="OLIVARES MARTINEZ FERNANDO JESUS" w:date="2026-08-17T11:36:00Z"/>
              <w:rFonts w:eastAsiaTheme="minorEastAsia"/>
              <w:noProof/>
              <w:kern w:val="2"/>
              <w:sz w:val="24"/>
              <w:szCs w:val="24"/>
              <w:lang w:eastAsia="es-ES"/>
              <w14:ligatures w14:val="standardContextual"/>
            </w:rPr>
          </w:pPr>
          <w:del w:id="279" w:author="OLIVARES MARTINEZ FERNANDO JESUS" w:date="2026-08-17T11:36:00Z">
            <w:r w:rsidRPr="00C42FE5" w:rsidDel="00C42FE5">
              <w:rPr>
                <w:rPrChange w:id="280" w:author="OLIVARES MARTINEZ FERNANDO JESUS" w:date="2026-08-17T11:36:00Z">
                  <w:rPr>
                    <w:rStyle w:val="Hipervnculo"/>
                    <w:noProof/>
                  </w:rPr>
                </w:rPrChange>
              </w:rPr>
              <w:delText>3.5.</w:delText>
            </w:r>
            <w:r w:rsidDel="00C42FE5">
              <w:rPr>
                <w:rFonts w:eastAsiaTheme="minorEastAsia"/>
                <w:noProof/>
                <w:kern w:val="2"/>
                <w:sz w:val="24"/>
                <w:szCs w:val="24"/>
                <w:lang w:eastAsia="es-ES"/>
                <w14:ligatures w14:val="standardContextual"/>
              </w:rPr>
              <w:tab/>
            </w:r>
            <w:r w:rsidRPr="00C42FE5" w:rsidDel="00C42FE5">
              <w:rPr>
                <w:rPrChange w:id="281" w:author="OLIVARES MARTINEZ FERNANDO JESUS" w:date="2026-08-17T11:36:00Z">
                  <w:rPr>
                    <w:rStyle w:val="Hipervnculo"/>
                    <w:noProof/>
                  </w:rPr>
                </w:rPrChange>
              </w:rPr>
              <w:delText>Interfaces. Navegaci</w:delText>
            </w:r>
            <w:r w:rsidRPr="00C42FE5" w:rsidDel="00C42FE5">
              <w:rPr>
                <w:rFonts w:hint="eastAsia"/>
                <w:rPrChange w:id="282" w:author="OLIVARES MARTINEZ FERNANDO JESUS" w:date="2026-08-17T11:36:00Z">
                  <w:rPr>
                    <w:rStyle w:val="Hipervnculo"/>
                    <w:rFonts w:hint="eastAsia"/>
                    <w:noProof/>
                  </w:rPr>
                </w:rPrChange>
              </w:rPr>
              <w:delText>ó</w:delText>
            </w:r>
            <w:r w:rsidRPr="00C42FE5" w:rsidDel="00C42FE5">
              <w:rPr>
                <w:rPrChange w:id="283" w:author="OLIVARES MARTINEZ FERNANDO JESUS" w:date="2026-08-17T11:36:00Z">
                  <w:rPr>
                    <w:rStyle w:val="Hipervnculo"/>
                    <w:noProof/>
                  </w:rPr>
                </w:rPrChange>
              </w:rPr>
              <w:delText>n</w:delText>
            </w:r>
            <w:r w:rsidDel="00C42FE5">
              <w:rPr>
                <w:noProof/>
                <w:webHidden/>
              </w:rPr>
              <w:tab/>
              <w:delText>28</w:delText>
            </w:r>
          </w:del>
        </w:p>
        <w:p w14:paraId="1D5AF519" w14:textId="29234E20" w:rsidR="00370B23" w:rsidDel="00C42FE5" w:rsidRDefault="00370B23">
          <w:pPr>
            <w:pStyle w:val="TDC1"/>
            <w:tabs>
              <w:tab w:val="left" w:pos="440"/>
              <w:tab w:val="right" w:leader="dot" w:pos="8494"/>
            </w:tabs>
            <w:rPr>
              <w:del w:id="284" w:author="OLIVARES MARTINEZ FERNANDO JESUS" w:date="2026-08-17T11:36:00Z"/>
              <w:rFonts w:eastAsiaTheme="minorEastAsia"/>
              <w:noProof/>
              <w:kern w:val="2"/>
              <w:sz w:val="24"/>
              <w:szCs w:val="24"/>
              <w:lang w:eastAsia="es-ES"/>
              <w14:ligatures w14:val="standardContextual"/>
            </w:rPr>
          </w:pPr>
          <w:del w:id="285" w:author="OLIVARES MARTINEZ FERNANDO JESUS" w:date="2026-08-17T11:36:00Z">
            <w:r w:rsidRPr="00C42FE5" w:rsidDel="00C42FE5">
              <w:rPr>
                <w:rPrChange w:id="286" w:author="OLIVARES MARTINEZ FERNANDO JESUS" w:date="2026-08-17T11:36:00Z">
                  <w:rPr>
                    <w:rStyle w:val="Hipervnculo"/>
                    <w:noProof/>
                  </w:rPr>
                </w:rPrChange>
              </w:rPr>
              <w:delText>4.</w:delText>
            </w:r>
            <w:r w:rsidDel="00C42FE5">
              <w:rPr>
                <w:rFonts w:eastAsiaTheme="minorEastAsia"/>
                <w:noProof/>
                <w:kern w:val="2"/>
                <w:sz w:val="24"/>
                <w:szCs w:val="24"/>
                <w:lang w:eastAsia="es-ES"/>
                <w14:ligatures w14:val="standardContextual"/>
              </w:rPr>
              <w:tab/>
            </w:r>
            <w:r w:rsidRPr="00C42FE5" w:rsidDel="00C42FE5">
              <w:rPr>
                <w:rPrChange w:id="287" w:author="OLIVARES MARTINEZ FERNANDO JESUS" w:date="2026-08-17T11:36:00Z">
                  <w:rPr>
                    <w:rStyle w:val="Hipervnculo"/>
                    <w:noProof/>
                  </w:rPr>
                </w:rPrChange>
              </w:rPr>
              <w:delText>CRITERIOS DE ACEPTACI</w:delText>
            </w:r>
            <w:r w:rsidRPr="00C42FE5" w:rsidDel="00C42FE5">
              <w:rPr>
                <w:rFonts w:hint="eastAsia"/>
                <w:rPrChange w:id="288" w:author="OLIVARES MARTINEZ FERNANDO JESUS" w:date="2026-08-17T11:36:00Z">
                  <w:rPr>
                    <w:rStyle w:val="Hipervnculo"/>
                    <w:rFonts w:hint="eastAsia"/>
                    <w:noProof/>
                  </w:rPr>
                </w:rPrChange>
              </w:rPr>
              <w:delText>Ó</w:delText>
            </w:r>
            <w:r w:rsidRPr="00C42FE5" w:rsidDel="00C42FE5">
              <w:rPr>
                <w:rPrChange w:id="289" w:author="OLIVARES MARTINEZ FERNANDO JESUS" w:date="2026-08-17T11:36:00Z">
                  <w:rPr>
                    <w:rStyle w:val="Hipervnculo"/>
                    <w:noProof/>
                  </w:rPr>
                </w:rPrChange>
              </w:rPr>
              <w:delText>N</w:delText>
            </w:r>
            <w:r w:rsidDel="00C42FE5">
              <w:rPr>
                <w:noProof/>
                <w:webHidden/>
              </w:rPr>
              <w:tab/>
              <w:delText>31</w:delText>
            </w:r>
          </w:del>
        </w:p>
        <w:p w14:paraId="4579847E" w14:textId="06ED10AD" w:rsidR="00370B23" w:rsidDel="00C42FE5" w:rsidRDefault="00370B23">
          <w:pPr>
            <w:pStyle w:val="TDC1"/>
            <w:tabs>
              <w:tab w:val="left" w:pos="440"/>
              <w:tab w:val="right" w:leader="dot" w:pos="8494"/>
            </w:tabs>
            <w:rPr>
              <w:del w:id="290" w:author="OLIVARES MARTINEZ FERNANDO JESUS" w:date="2026-08-17T11:36:00Z"/>
              <w:rFonts w:eastAsiaTheme="minorEastAsia"/>
              <w:noProof/>
              <w:kern w:val="2"/>
              <w:sz w:val="24"/>
              <w:szCs w:val="24"/>
              <w:lang w:eastAsia="es-ES"/>
              <w14:ligatures w14:val="standardContextual"/>
            </w:rPr>
          </w:pPr>
          <w:del w:id="291" w:author="OLIVARES MARTINEZ FERNANDO JESUS" w:date="2026-08-17T11:36:00Z">
            <w:r w:rsidRPr="00C42FE5" w:rsidDel="00C42FE5">
              <w:rPr>
                <w:rPrChange w:id="292" w:author="OLIVARES MARTINEZ FERNANDO JESUS" w:date="2026-08-17T11:36:00Z">
                  <w:rPr>
                    <w:rStyle w:val="Hipervnculo"/>
                    <w:noProof/>
                  </w:rPr>
                </w:rPrChange>
              </w:rPr>
              <w:delText>5.</w:delText>
            </w:r>
            <w:r w:rsidDel="00C42FE5">
              <w:rPr>
                <w:rFonts w:eastAsiaTheme="minorEastAsia"/>
                <w:noProof/>
                <w:kern w:val="2"/>
                <w:sz w:val="24"/>
                <w:szCs w:val="24"/>
                <w:lang w:eastAsia="es-ES"/>
                <w14:ligatures w14:val="standardContextual"/>
              </w:rPr>
              <w:tab/>
            </w:r>
            <w:r w:rsidRPr="00C42FE5" w:rsidDel="00C42FE5">
              <w:rPr>
                <w:rPrChange w:id="293" w:author="OLIVARES MARTINEZ FERNANDO JESUS" w:date="2026-08-17T11:36:00Z">
                  <w:rPr>
                    <w:rStyle w:val="Hipervnculo"/>
                    <w:noProof/>
                  </w:rPr>
                </w:rPrChange>
              </w:rPr>
              <w:delText>PLAN DE PRUEBAS</w:delText>
            </w:r>
            <w:r w:rsidDel="00C42FE5">
              <w:rPr>
                <w:noProof/>
                <w:webHidden/>
              </w:rPr>
              <w:tab/>
              <w:delText>32</w:delText>
            </w:r>
          </w:del>
        </w:p>
        <w:p w14:paraId="61DCA964" w14:textId="4AD3E272" w:rsidR="00370B23" w:rsidDel="00C42FE5" w:rsidRDefault="00370B23">
          <w:pPr>
            <w:pStyle w:val="TDC1"/>
            <w:tabs>
              <w:tab w:val="left" w:pos="850"/>
              <w:tab w:val="right" w:leader="dot" w:pos="8494"/>
            </w:tabs>
            <w:rPr>
              <w:del w:id="294" w:author="OLIVARES MARTINEZ FERNANDO JESUS" w:date="2026-08-17T11:36:00Z"/>
              <w:rFonts w:eastAsiaTheme="minorEastAsia"/>
              <w:noProof/>
              <w:kern w:val="2"/>
              <w:sz w:val="24"/>
              <w:szCs w:val="24"/>
              <w:lang w:eastAsia="es-ES"/>
              <w14:ligatures w14:val="standardContextual"/>
            </w:rPr>
          </w:pPr>
          <w:del w:id="295" w:author="OLIVARES MARTINEZ FERNANDO JESUS" w:date="2026-08-17T11:36:00Z">
            <w:r w:rsidRPr="00C42FE5" w:rsidDel="00C42FE5">
              <w:rPr>
                <w:rPrChange w:id="296" w:author="OLIVARES MARTINEZ FERNANDO JESUS" w:date="2026-08-17T11:36:00Z">
                  <w:rPr>
                    <w:rStyle w:val="Hipervnculo"/>
                    <w:noProof/>
                  </w:rPr>
                </w:rPrChange>
              </w:rPr>
              <w:delText>5.1.</w:delText>
            </w:r>
            <w:r w:rsidDel="00C42FE5">
              <w:rPr>
                <w:rFonts w:eastAsiaTheme="minorEastAsia"/>
                <w:noProof/>
                <w:kern w:val="2"/>
                <w:sz w:val="24"/>
                <w:szCs w:val="24"/>
                <w:lang w:eastAsia="es-ES"/>
                <w14:ligatures w14:val="standardContextual"/>
              </w:rPr>
              <w:tab/>
            </w:r>
            <w:r w:rsidRPr="00C42FE5" w:rsidDel="00C42FE5">
              <w:rPr>
                <w:rPrChange w:id="297" w:author="OLIVARES MARTINEZ FERNANDO JESUS" w:date="2026-08-17T11:36:00Z">
                  <w:rPr>
                    <w:rStyle w:val="Hipervnculo"/>
                    <w:noProof/>
                  </w:rPr>
                </w:rPrChange>
              </w:rPr>
              <w:delText>Matriz de casos de prueba</w:delText>
            </w:r>
            <w:r w:rsidDel="00C42FE5">
              <w:rPr>
                <w:noProof/>
                <w:webHidden/>
              </w:rPr>
              <w:tab/>
              <w:delText>32</w:delText>
            </w:r>
          </w:del>
        </w:p>
        <w:p w14:paraId="695B5670" w14:textId="53EA6278" w:rsidR="00370B23" w:rsidDel="00C42FE5" w:rsidRDefault="00370B23">
          <w:pPr>
            <w:pStyle w:val="TDC1"/>
            <w:tabs>
              <w:tab w:val="left" w:pos="440"/>
              <w:tab w:val="right" w:leader="dot" w:pos="8494"/>
            </w:tabs>
            <w:rPr>
              <w:del w:id="298" w:author="OLIVARES MARTINEZ FERNANDO JESUS" w:date="2026-08-17T11:36:00Z"/>
              <w:rFonts w:eastAsiaTheme="minorEastAsia"/>
              <w:noProof/>
              <w:kern w:val="2"/>
              <w:sz w:val="24"/>
              <w:szCs w:val="24"/>
              <w:lang w:eastAsia="es-ES"/>
              <w14:ligatures w14:val="standardContextual"/>
            </w:rPr>
          </w:pPr>
          <w:del w:id="299" w:author="OLIVARES MARTINEZ FERNANDO JESUS" w:date="2026-08-17T11:36:00Z">
            <w:r w:rsidRPr="00C42FE5" w:rsidDel="00C42FE5">
              <w:rPr>
                <w:rPrChange w:id="300" w:author="OLIVARES MARTINEZ FERNANDO JESUS" w:date="2026-08-17T11:36:00Z">
                  <w:rPr>
                    <w:rStyle w:val="Hipervnculo"/>
                    <w:noProof/>
                  </w:rPr>
                </w:rPrChange>
              </w:rPr>
              <w:delText>6.</w:delText>
            </w:r>
            <w:r w:rsidDel="00C42FE5">
              <w:rPr>
                <w:rFonts w:eastAsiaTheme="minorEastAsia"/>
                <w:noProof/>
                <w:kern w:val="2"/>
                <w:sz w:val="24"/>
                <w:szCs w:val="24"/>
                <w:lang w:eastAsia="es-ES"/>
                <w14:ligatures w14:val="standardContextual"/>
              </w:rPr>
              <w:tab/>
            </w:r>
            <w:r w:rsidRPr="00C42FE5" w:rsidDel="00C42FE5">
              <w:rPr>
                <w:rPrChange w:id="301" w:author="OLIVARES MARTINEZ FERNANDO JESUS" w:date="2026-08-17T11:36:00Z">
                  <w:rPr>
                    <w:rStyle w:val="Hipervnculo"/>
                    <w:noProof/>
                  </w:rPr>
                </w:rPrChange>
              </w:rPr>
              <w:delText>GLOSARIO DE T</w:delText>
            </w:r>
            <w:r w:rsidRPr="00C42FE5" w:rsidDel="00C42FE5">
              <w:rPr>
                <w:rFonts w:hint="eastAsia"/>
                <w:rPrChange w:id="302" w:author="OLIVARES MARTINEZ FERNANDO JESUS" w:date="2026-08-17T11:36:00Z">
                  <w:rPr>
                    <w:rStyle w:val="Hipervnculo"/>
                    <w:rFonts w:hint="eastAsia"/>
                    <w:noProof/>
                  </w:rPr>
                </w:rPrChange>
              </w:rPr>
              <w:delText>É</w:delText>
            </w:r>
            <w:r w:rsidRPr="00C42FE5" w:rsidDel="00C42FE5">
              <w:rPr>
                <w:rPrChange w:id="303" w:author="OLIVARES MARTINEZ FERNANDO JESUS" w:date="2026-08-17T11:36:00Z">
                  <w:rPr>
                    <w:rStyle w:val="Hipervnculo"/>
                    <w:noProof/>
                  </w:rPr>
                </w:rPrChange>
              </w:rPr>
              <w:delText>RMINOS</w:delText>
            </w:r>
            <w:r w:rsidDel="00C42FE5">
              <w:rPr>
                <w:noProof/>
                <w:webHidden/>
              </w:rPr>
              <w:tab/>
              <w:delText>32</w:delText>
            </w:r>
          </w:del>
        </w:p>
        <w:p w14:paraId="329B13CE" w14:textId="70100337" w:rsidR="003973D0" w:rsidRDefault="001B2B1F">
          <w:r>
            <w:rPr>
              <w:b/>
              <w:bCs/>
            </w:rPr>
            <w:fldChar w:fldCharType="end"/>
          </w:r>
        </w:p>
      </w:sdtContent>
    </w:sdt>
    <w:p w14:paraId="02539411" w14:textId="77777777" w:rsidR="003973D0" w:rsidRDefault="001B2B1F">
      <w:pPr>
        <w:spacing w:after="160" w:line="259" w:lineRule="auto"/>
      </w:pPr>
      <w:r>
        <w:br w:type="page" w:clear="all"/>
      </w:r>
    </w:p>
    <w:p w14:paraId="5B63F590" w14:textId="77777777" w:rsidR="003973D0" w:rsidRDefault="003973D0">
      <w:pPr>
        <w:spacing w:after="160" w:line="259" w:lineRule="auto"/>
      </w:pPr>
    </w:p>
    <w:p w14:paraId="24D087A8" w14:textId="77777777" w:rsidR="003973D0" w:rsidRDefault="003973D0">
      <w:pPr>
        <w:spacing w:after="160" w:line="259" w:lineRule="auto"/>
      </w:pPr>
    </w:p>
    <w:p w14:paraId="6EF1098D" w14:textId="77777777" w:rsidR="003973D0" w:rsidRDefault="001B2B1F">
      <w:pPr>
        <w:pStyle w:val="Ttulo1"/>
        <w:numPr>
          <w:ilvl w:val="0"/>
          <w:numId w:val="1"/>
        </w:numPr>
        <w:spacing w:line="360" w:lineRule="auto"/>
      </w:pPr>
      <w:bookmarkStart w:id="304" w:name="_Ref140661542"/>
      <w:bookmarkStart w:id="305" w:name="_Ref140661549"/>
      <w:bookmarkStart w:id="306" w:name="_Toc238141043"/>
      <w:r>
        <w:t>REGISTRO DE LA PETICIÓN</w:t>
      </w:r>
      <w:bookmarkEnd w:id="304"/>
      <w:bookmarkEnd w:id="305"/>
      <w:bookmarkEnd w:id="306"/>
    </w:p>
    <w:tbl>
      <w:tblPr>
        <w:tblStyle w:val="Tablaconcuadrcula"/>
        <w:tblW w:w="5171" w:type="pct"/>
        <w:tblLook w:val="01E0" w:firstRow="1" w:lastRow="1" w:firstColumn="1" w:lastColumn="1" w:noHBand="0" w:noVBand="0"/>
      </w:tblPr>
      <w:tblGrid>
        <w:gridCol w:w="1788"/>
        <w:gridCol w:w="6996"/>
      </w:tblGrid>
      <w:tr w:rsidR="003973D0" w14:paraId="533DA6B0" w14:textId="77777777" w:rsidTr="004854B2">
        <w:trPr>
          <w:cantSplit/>
          <w:trHeight w:val="284"/>
        </w:trPr>
        <w:tc>
          <w:tcPr>
            <w:tcW w:w="1018" w:type="pct"/>
            <w:shd w:val="clear" w:color="auto" w:fill="B4C6E7" w:themeFill="accent5" w:themeFillTint="66"/>
            <w:vAlign w:val="center"/>
          </w:tcPr>
          <w:p w14:paraId="4B264E2D" w14:textId="77777777" w:rsidR="003973D0" w:rsidRDefault="001B2B1F">
            <w:pPr>
              <w:pStyle w:val="TABLA"/>
              <w:rPr>
                <w:rFonts w:cs="Arial"/>
                <w:b/>
                <w:sz w:val="18"/>
                <w:szCs w:val="18"/>
              </w:rPr>
            </w:pPr>
            <w:r>
              <w:rPr>
                <w:rFonts w:cs="Arial"/>
                <w:b/>
                <w:sz w:val="18"/>
                <w:szCs w:val="18"/>
              </w:rPr>
              <w:t>IDENTIFICACIÓN</w:t>
            </w:r>
          </w:p>
        </w:tc>
        <w:tc>
          <w:tcPr>
            <w:tcW w:w="3982" w:type="pct"/>
            <w:vAlign w:val="center"/>
          </w:tcPr>
          <w:p w14:paraId="1791E652" w14:textId="5F5319BF" w:rsidR="003973D0" w:rsidRDefault="00FA554F">
            <w:pPr>
              <w:pStyle w:val="TABLA"/>
              <w:rPr>
                <w:sz w:val="22"/>
                <w:szCs w:val="22"/>
              </w:rPr>
            </w:pPr>
            <w:r>
              <w:rPr>
                <w:sz w:val="22"/>
                <w:szCs w:val="22"/>
              </w:rPr>
              <w:t>SIA-</w:t>
            </w:r>
            <w:r w:rsidR="00F908AD">
              <w:rPr>
                <w:sz w:val="22"/>
                <w:szCs w:val="22"/>
              </w:rPr>
              <w:t>GDSDGTD-XXXXX</w:t>
            </w:r>
            <w:r>
              <w:rPr>
                <w:sz w:val="22"/>
                <w:szCs w:val="22"/>
              </w:rPr>
              <w:t>-</w:t>
            </w:r>
            <w:r w:rsidR="00C27B90">
              <w:rPr>
                <w:sz w:val="22"/>
                <w:szCs w:val="22"/>
              </w:rPr>
              <w:t xml:space="preserve">Gestión Tabla </w:t>
            </w:r>
            <w:r w:rsidR="004854B2">
              <w:rPr>
                <w:sz w:val="22"/>
                <w:szCs w:val="22"/>
              </w:rPr>
              <w:t>de Configuración Parámetro</w:t>
            </w:r>
          </w:p>
        </w:tc>
      </w:tr>
      <w:tr w:rsidR="003973D0" w14:paraId="3B54BE37" w14:textId="77777777" w:rsidTr="004854B2">
        <w:trPr>
          <w:cantSplit/>
          <w:trHeight w:val="284"/>
        </w:trPr>
        <w:tc>
          <w:tcPr>
            <w:tcW w:w="1018" w:type="pct"/>
            <w:shd w:val="clear" w:color="auto" w:fill="B4C6E7" w:themeFill="accent5" w:themeFillTint="66"/>
            <w:vAlign w:val="center"/>
          </w:tcPr>
          <w:p w14:paraId="7F30920A" w14:textId="77777777" w:rsidR="003973D0" w:rsidRDefault="001B2B1F">
            <w:pPr>
              <w:pStyle w:val="TABLA"/>
              <w:rPr>
                <w:rFonts w:cs="Arial"/>
                <w:b/>
                <w:sz w:val="18"/>
                <w:szCs w:val="18"/>
              </w:rPr>
            </w:pPr>
            <w:r>
              <w:rPr>
                <w:rFonts w:cs="Arial"/>
                <w:b/>
                <w:sz w:val="18"/>
                <w:szCs w:val="18"/>
              </w:rPr>
              <w:t>SCANS ORIGEN</w:t>
            </w:r>
          </w:p>
        </w:tc>
        <w:tc>
          <w:tcPr>
            <w:tcW w:w="3982" w:type="pct"/>
            <w:vAlign w:val="center"/>
          </w:tcPr>
          <w:p w14:paraId="055F7D40" w14:textId="77777777" w:rsidR="003973D0" w:rsidRDefault="001B2B1F">
            <w:pPr>
              <w:pStyle w:val="TABLA"/>
              <w:rPr>
                <w:sz w:val="22"/>
                <w:szCs w:val="22"/>
              </w:rPr>
            </w:pPr>
            <w:r>
              <w:rPr>
                <w:sz w:val="22"/>
                <w:szCs w:val="22"/>
              </w:rPr>
              <w:t>999999</w:t>
            </w:r>
          </w:p>
        </w:tc>
      </w:tr>
      <w:tr w:rsidR="003973D0" w14:paraId="5347EA9F" w14:textId="77777777" w:rsidTr="004854B2">
        <w:trPr>
          <w:cantSplit/>
          <w:trHeight w:val="284"/>
        </w:trPr>
        <w:tc>
          <w:tcPr>
            <w:tcW w:w="1018" w:type="pct"/>
            <w:shd w:val="clear" w:color="auto" w:fill="B4C6E7" w:themeFill="accent5" w:themeFillTint="66"/>
            <w:vAlign w:val="center"/>
          </w:tcPr>
          <w:p w14:paraId="3D122623" w14:textId="72957590" w:rsidR="003973D0" w:rsidRDefault="00F908AD">
            <w:pPr>
              <w:pStyle w:val="TABLA"/>
              <w:rPr>
                <w:rFonts w:cs="Arial"/>
                <w:b/>
                <w:sz w:val="18"/>
                <w:szCs w:val="18"/>
              </w:rPr>
            </w:pPr>
            <w:r>
              <w:rPr>
                <w:rFonts w:cs="Arial"/>
                <w:b/>
                <w:sz w:val="18"/>
                <w:szCs w:val="18"/>
              </w:rPr>
              <w:t>JIRA</w:t>
            </w:r>
            <w:r w:rsidR="001B2B1F">
              <w:rPr>
                <w:rFonts w:cs="Arial"/>
                <w:b/>
                <w:sz w:val="18"/>
                <w:szCs w:val="18"/>
              </w:rPr>
              <w:t xml:space="preserve"> A SDG</w:t>
            </w:r>
            <w:r>
              <w:rPr>
                <w:rFonts w:cs="Arial"/>
                <w:b/>
                <w:sz w:val="18"/>
                <w:szCs w:val="18"/>
              </w:rPr>
              <w:t xml:space="preserve"> [JIRA]</w:t>
            </w:r>
          </w:p>
        </w:tc>
        <w:tc>
          <w:tcPr>
            <w:tcW w:w="3982" w:type="pct"/>
            <w:vAlign w:val="center"/>
          </w:tcPr>
          <w:p w14:paraId="7C4DE49A" w14:textId="150DDCB8" w:rsidR="003973D0" w:rsidRDefault="00F908AD" w:rsidP="001C4325">
            <w:pPr>
              <w:pStyle w:val="TABLA"/>
              <w:rPr>
                <w:sz w:val="22"/>
                <w:szCs w:val="22"/>
              </w:rPr>
            </w:pPr>
            <w:r>
              <w:rPr>
                <w:sz w:val="22"/>
                <w:szCs w:val="22"/>
              </w:rPr>
              <w:t>GDSDGTD-XXXXX</w:t>
            </w:r>
            <w:r w:rsidR="009B426E">
              <w:rPr>
                <w:sz w:val="22"/>
                <w:szCs w:val="22"/>
              </w:rPr>
              <w:t xml:space="preserve"> [</w:t>
            </w:r>
            <w:r>
              <w:rPr>
                <w:sz w:val="22"/>
                <w:szCs w:val="22"/>
              </w:rPr>
              <w:t>GDSDGTD-YYYYY</w:t>
            </w:r>
            <w:r w:rsidR="001B2B1F">
              <w:rPr>
                <w:sz w:val="22"/>
                <w:szCs w:val="22"/>
              </w:rPr>
              <w:t>]</w:t>
            </w:r>
          </w:p>
        </w:tc>
      </w:tr>
      <w:tr w:rsidR="003973D0" w14:paraId="301ACB09" w14:textId="77777777" w:rsidTr="004854B2">
        <w:trPr>
          <w:cantSplit/>
          <w:trHeight w:val="284"/>
        </w:trPr>
        <w:tc>
          <w:tcPr>
            <w:tcW w:w="1018" w:type="pct"/>
            <w:shd w:val="clear" w:color="auto" w:fill="B4C6E7" w:themeFill="accent5" w:themeFillTint="66"/>
            <w:vAlign w:val="center"/>
          </w:tcPr>
          <w:p w14:paraId="0900A736" w14:textId="77777777" w:rsidR="003973D0" w:rsidRDefault="001B2B1F">
            <w:pPr>
              <w:pStyle w:val="TABLA"/>
              <w:rPr>
                <w:rFonts w:cs="Arial"/>
                <w:b/>
                <w:sz w:val="18"/>
                <w:szCs w:val="18"/>
              </w:rPr>
            </w:pPr>
            <w:r>
              <w:rPr>
                <w:rFonts w:cs="Arial"/>
                <w:b/>
                <w:sz w:val="18"/>
                <w:szCs w:val="18"/>
              </w:rPr>
              <w:t>RESPONSABLE</w:t>
            </w:r>
          </w:p>
        </w:tc>
        <w:tc>
          <w:tcPr>
            <w:tcW w:w="3982" w:type="pct"/>
            <w:vAlign w:val="center"/>
          </w:tcPr>
          <w:p w14:paraId="791B8719" w14:textId="539FF3AD" w:rsidR="003973D0" w:rsidRDefault="004854B2">
            <w:pPr>
              <w:pStyle w:val="TABLA"/>
              <w:rPr>
                <w:sz w:val="22"/>
                <w:szCs w:val="22"/>
              </w:rPr>
            </w:pPr>
            <w:r>
              <w:rPr>
                <w:sz w:val="22"/>
                <w:szCs w:val="22"/>
              </w:rPr>
              <w:t xml:space="preserve">Fernando Jesús Olivares Martínez </w:t>
            </w:r>
          </w:p>
        </w:tc>
      </w:tr>
      <w:tr w:rsidR="003973D0" w14:paraId="6A28C2F1" w14:textId="77777777" w:rsidTr="004854B2">
        <w:trPr>
          <w:cantSplit/>
          <w:trHeight w:val="284"/>
        </w:trPr>
        <w:tc>
          <w:tcPr>
            <w:tcW w:w="1018" w:type="pct"/>
            <w:shd w:val="clear" w:color="auto" w:fill="B4C6E7" w:themeFill="accent5" w:themeFillTint="66"/>
            <w:vAlign w:val="center"/>
          </w:tcPr>
          <w:p w14:paraId="0EEBE2FA" w14:textId="77777777" w:rsidR="003973D0" w:rsidRDefault="001B2B1F">
            <w:pPr>
              <w:pStyle w:val="TABLA"/>
              <w:rPr>
                <w:rFonts w:cs="Arial"/>
                <w:b/>
                <w:sz w:val="18"/>
                <w:szCs w:val="18"/>
              </w:rPr>
            </w:pPr>
            <w:r>
              <w:rPr>
                <w:rFonts w:cs="Arial"/>
                <w:b/>
                <w:sz w:val="18"/>
                <w:szCs w:val="18"/>
              </w:rPr>
              <w:t>TIPO DE SERVICIO</w:t>
            </w:r>
          </w:p>
        </w:tc>
        <w:tc>
          <w:tcPr>
            <w:tcW w:w="3982" w:type="pct"/>
            <w:vAlign w:val="center"/>
          </w:tcPr>
          <w:p w14:paraId="0A6F47F9" w14:textId="77777777" w:rsidR="003973D0" w:rsidRDefault="00BB36AC">
            <w:pPr>
              <w:pStyle w:val="TABLA"/>
              <w:rPr>
                <w:sz w:val="22"/>
                <w:szCs w:val="22"/>
              </w:rPr>
            </w:pPr>
            <w:r>
              <w:rPr>
                <w:sz w:val="22"/>
                <w:szCs w:val="22"/>
              </w:rPr>
              <w:t>Mantenimiento Evolutivo</w:t>
            </w:r>
          </w:p>
        </w:tc>
      </w:tr>
      <w:tr w:rsidR="003973D0" w14:paraId="7DEEDDD2" w14:textId="77777777" w:rsidTr="004854B2">
        <w:trPr>
          <w:cantSplit/>
          <w:trHeight w:val="293"/>
        </w:trPr>
        <w:tc>
          <w:tcPr>
            <w:tcW w:w="1018" w:type="pct"/>
            <w:shd w:val="clear" w:color="auto" w:fill="B4C6E7" w:themeFill="accent5" w:themeFillTint="66"/>
            <w:vAlign w:val="center"/>
          </w:tcPr>
          <w:p w14:paraId="38CB8D30" w14:textId="77777777" w:rsidR="003973D0" w:rsidRDefault="001B2B1F">
            <w:pPr>
              <w:pStyle w:val="TABLA"/>
              <w:ind w:right="-151"/>
              <w:rPr>
                <w:rFonts w:cs="Arial"/>
                <w:b/>
                <w:sz w:val="18"/>
                <w:szCs w:val="18"/>
              </w:rPr>
            </w:pPr>
            <w:r>
              <w:rPr>
                <w:rFonts w:cs="Arial"/>
                <w:b/>
                <w:sz w:val="18"/>
                <w:szCs w:val="18"/>
              </w:rPr>
              <w:t>FECHA DE PETICIÓN</w:t>
            </w:r>
          </w:p>
        </w:tc>
        <w:tc>
          <w:tcPr>
            <w:tcW w:w="3982" w:type="pct"/>
            <w:vAlign w:val="center"/>
          </w:tcPr>
          <w:p w14:paraId="73F44B04" w14:textId="3DF3ADAB" w:rsidR="003973D0" w:rsidRDefault="00C27B90" w:rsidP="00BB36AC">
            <w:pPr>
              <w:pStyle w:val="TABLA"/>
              <w:rPr>
                <w:sz w:val="22"/>
                <w:szCs w:val="22"/>
              </w:rPr>
            </w:pPr>
            <w:r>
              <w:rPr>
                <w:sz w:val="22"/>
                <w:szCs w:val="22"/>
              </w:rPr>
              <w:t>DD/MM/YYYY</w:t>
            </w:r>
          </w:p>
        </w:tc>
      </w:tr>
      <w:tr w:rsidR="003973D0" w14:paraId="3B2734BE" w14:textId="77777777" w:rsidTr="004854B2">
        <w:trPr>
          <w:cantSplit/>
          <w:trHeight w:val="293"/>
        </w:trPr>
        <w:tc>
          <w:tcPr>
            <w:tcW w:w="1018" w:type="pct"/>
            <w:shd w:val="clear" w:color="auto" w:fill="B4C6E7" w:themeFill="accent5" w:themeFillTint="66"/>
            <w:vAlign w:val="center"/>
          </w:tcPr>
          <w:p w14:paraId="4FC0CDC7" w14:textId="77777777" w:rsidR="003973D0" w:rsidRDefault="001B2B1F">
            <w:pPr>
              <w:pStyle w:val="TABLA"/>
              <w:ind w:right="-151"/>
              <w:rPr>
                <w:rFonts w:cs="Arial"/>
                <w:b/>
                <w:sz w:val="18"/>
                <w:szCs w:val="18"/>
              </w:rPr>
            </w:pPr>
            <w:r>
              <w:rPr>
                <w:rFonts w:cs="Arial"/>
                <w:b/>
                <w:sz w:val="18"/>
                <w:szCs w:val="18"/>
              </w:rPr>
              <w:t>FECHA DE NECESIDAD</w:t>
            </w:r>
          </w:p>
        </w:tc>
        <w:tc>
          <w:tcPr>
            <w:tcW w:w="3982" w:type="pct"/>
            <w:vAlign w:val="center"/>
          </w:tcPr>
          <w:p w14:paraId="32A33B50" w14:textId="77777777" w:rsidR="003973D0" w:rsidRDefault="003973D0">
            <w:pPr>
              <w:pStyle w:val="TABLA"/>
              <w:rPr>
                <w:sz w:val="22"/>
                <w:szCs w:val="22"/>
              </w:rPr>
            </w:pPr>
          </w:p>
        </w:tc>
      </w:tr>
      <w:tr w:rsidR="003973D0" w14:paraId="2AAF52AE" w14:textId="77777777" w:rsidTr="004854B2">
        <w:trPr>
          <w:cantSplit/>
          <w:trHeight w:val="293"/>
        </w:trPr>
        <w:tc>
          <w:tcPr>
            <w:tcW w:w="1018" w:type="pct"/>
            <w:shd w:val="clear" w:color="auto" w:fill="B4C6E7" w:themeFill="accent5" w:themeFillTint="66"/>
            <w:vAlign w:val="center"/>
          </w:tcPr>
          <w:p w14:paraId="6A1F3E34" w14:textId="77777777" w:rsidR="003973D0" w:rsidRDefault="001B2B1F">
            <w:pPr>
              <w:pStyle w:val="TABLA"/>
              <w:ind w:right="-151"/>
              <w:rPr>
                <w:rFonts w:cs="Arial"/>
                <w:b/>
                <w:sz w:val="18"/>
                <w:szCs w:val="18"/>
              </w:rPr>
            </w:pPr>
            <w:r>
              <w:rPr>
                <w:rFonts w:cs="Arial"/>
                <w:b/>
                <w:sz w:val="18"/>
                <w:szCs w:val="18"/>
              </w:rPr>
              <w:t>PRIORIDAD</w:t>
            </w:r>
          </w:p>
        </w:tc>
        <w:tc>
          <w:tcPr>
            <w:tcW w:w="3982" w:type="pct"/>
            <w:vAlign w:val="center"/>
          </w:tcPr>
          <w:p w14:paraId="4BA24148" w14:textId="77777777" w:rsidR="003973D0" w:rsidRDefault="001B2B1F">
            <w:pPr>
              <w:pStyle w:val="TABLA"/>
              <w:rPr>
                <w:sz w:val="22"/>
                <w:szCs w:val="22"/>
              </w:rPr>
            </w:pPr>
            <w:r>
              <w:rPr>
                <w:sz w:val="22"/>
                <w:szCs w:val="22"/>
              </w:rPr>
              <w:t>Media</w:t>
            </w:r>
          </w:p>
        </w:tc>
      </w:tr>
      <w:tr w:rsidR="003973D0" w14:paraId="26E7A86F" w14:textId="77777777" w:rsidTr="004854B2">
        <w:trPr>
          <w:cantSplit/>
          <w:trHeight w:val="293"/>
        </w:trPr>
        <w:tc>
          <w:tcPr>
            <w:tcW w:w="1018" w:type="pct"/>
            <w:shd w:val="clear" w:color="auto" w:fill="B4C6E7" w:themeFill="accent5" w:themeFillTint="66"/>
            <w:vAlign w:val="center"/>
          </w:tcPr>
          <w:p w14:paraId="2303A9CA" w14:textId="77777777" w:rsidR="003973D0" w:rsidRDefault="001B2B1F">
            <w:pPr>
              <w:pStyle w:val="TABLA"/>
              <w:ind w:right="-151"/>
              <w:rPr>
                <w:rFonts w:cs="Arial"/>
                <w:b/>
                <w:sz w:val="18"/>
                <w:szCs w:val="18"/>
              </w:rPr>
            </w:pPr>
            <w:r>
              <w:rPr>
                <w:rFonts w:cs="Arial"/>
                <w:b/>
                <w:sz w:val="18"/>
                <w:szCs w:val="18"/>
              </w:rPr>
              <w:t>TAMAÑO</w:t>
            </w:r>
          </w:p>
        </w:tc>
        <w:tc>
          <w:tcPr>
            <w:tcW w:w="3982" w:type="pct"/>
            <w:vAlign w:val="center"/>
          </w:tcPr>
          <w:p w14:paraId="5E957649" w14:textId="26CCCD50" w:rsidR="003973D0" w:rsidRDefault="00C27B90">
            <w:pPr>
              <w:pStyle w:val="TABLA"/>
              <w:rPr>
                <w:sz w:val="22"/>
                <w:szCs w:val="22"/>
              </w:rPr>
            </w:pPr>
            <w:r>
              <w:rPr>
                <w:sz w:val="22"/>
                <w:szCs w:val="22"/>
              </w:rPr>
              <w:t>Pequeño</w:t>
            </w:r>
          </w:p>
        </w:tc>
      </w:tr>
    </w:tbl>
    <w:p w14:paraId="203582F7" w14:textId="77777777" w:rsidR="003973D0" w:rsidRDefault="003973D0"/>
    <w:p w14:paraId="3FEE1300" w14:textId="77777777" w:rsidR="003973D0" w:rsidRDefault="001B2B1F">
      <w:pPr>
        <w:pStyle w:val="Ttulo1"/>
        <w:numPr>
          <w:ilvl w:val="0"/>
          <w:numId w:val="1"/>
        </w:numPr>
      </w:pPr>
      <w:bookmarkStart w:id="307" w:name="_Toc238141044"/>
      <w:r>
        <w:t>DESCRIPCIÓN DE LA PETICIÓN</w:t>
      </w:r>
      <w:bookmarkEnd w:id="307"/>
    </w:p>
    <w:p w14:paraId="2B5BB59A" w14:textId="0449ED71" w:rsidR="003973D0" w:rsidDel="00DD7FDD" w:rsidRDefault="00771AC1" w:rsidP="00970DD3">
      <w:pPr>
        <w:jc w:val="both"/>
        <w:rPr>
          <w:del w:id="308" w:author="OLIVARES MARTINEZ FERNANDO JESUS" w:date="2026-08-20T16:58:00Z"/>
          <w:rFonts w:ascii="Arial" w:hAnsi="Arial" w:cs="Arial"/>
          <w:iCs/>
        </w:rPr>
      </w:pPr>
      <w:del w:id="309" w:author="OLIVARES MARTINEZ FERNANDO JESUS" w:date="2026-08-20T16:58:00Z">
        <w:r w:rsidRPr="00771AC1" w:rsidDel="00DD7FDD">
          <w:rPr>
            <w:rFonts w:ascii="Arial" w:hAnsi="Arial" w:cs="Arial"/>
            <w:iCs/>
          </w:rPr>
          <w:delText xml:space="preserve">Se solicita realizar </w:delText>
        </w:r>
        <w:r w:rsidDel="00DD7FDD">
          <w:rPr>
            <w:rFonts w:ascii="Arial" w:hAnsi="Arial" w:cs="Arial"/>
            <w:iCs/>
          </w:rPr>
          <w:delText xml:space="preserve">los siguientes </w:delText>
        </w:r>
        <w:r w:rsidRPr="00771AC1" w:rsidDel="00DD7FDD">
          <w:rPr>
            <w:rFonts w:ascii="Arial" w:hAnsi="Arial" w:cs="Arial"/>
            <w:iCs/>
          </w:rPr>
          <w:delText xml:space="preserve">desarrollos </w:delText>
        </w:r>
        <w:r w:rsidR="00C27B90" w:rsidDel="00DD7FDD">
          <w:rPr>
            <w:rFonts w:ascii="Arial" w:hAnsi="Arial" w:cs="Arial"/>
            <w:iCs/>
          </w:rPr>
          <w:delText xml:space="preserve">sobre la </w:delText>
        </w:r>
        <w:r w:rsidR="00A03382" w:rsidDel="00DD7FDD">
          <w:rPr>
            <w:rFonts w:ascii="Arial" w:hAnsi="Arial" w:cs="Arial"/>
            <w:iCs/>
          </w:rPr>
          <w:delText>Gestión</w:delText>
        </w:r>
        <w:r w:rsidR="00C27B90" w:rsidDel="00DD7FDD">
          <w:rPr>
            <w:rFonts w:ascii="Arial" w:hAnsi="Arial" w:cs="Arial"/>
            <w:iCs/>
          </w:rPr>
          <w:delText xml:space="preserve"> de tablas </w:delText>
        </w:r>
        <w:r w:rsidR="00A03382" w:rsidDel="00DD7FDD">
          <w:rPr>
            <w:rFonts w:ascii="Arial" w:hAnsi="Arial" w:cs="Arial"/>
            <w:iCs/>
          </w:rPr>
          <w:delText>de configuración</w:delText>
        </w:r>
        <w:r w:rsidDel="00DD7FDD">
          <w:rPr>
            <w:rFonts w:ascii="Arial" w:hAnsi="Arial" w:cs="Arial"/>
            <w:iCs/>
          </w:rPr>
          <w:delText>:</w:delText>
        </w:r>
      </w:del>
    </w:p>
    <w:p w14:paraId="79586911" w14:textId="57A12249" w:rsidR="00C27B90" w:rsidDel="00DD7FDD" w:rsidRDefault="00C27B90" w:rsidP="00771AC1">
      <w:pPr>
        <w:pStyle w:val="Prrafodelista"/>
        <w:numPr>
          <w:ilvl w:val="0"/>
          <w:numId w:val="29"/>
        </w:numPr>
        <w:jc w:val="both"/>
        <w:rPr>
          <w:del w:id="310" w:author="OLIVARES MARTINEZ FERNANDO JESUS" w:date="2026-08-20T16:58:00Z"/>
          <w:rFonts w:ascii="Arial" w:hAnsi="Arial" w:cs="Arial"/>
          <w:iCs/>
        </w:rPr>
      </w:pPr>
      <w:del w:id="311" w:author="OLIVARES MARTINEZ FERNANDO JESUS" w:date="2026-08-20T16:58:00Z">
        <w:r w:rsidDel="00DD7FDD">
          <w:rPr>
            <w:rFonts w:ascii="Arial" w:hAnsi="Arial" w:cs="Arial"/>
            <w:iCs/>
          </w:rPr>
          <w:delText xml:space="preserve">Listado registros entidad </w:delText>
        </w:r>
        <w:r w:rsidR="004854B2" w:rsidDel="00DD7FDD">
          <w:rPr>
            <w:rFonts w:ascii="Arial" w:hAnsi="Arial" w:cs="Arial"/>
            <w:iCs/>
          </w:rPr>
          <w:delText>Parámetro</w:delText>
        </w:r>
      </w:del>
    </w:p>
    <w:p w14:paraId="78529D2C" w14:textId="49AE32A7" w:rsidR="00771AC1" w:rsidDel="00DD7FDD" w:rsidRDefault="00A03382" w:rsidP="00771AC1">
      <w:pPr>
        <w:pStyle w:val="Prrafodelista"/>
        <w:numPr>
          <w:ilvl w:val="0"/>
          <w:numId w:val="29"/>
        </w:numPr>
        <w:jc w:val="both"/>
        <w:rPr>
          <w:del w:id="312" w:author="OLIVARES MARTINEZ FERNANDO JESUS" w:date="2026-08-20T16:58:00Z"/>
          <w:rFonts w:ascii="Arial" w:hAnsi="Arial" w:cs="Arial"/>
          <w:iCs/>
        </w:rPr>
      </w:pPr>
      <w:del w:id="313" w:author="OLIVARES MARTINEZ FERNANDO JESUS" w:date="2026-08-20T16:58:00Z">
        <w:r w:rsidDel="00DD7FDD">
          <w:rPr>
            <w:rFonts w:ascii="Arial" w:hAnsi="Arial" w:cs="Arial"/>
            <w:iCs/>
          </w:rPr>
          <w:delText>Gestión</w:delText>
        </w:r>
        <w:r w:rsidR="00C27B90" w:rsidDel="00DD7FDD">
          <w:rPr>
            <w:rFonts w:ascii="Arial" w:hAnsi="Arial" w:cs="Arial"/>
            <w:iCs/>
          </w:rPr>
          <w:delText xml:space="preserve"> Entidad </w:delText>
        </w:r>
        <w:r w:rsidDel="00DD7FDD">
          <w:rPr>
            <w:rFonts w:ascii="Arial" w:hAnsi="Arial" w:cs="Arial"/>
            <w:iCs/>
          </w:rPr>
          <w:delText>Parámetro</w:delText>
        </w:r>
      </w:del>
    </w:p>
    <w:p w14:paraId="1464A516" w14:textId="57650AD5" w:rsidR="008423A7" w:rsidDel="00DD7FDD" w:rsidRDefault="004522F2" w:rsidP="00C27B90">
      <w:pPr>
        <w:pStyle w:val="Prrafodelista"/>
        <w:numPr>
          <w:ilvl w:val="1"/>
          <w:numId w:val="29"/>
        </w:numPr>
        <w:jc w:val="both"/>
        <w:rPr>
          <w:del w:id="314" w:author="OLIVARES MARTINEZ FERNANDO JESUS" w:date="2026-08-20T16:58:00Z"/>
          <w:rFonts w:ascii="Arial" w:hAnsi="Arial" w:cs="Arial"/>
          <w:iCs/>
        </w:rPr>
      </w:pPr>
      <w:del w:id="315" w:author="OLIVARES MARTINEZ FERNANDO JESUS" w:date="2026-08-20T16:58:00Z">
        <w:r w:rsidDel="00DD7FDD">
          <w:rPr>
            <w:rFonts w:ascii="Arial" w:hAnsi="Arial" w:cs="Arial"/>
            <w:iCs/>
          </w:rPr>
          <w:delText>Crear</w:delText>
        </w:r>
      </w:del>
    </w:p>
    <w:p w14:paraId="5223B976" w14:textId="47AF8D94" w:rsidR="00C27B90" w:rsidDel="00DD7FDD" w:rsidRDefault="00C27B90" w:rsidP="00C27B90">
      <w:pPr>
        <w:pStyle w:val="Prrafodelista"/>
        <w:numPr>
          <w:ilvl w:val="1"/>
          <w:numId w:val="29"/>
        </w:numPr>
        <w:jc w:val="both"/>
        <w:rPr>
          <w:del w:id="316" w:author="OLIVARES MARTINEZ FERNANDO JESUS" w:date="2026-08-20T16:58:00Z"/>
          <w:rFonts w:ascii="Arial" w:hAnsi="Arial" w:cs="Arial"/>
          <w:iCs/>
        </w:rPr>
      </w:pPr>
      <w:del w:id="317" w:author="OLIVARES MARTINEZ FERNANDO JESUS" w:date="2026-08-20T16:58:00Z">
        <w:r w:rsidDel="00DD7FDD">
          <w:rPr>
            <w:rFonts w:ascii="Arial" w:hAnsi="Arial" w:cs="Arial"/>
            <w:iCs/>
          </w:rPr>
          <w:delText>Modif</w:delText>
        </w:r>
        <w:r w:rsidR="004522F2" w:rsidDel="00DD7FDD">
          <w:rPr>
            <w:rFonts w:ascii="Arial" w:hAnsi="Arial" w:cs="Arial"/>
            <w:iCs/>
          </w:rPr>
          <w:delText>i</w:delText>
        </w:r>
        <w:r w:rsidDel="00DD7FDD">
          <w:rPr>
            <w:rFonts w:ascii="Arial" w:hAnsi="Arial" w:cs="Arial"/>
            <w:iCs/>
          </w:rPr>
          <w:delText>ca</w:delText>
        </w:r>
        <w:r w:rsidR="004522F2" w:rsidDel="00DD7FDD">
          <w:rPr>
            <w:rFonts w:ascii="Arial" w:hAnsi="Arial" w:cs="Arial"/>
            <w:iCs/>
          </w:rPr>
          <w:delText>r</w:delText>
        </w:r>
      </w:del>
    </w:p>
    <w:p w14:paraId="358CE77B" w14:textId="66741F76" w:rsidR="00C27B90" w:rsidDel="00DD7FDD" w:rsidRDefault="00C27B90" w:rsidP="00C27B90">
      <w:pPr>
        <w:pStyle w:val="Prrafodelista"/>
        <w:numPr>
          <w:ilvl w:val="1"/>
          <w:numId w:val="29"/>
        </w:numPr>
        <w:jc w:val="both"/>
        <w:rPr>
          <w:del w:id="318" w:author="OLIVARES MARTINEZ FERNANDO JESUS" w:date="2026-08-20T16:58:00Z"/>
          <w:rFonts w:ascii="Arial" w:hAnsi="Arial" w:cs="Arial"/>
          <w:iCs/>
        </w:rPr>
      </w:pPr>
      <w:del w:id="319" w:author="OLIVARES MARTINEZ FERNANDO JESUS" w:date="2026-08-20T16:58:00Z">
        <w:r w:rsidDel="00DD7FDD">
          <w:rPr>
            <w:rFonts w:ascii="Arial" w:hAnsi="Arial" w:cs="Arial"/>
            <w:iCs/>
          </w:rPr>
          <w:delText>Consulta</w:delText>
        </w:r>
        <w:r w:rsidR="004522F2" w:rsidDel="00DD7FDD">
          <w:rPr>
            <w:rFonts w:ascii="Arial" w:hAnsi="Arial" w:cs="Arial"/>
            <w:iCs/>
          </w:rPr>
          <w:delText>r</w:delText>
        </w:r>
      </w:del>
    </w:p>
    <w:p w14:paraId="5CBC37A3" w14:textId="3D5DACED" w:rsidR="00DD7FDD" w:rsidRDefault="004522F2" w:rsidP="00DD7FDD">
      <w:pPr>
        <w:jc w:val="both"/>
        <w:rPr>
          <w:ins w:id="320" w:author="OLIVARES MARTINEZ FERNANDO JESUS" w:date="2026-08-20T16:55:00Z"/>
          <w:rFonts w:ascii="Arial" w:hAnsi="Arial" w:cs="Arial"/>
          <w:iCs/>
        </w:rPr>
      </w:pPr>
      <w:del w:id="321" w:author="OLIVARES MARTINEZ FERNANDO JESUS" w:date="2026-08-20T16:58:00Z">
        <w:r w:rsidDel="00DD7FDD">
          <w:rPr>
            <w:rFonts w:ascii="Arial" w:hAnsi="Arial" w:cs="Arial"/>
            <w:iCs/>
          </w:rPr>
          <w:delText xml:space="preserve">Dar de </w:delText>
        </w:r>
        <w:r w:rsidR="00C27B90" w:rsidDel="00DD7FDD">
          <w:rPr>
            <w:rFonts w:ascii="Arial" w:hAnsi="Arial" w:cs="Arial"/>
            <w:iCs/>
          </w:rPr>
          <w:delText>Baja</w:delText>
        </w:r>
      </w:del>
      <w:ins w:id="322" w:author="OLIVARES MARTINEZ FERNANDO JESUS" w:date="2026-08-20T16:55:00Z">
        <w:r w:rsidR="00DD7FDD">
          <w:rPr>
            <w:rFonts w:ascii="Arial" w:hAnsi="Arial" w:cs="Arial"/>
            <w:iCs/>
          </w:rPr>
          <w:t xml:space="preserve">Se solicita la realización y codificación del conjunto de pantallas y procesos que permitan </w:t>
        </w:r>
      </w:ins>
      <w:ins w:id="323" w:author="OLIVARES MARTINEZ FERNANDO JESUS" w:date="2026-08-20T16:58:00Z">
        <w:r w:rsidR="00DD7FDD">
          <w:rPr>
            <w:rFonts w:ascii="Arial" w:hAnsi="Arial" w:cs="Arial"/>
            <w:iCs/>
          </w:rPr>
          <w:t>la gestión de entidades de tipo Ejército</w:t>
        </w:r>
      </w:ins>
      <w:ins w:id="324" w:author="OLIVARES MARTINEZ FERNANDO JESUS" w:date="2026-08-20T16:59:00Z">
        <w:r w:rsidR="00DD7FDD">
          <w:rPr>
            <w:rFonts w:ascii="Arial" w:hAnsi="Arial" w:cs="Arial"/>
            <w:iCs/>
          </w:rPr>
          <w:t>,</w:t>
        </w:r>
      </w:ins>
      <w:ins w:id="325" w:author="OLIVARES MARTINEZ FERNANDO JESUS" w:date="2026-08-20T16:55:00Z">
        <w:r w:rsidR="00DD7FDD">
          <w:rPr>
            <w:rFonts w:ascii="Arial" w:hAnsi="Arial" w:cs="Arial"/>
            <w:iCs/>
          </w:rPr>
          <w:t xml:space="preserve"> que en cada momento estén disponibles en el sistema y realizar las siguientes acciones:</w:t>
        </w:r>
      </w:ins>
    </w:p>
    <w:p w14:paraId="3BAF4FB1" w14:textId="02D33A82" w:rsidR="00DD7FDD" w:rsidRDefault="00DD7FDD" w:rsidP="00DD7FDD">
      <w:pPr>
        <w:pStyle w:val="Prrafodelista"/>
        <w:numPr>
          <w:ilvl w:val="0"/>
          <w:numId w:val="46"/>
        </w:numPr>
        <w:jc w:val="both"/>
        <w:rPr>
          <w:ins w:id="326" w:author="OLIVARES MARTINEZ FERNANDO JESUS" w:date="2026-08-20T16:55:00Z"/>
          <w:rFonts w:ascii="Arial" w:hAnsi="Arial" w:cs="Arial"/>
          <w:iCs/>
        </w:rPr>
      </w:pPr>
      <w:ins w:id="327" w:author="OLIVARES MARTINEZ FERNANDO JESUS" w:date="2026-08-20T16:55:00Z">
        <w:r>
          <w:rPr>
            <w:rFonts w:ascii="Arial" w:hAnsi="Arial" w:cs="Arial"/>
            <w:iCs/>
          </w:rPr>
          <w:t xml:space="preserve">Listado registros entidad </w:t>
        </w:r>
      </w:ins>
      <w:ins w:id="328" w:author="OLIVARES MARTINEZ FERNANDO JESUS" w:date="2026-08-20T16:59:00Z">
        <w:r>
          <w:rPr>
            <w:rFonts w:ascii="Arial" w:hAnsi="Arial" w:cs="Arial"/>
            <w:iCs/>
          </w:rPr>
          <w:t>Ejército</w:t>
        </w:r>
      </w:ins>
    </w:p>
    <w:p w14:paraId="4F910D38" w14:textId="55CC4495" w:rsidR="00DD7FDD" w:rsidRDefault="00DD7FDD" w:rsidP="00DD7FDD">
      <w:pPr>
        <w:pStyle w:val="Prrafodelista"/>
        <w:numPr>
          <w:ilvl w:val="0"/>
          <w:numId w:val="46"/>
        </w:numPr>
        <w:jc w:val="both"/>
        <w:rPr>
          <w:ins w:id="329" w:author="OLIVARES MARTINEZ FERNANDO JESUS" w:date="2026-08-20T16:55:00Z"/>
          <w:rFonts w:ascii="Arial" w:hAnsi="Arial" w:cs="Arial"/>
          <w:iCs/>
        </w:rPr>
      </w:pPr>
      <w:ins w:id="330" w:author="OLIVARES MARTINEZ FERNANDO JESUS" w:date="2026-08-20T16:55:00Z">
        <w:r>
          <w:rPr>
            <w:rFonts w:ascii="Arial" w:hAnsi="Arial" w:cs="Arial"/>
            <w:iCs/>
          </w:rPr>
          <w:t>Alta de nuev</w:t>
        </w:r>
      </w:ins>
      <w:ins w:id="331" w:author="OLIVARES MARTINEZ FERNANDO JESUS" w:date="2026-08-20T16:59:00Z">
        <w:r>
          <w:rPr>
            <w:rFonts w:ascii="Arial" w:hAnsi="Arial" w:cs="Arial"/>
            <w:iCs/>
          </w:rPr>
          <w:t>o</w:t>
        </w:r>
      </w:ins>
      <w:ins w:id="332" w:author="OLIVARES MARTINEZ FERNANDO JESUS" w:date="2026-08-20T16:55:00Z">
        <w:r>
          <w:rPr>
            <w:rFonts w:ascii="Arial" w:hAnsi="Arial" w:cs="Arial"/>
            <w:iCs/>
          </w:rPr>
          <w:t xml:space="preserve"> </w:t>
        </w:r>
      </w:ins>
      <w:ins w:id="333" w:author="OLIVARES MARTINEZ FERNANDO JESUS" w:date="2026-08-20T16:59:00Z">
        <w:r>
          <w:rPr>
            <w:rFonts w:ascii="Arial" w:hAnsi="Arial" w:cs="Arial"/>
            <w:iCs/>
          </w:rPr>
          <w:t>Ejército</w:t>
        </w:r>
      </w:ins>
    </w:p>
    <w:p w14:paraId="0AB507F8" w14:textId="5D706477" w:rsidR="00DD7FDD" w:rsidRDefault="00DD7FDD" w:rsidP="00DD7FDD">
      <w:pPr>
        <w:pStyle w:val="Prrafodelista"/>
        <w:numPr>
          <w:ilvl w:val="0"/>
          <w:numId w:val="46"/>
        </w:numPr>
        <w:jc w:val="both"/>
        <w:rPr>
          <w:ins w:id="334" w:author="OLIVARES MARTINEZ FERNANDO JESUS" w:date="2026-08-20T16:55:00Z"/>
          <w:rFonts w:ascii="Arial" w:hAnsi="Arial" w:cs="Arial"/>
          <w:iCs/>
        </w:rPr>
      </w:pPr>
      <w:ins w:id="335" w:author="OLIVARES MARTINEZ FERNANDO JESUS" w:date="2026-08-20T16:55:00Z">
        <w:r>
          <w:rPr>
            <w:rFonts w:ascii="Arial" w:hAnsi="Arial" w:cs="Arial"/>
            <w:iCs/>
          </w:rPr>
          <w:t xml:space="preserve">Consultar </w:t>
        </w:r>
      </w:ins>
      <w:ins w:id="336" w:author="OLIVARES MARTINEZ FERNANDO JESUS" w:date="2026-08-20T16:59:00Z">
        <w:r>
          <w:rPr>
            <w:rFonts w:ascii="Arial" w:hAnsi="Arial" w:cs="Arial"/>
            <w:iCs/>
          </w:rPr>
          <w:t>Ejército</w:t>
        </w:r>
      </w:ins>
    </w:p>
    <w:p w14:paraId="5DFF7AC7" w14:textId="41E67217" w:rsidR="00DD7FDD" w:rsidRDefault="00DD7FDD" w:rsidP="00DD7FDD">
      <w:pPr>
        <w:pStyle w:val="Prrafodelista"/>
        <w:numPr>
          <w:ilvl w:val="0"/>
          <w:numId w:val="46"/>
        </w:numPr>
        <w:jc w:val="both"/>
        <w:rPr>
          <w:ins w:id="337" w:author="OLIVARES MARTINEZ FERNANDO JESUS" w:date="2026-08-20T16:55:00Z"/>
          <w:rFonts w:ascii="Arial" w:hAnsi="Arial" w:cs="Arial"/>
          <w:iCs/>
        </w:rPr>
      </w:pPr>
      <w:ins w:id="338" w:author="OLIVARES MARTINEZ FERNANDO JESUS" w:date="2026-08-20T16:55:00Z">
        <w:r>
          <w:rPr>
            <w:rFonts w:ascii="Arial" w:hAnsi="Arial" w:cs="Arial"/>
            <w:iCs/>
          </w:rPr>
          <w:t xml:space="preserve">Modificar </w:t>
        </w:r>
      </w:ins>
      <w:ins w:id="339" w:author="OLIVARES MARTINEZ FERNANDO JESUS" w:date="2026-08-20T16:59:00Z">
        <w:r>
          <w:rPr>
            <w:rFonts w:ascii="Arial" w:hAnsi="Arial" w:cs="Arial"/>
            <w:iCs/>
          </w:rPr>
          <w:t>Ejército</w:t>
        </w:r>
      </w:ins>
    </w:p>
    <w:p w14:paraId="2D15FB49" w14:textId="3B6EA376" w:rsidR="00DD7FDD" w:rsidRDefault="00DD7FDD" w:rsidP="00DD7FDD">
      <w:pPr>
        <w:pStyle w:val="Prrafodelista"/>
        <w:numPr>
          <w:ilvl w:val="0"/>
          <w:numId w:val="46"/>
        </w:numPr>
        <w:jc w:val="both"/>
        <w:rPr>
          <w:ins w:id="340" w:author="OLIVARES MARTINEZ FERNANDO JESUS" w:date="2026-08-20T16:55:00Z"/>
          <w:rFonts w:ascii="Arial" w:hAnsi="Arial" w:cs="Arial"/>
          <w:iCs/>
        </w:rPr>
      </w:pPr>
      <w:ins w:id="341" w:author="OLIVARES MARTINEZ FERNANDO JESUS" w:date="2026-08-20T16:55:00Z">
        <w:r>
          <w:rPr>
            <w:rFonts w:ascii="Arial" w:hAnsi="Arial" w:cs="Arial"/>
            <w:iCs/>
          </w:rPr>
          <w:t xml:space="preserve">Dar de baja un </w:t>
        </w:r>
      </w:ins>
      <w:ins w:id="342" w:author="OLIVARES MARTINEZ FERNANDO JESUS" w:date="2026-08-20T16:59:00Z">
        <w:r>
          <w:rPr>
            <w:rFonts w:ascii="Arial" w:hAnsi="Arial" w:cs="Arial"/>
            <w:iCs/>
          </w:rPr>
          <w:t>Ejército</w:t>
        </w:r>
      </w:ins>
    </w:p>
    <w:p w14:paraId="3AE16A5B" w14:textId="2B2AA6B7" w:rsidR="00DD7FDD" w:rsidDel="00DD7FDD" w:rsidRDefault="00DD7FDD" w:rsidP="00DD7FDD">
      <w:pPr>
        <w:jc w:val="both"/>
        <w:rPr>
          <w:del w:id="343" w:author="OLIVARES MARTINEZ FERNANDO JESUS" w:date="2026-08-20T17:00:00Z"/>
          <w:rFonts w:ascii="Arial" w:hAnsi="Arial" w:cs="Arial"/>
          <w:iCs/>
        </w:rPr>
      </w:pPr>
    </w:p>
    <w:p w14:paraId="1A85537C" w14:textId="0F0638A7" w:rsidR="00DD7FDD" w:rsidRDefault="00DD7FDD" w:rsidP="00DD7FDD">
      <w:pPr>
        <w:jc w:val="both"/>
        <w:rPr>
          <w:ins w:id="344" w:author="OLIVARES MARTINEZ FERNANDO JESUS" w:date="2026-08-20T17:00:00Z"/>
          <w:rFonts w:ascii="Arial" w:hAnsi="Arial" w:cs="Arial"/>
          <w:iCs/>
        </w:rPr>
      </w:pPr>
      <w:ins w:id="345" w:author="OLIVARES MARTINEZ FERNANDO JESUS" w:date="2026-08-20T17:00:00Z">
        <w:r>
          <w:rPr>
            <w:rFonts w:ascii="Arial" w:hAnsi="Arial" w:cs="Arial"/>
            <w:iCs/>
          </w:rPr>
          <w:t>La forma en que escribimos los casos de uso en este documento es la siguiente plantilla:</w:t>
        </w:r>
      </w:ins>
    </w:p>
    <w:p w14:paraId="07E07B11" w14:textId="77777777" w:rsidR="00DD7FDD" w:rsidRDefault="00DD7FDD" w:rsidP="00DD7FDD">
      <w:pPr>
        <w:jc w:val="both"/>
        <w:rPr>
          <w:ins w:id="346" w:author="OLIVARES MARTINEZ FERNANDO JESUS" w:date="2026-08-20T17:00:00Z"/>
          <w:rFonts w:ascii="Arial" w:hAnsi="Arial" w:cs="Arial"/>
          <w:iCs/>
        </w:rPr>
      </w:pPr>
      <w:ins w:id="347" w:author="OLIVARES MARTINEZ FERNANDO JESUS" w:date="2026-08-20T17:00:00Z">
        <w:r w:rsidRPr="00311DED">
          <w:rPr>
            <w:rFonts w:ascii="Arial" w:hAnsi="Arial" w:cs="Arial"/>
            <w:b/>
            <w:bCs/>
            <w:iCs/>
          </w:rPr>
          <w:t>Yo como</w:t>
        </w:r>
        <w:r>
          <w:rPr>
            <w:rFonts w:ascii="Arial" w:hAnsi="Arial" w:cs="Arial"/>
            <w:iCs/>
          </w:rPr>
          <w:t xml:space="preserve"> &lt;&lt;Roles&gt;&gt;</w:t>
        </w:r>
      </w:ins>
    </w:p>
    <w:p w14:paraId="49DDE56F" w14:textId="77777777" w:rsidR="00DD7FDD" w:rsidRDefault="00DD7FDD" w:rsidP="00DD7FDD">
      <w:pPr>
        <w:jc w:val="both"/>
        <w:rPr>
          <w:ins w:id="348" w:author="OLIVARES MARTINEZ FERNANDO JESUS" w:date="2026-08-20T17:00:00Z"/>
          <w:rFonts w:ascii="Arial" w:hAnsi="Arial" w:cs="Arial"/>
          <w:iCs/>
        </w:rPr>
      </w:pPr>
      <w:ins w:id="349" w:author="OLIVARES MARTINEZ FERNANDO JESUS" w:date="2026-08-20T17:00:00Z">
        <w:r w:rsidRPr="00311DED">
          <w:rPr>
            <w:rFonts w:ascii="Arial" w:hAnsi="Arial" w:cs="Arial"/>
            <w:b/>
            <w:bCs/>
            <w:iCs/>
          </w:rPr>
          <w:t>Quiero</w:t>
        </w:r>
        <w:r>
          <w:rPr>
            <w:rFonts w:ascii="Arial" w:hAnsi="Arial" w:cs="Arial"/>
            <w:iCs/>
          </w:rPr>
          <w:t xml:space="preserve"> &lt;&lt;acción a realizar&gt;&gt;</w:t>
        </w:r>
      </w:ins>
    </w:p>
    <w:p w14:paraId="60B7BE3F" w14:textId="77777777" w:rsidR="00DD7FDD" w:rsidRPr="00DA6973" w:rsidRDefault="00DD7FDD" w:rsidP="00DD7FDD">
      <w:pPr>
        <w:jc w:val="both"/>
        <w:rPr>
          <w:ins w:id="350" w:author="OLIVARES MARTINEZ FERNANDO JESUS" w:date="2026-08-20T17:00:00Z"/>
          <w:rFonts w:ascii="Arial" w:hAnsi="Arial" w:cs="Arial"/>
          <w:iCs/>
        </w:rPr>
      </w:pPr>
      <w:ins w:id="351" w:author="OLIVARES MARTINEZ FERNANDO JESUS" w:date="2026-08-20T17:00:00Z">
        <w:r w:rsidRPr="00311DED">
          <w:rPr>
            <w:rFonts w:ascii="Arial" w:hAnsi="Arial" w:cs="Arial"/>
            <w:b/>
            <w:bCs/>
            <w:iCs/>
          </w:rPr>
          <w:t>Para</w:t>
        </w:r>
        <w:r>
          <w:rPr>
            <w:rFonts w:ascii="Arial" w:hAnsi="Arial" w:cs="Arial"/>
            <w:iCs/>
          </w:rPr>
          <w:t xml:space="preserve"> &lt;&lt;conseguir un resultado&gt;&gt;</w:t>
        </w:r>
      </w:ins>
    </w:p>
    <w:p w14:paraId="5B6AE12D" w14:textId="77777777" w:rsidR="00DD7FDD" w:rsidRPr="00DD7FDD" w:rsidRDefault="00DD7FDD">
      <w:pPr>
        <w:jc w:val="both"/>
        <w:rPr>
          <w:ins w:id="352" w:author="OLIVARES MARTINEZ FERNANDO JESUS" w:date="2026-08-20T17:00:00Z"/>
          <w:rFonts w:ascii="Arial" w:hAnsi="Arial" w:cs="Arial"/>
          <w:iCs/>
          <w:rPrChange w:id="353" w:author="OLIVARES MARTINEZ FERNANDO JESUS" w:date="2026-08-20T16:55:00Z">
            <w:rPr>
              <w:ins w:id="354" w:author="OLIVARES MARTINEZ FERNANDO JESUS" w:date="2026-08-20T17:00:00Z"/>
            </w:rPr>
          </w:rPrChange>
        </w:rPr>
        <w:pPrChange w:id="355" w:author="OLIVARES MARTINEZ FERNANDO JESUS" w:date="2026-08-20T16:55:00Z">
          <w:pPr>
            <w:pStyle w:val="Prrafodelista"/>
            <w:numPr>
              <w:ilvl w:val="1"/>
              <w:numId w:val="29"/>
            </w:numPr>
            <w:ind w:left="1440" w:hanging="360"/>
            <w:jc w:val="both"/>
          </w:pPr>
        </w:pPrChange>
      </w:pPr>
    </w:p>
    <w:p w14:paraId="62447D48" w14:textId="079827EF" w:rsidR="00DA6973" w:rsidDel="00DD7FDD" w:rsidRDefault="00DD7FDD" w:rsidP="00DA6973">
      <w:pPr>
        <w:jc w:val="both"/>
        <w:rPr>
          <w:del w:id="356" w:author="OLIVARES MARTINEZ FERNANDO JESUS" w:date="2026-08-20T17:01:00Z"/>
          <w:rFonts w:ascii="Arial" w:hAnsi="Arial" w:cs="Arial"/>
          <w:iCs/>
        </w:rPr>
      </w:pPr>
      <w:ins w:id="357" w:author="OLIVARES MARTINEZ FERNANDO JESUS" w:date="2026-08-20T17:01:00Z">
        <w:r>
          <w:rPr>
            <w:rFonts w:ascii="Arial" w:hAnsi="Arial" w:cs="Arial"/>
            <w:iCs/>
          </w:rPr>
          <w:t>Como Administrador técnico de la aplicación quiero poder crear/listar/modificar/eliminar los Ejércitos disponibles para disponer del listado de ejér</w:t>
        </w:r>
      </w:ins>
      <w:ins w:id="358" w:author="OLIVARES MARTINEZ FERNANDO JESUS" w:date="2026-08-20T17:02:00Z">
        <w:r>
          <w:rPr>
            <w:rFonts w:ascii="Arial" w:hAnsi="Arial" w:cs="Arial"/>
            <w:iCs/>
          </w:rPr>
          <w:t>citos</w:t>
        </w:r>
      </w:ins>
      <w:ins w:id="359" w:author="OLIVARES MARTINEZ FERNANDO JESUS" w:date="2026-08-20T17:01:00Z">
        <w:r>
          <w:rPr>
            <w:rFonts w:ascii="Arial" w:hAnsi="Arial" w:cs="Arial"/>
            <w:iCs/>
          </w:rPr>
          <w:t xml:space="preserve"> a informar en el sistema</w:t>
        </w:r>
      </w:ins>
      <w:ins w:id="360" w:author="OLIVARES MARTINEZ FERNANDO JESUS" w:date="2026-08-20T17:02:00Z">
        <w:r>
          <w:rPr>
            <w:rFonts w:ascii="Arial" w:hAnsi="Arial" w:cs="Arial"/>
            <w:iCs/>
          </w:rPr>
          <w:t>.</w:t>
        </w:r>
      </w:ins>
      <w:ins w:id="361" w:author="BERNARDO MONJAS GEMA" w:date="2026-08-16T20:22:00Z">
        <w:del w:id="362" w:author="OLIVARES MARTINEZ FERNANDO JESUS" w:date="2026-08-20T17:01:00Z">
          <w:r w:rsidR="004842B4" w:rsidDel="00DD7FDD">
            <w:rPr>
              <w:rFonts w:ascii="Arial" w:hAnsi="Arial" w:cs="Arial"/>
              <w:iCs/>
            </w:rPr>
            <w:delText xml:space="preserve">Historia de usuario: </w:delText>
          </w:r>
        </w:del>
      </w:ins>
      <w:del w:id="363" w:author="OLIVARES MARTINEZ FERNANDO JESUS" w:date="2026-08-20T17:01:00Z">
        <w:r w:rsidR="00DA6973" w:rsidDel="00DD7FDD">
          <w:rPr>
            <w:rFonts w:ascii="Arial" w:hAnsi="Arial" w:cs="Arial"/>
            <w:iCs/>
          </w:rPr>
          <w:delText>Y</w:delText>
        </w:r>
      </w:del>
      <w:ins w:id="364" w:author="BERNARDO MONJAS GEMA" w:date="2026-08-16T20:22:00Z">
        <w:del w:id="365" w:author="OLIVARES MARTINEZ FERNANDO JESUS" w:date="2026-08-20T17:01:00Z">
          <w:r w:rsidR="004842B4" w:rsidDel="00DD7FDD">
            <w:rPr>
              <w:rFonts w:ascii="Arial" w:hAnsi="Arial" w:cs="Arial"/>
              <w:iCs/>
            </w:rPr>
            <w:delText>y</w:delText>
          </w:r>
        </w:del>
      </w:ins>
      <w:del w:id="366" w:author="OLIVARES MARTINEZ FERNANDO JESUS" w:date="2026-08-20T17:01:00Z">
        <w:r w:rsidR="00DA6973" w:rsidDel="00DD7FDD">
          <w:rPr>
            <w:rFonts w:ascii="Arial" w:hAnsi="Arial" w:cs="Arial"/>
            <w:iCs/>
          </w:rPr>
          <w:delText>o como &lt;&lt;Roles&gt;&gt;</w:delText>
        </w:r>
      </w:del>
      <w:ins w:id="367" w:author="BERNARDO MONJAS GEMA" w:date="2026-08-16T20:18:00Z">
        <w:del w:id="368" w:author="OLIVARES MARTINEZ FERNANDO JESUS" w:date="2026-08-20T17:01:00Z">
          <w:r w:rsidR="004842B4" w:rsidDel="00DD7FDD">
            <w:rPr>
              <w:rFonts w:ascii="Arial" w:hAnsi="Arial" w:cs="Arial"/>
              <w:iCs/>
            </w:rPr>
            <w:delText>usuario Administrador Técnico</w:delText>
          </w:r>
        </w:del>
      </w:ins>
      <w:ins w:id="369" w:author="BERNARDO MONJAS GEMA" w:date="2026-08-16T20:22:00Z">
        <w:del w:id="370" w:author="OLIVARES MARTINEZ FERNANDO JESUS" w:date="2026-08-20T17:01:00Z">
          <w:r w:rsidR="004842B4" w:rsidDel="00DD7FDD">
            <w:rPr>
              <w:rFonts w:ascii="Arial" w:hAnsi="Arial" w:cs="Arial"/>
              <w:iCs/>
            </w:rPr>
            <w:delText xml:space="preserve"> </w:delText>
          </w:r>
        </w:del>
      </w:ins>
    </w:p>
    <w:p w14:paraId="3FCA41F5" w14:textId="77777777" w:rsidR="00DD7FDD" w:rsidRDefault="00DD7FDD" w:rsidP="00DA6973">
      <w:pPr>
        <w:jc w:val="both"/>
        <w:rPr>
          <w:ins w:id="371" w:author="OLIVARES MARTINEZ FERNANDO JESUS" w:date="2026-08-20T17:02:00Z"/>
          <w:rFonts w:ascii="Arial" w:hAnsi="Arial" w:cs="Arial"/>
          <w:iCs/>
        </w:rPr>
      </w:pPr>
    </w:p>
    <w:p w14:paraId="0193579B" w14:textId="5F258449" w:rsidR="00DA6973" w:rsidDel="00DD7FDD" w:rsidRDefault="00DA6973" w:rsidP="00DA6973">
      <w:pPr>
        <w:jc w:val="both"/>
        <w:rPr>
          <w:del w:id="372" w:author="OLIVARES MARTINEZ FERNANDO JESUS" w:date="2026-08-20T17:01:00Z"/>
          <w:rFonts w:ascii="Arial" w:hAnsi="Arial" w:cs="Arial"/>
          <w:iCs/>
        </w:rPr>
      </w:pPr>
      <w:del w:id="373" w:author="OLIVARES MARTINEZ FERNANDO JESUS" w:date="2026-08-20T17:01:00Z">
        <w:r w:rsidDel="00DD7FDD">
          <w:rPr>
            <w:rFonts w:ascii="Arial" w:hAnsi="Arial" w:cs="Arial"/>
            <w:iCs/>
          </w:rPr>
          <w:delText>Q</w:delText>
        </w:r>
      </w:del>
      <w:ins w:id="374" w:author="BERNARDO MONJAS GEMA" w:date="2026-08-16T20:22:00Z">
        <w:del w:id="375" w:author="OLIVARES MARTINEZ FERNANDO JESUS" w:date="2026-08-20T17:01:00Z">
          <w:r w:rsidR="004842B4" w:rsidDel="00DD7FDD">
            <w:rPr>
              <w:rFonts w:ascii="Arial" w:hAnsi="Arial" w:cs="Arial"/>
              <w:iCs/>
            </w:rPr>
            <w:delText>q</w:delText>
          </w:r>
        </w:del>
      </w:ins>
      <w:del w:id="376" w:author="OLIVARES MARTINEZ FERNANDO JESUS" w:date="2026-08-20T17:01:00Z">
        <w:r w:rsidDel="00DD7FDD">
          <w:rPr>
            <w:rFonts w:ascii="Arial" w:hAnsi="Arial" w:cs="Arial"/>
            <w:iCs/>
          </w:rPr>
          <w:delText>uiero &lt;&lt;acción a realizar&gt;&gt;</w:delText>
        </w:r>
      </w:del>
      <w:ins w:id="377" w:author="BERNARDO MONJAS GEMA" w:date="2026-08-16T20:19:00Z">
        <w:del w:id="378" w:author="OLIVARES MARTINEZ FERNANDO JESUS" w:date="2026-08-20T17:01:00Z">
          <w:r w:rsidR="004842B4" w:rsidDel="00DD7FDD">
            <w:rPr>
              <w:rFonts w:ascii="Arial" w:hAnsi="Arial" w:cs="Arial"/>
              <w:iCs/>
            </w:rPr>
            <w:delText xml:space="preserve">gestionar el conjunto de parámetros </w:delText>
          </w:r>
        </w:del>
      </w:ins>
      <w:ins w:id="379" w:author="BERNARDO MONJAS GEMA" w:date="2026-08-16T20:21:00Z">
        <w:del w:id="380" w:author="OLIVARES MARTINEZ FERNANDO JESUS" w:date="2026-08-20T17:01:00Z">
          <w:r w:rsidR="004842B4" w:rsidDel="00DD7FDD">
            <w:rPr>
              <w:rFonts w:ascii="Arial" w:hAnsi="Arial" w:cs="Arial"/>
              <w:iCs/>
            </w:rPr>
            <w:delText>para</w:delText>
          </w:r>
        </w:del>
      </w:ins>
      <w:ins w:id="381" w:author="BERNARDO MONJAS GEMA" w:date="2026-08-16T20:19:00Z">
        <w:del w:id="382" w:author="OLIVARES MARTINEZ FERNANDO JESUS" w:date="2026-08-20T17:01:00Z">
          <w:r w:rsidR="004842B4" w:rsidDel="00DD7FDD">
            <w:rPr>
              <w:rFonts w:ascii="Arial" w:hAnsi="Arial" w:cs="Arial"/>
              <w:iCs/>
            </w:rPr>
            <w:delText xml:space="preserve"> realizar la configuración </w:delText>
          </w:r>
        </w:del>
      </w:ins>
      <w:ins w:id="383" w:author="BERNARDO MONJAS GEMA" w:date="2026-08-16T20:20:00Z">
        <w:del w:id="384" w:author="OLIVARES MARTINEZ FERNANDO JESUS" w:date="2026-08-20T17:01:00Z">
          <w:r w:rsidR="004842B4" w:rsidDel="00DD7FDD">
            <w:rPr>
              <w:rFonts w:ascii="Arial" w:hAnsi="Arial" w:cs="Arial"/>
              <w:iCs/>
            </w:rPr>
            <w:delText>necesaria en el sistem</w:delText>
          </w:r>
        </w:del>
      </w:ins>
      <w:ins w:id="385" w:author="BERNARDO MONJAS GEMA" w:date="2026-08-16T20:21:00Z">
        <w:del w:id="386" w:author="OLIVARES MARTINEZ FERNANDO JESUS" w:date="2026-08-20T17:01:00Z">
          <w:r w:rsidR="004842B4" w:rsidDel="00DD7FDD">
            <w:rPr>
              <w:rFonts w:ascii="Arial" w:hAnsi="Arial" w:cs="Arial"/>
              <w:iCs/>
            </w:rPr>
            <w:delText>a.</w:delText>
          </w:r>
        </w:del>
      </w:ins>
    </w:p>
    <w:p w14:paraId="1C7ED97D" w14:textId="41615464" w:rsidR="00DA6973" w:rsidRPr="00DA6973" w:rsidRDefault="00DA6973" w:rsidP="00DA6973">
      <w:pPr>
        <w:jc w:val="both"/>
        <w:rPr>
          <w:rFonts w:ascii="Arial" w:hAnsi="Arial" w:cs="Arial"/>
          <w:iCs/>
        </w:rPr>
      </w:pPr>
      <w:del w:id="387" w:author="BERNARDO MONJAS GEMA" w:date="2026-08-16T20:21:00Z">
        <w:r w:rsidDel="004842B4">
          <w:rPr>
            <w:rFonts w:ascii="Arial" w:hAnsi="Arial" w:cs="Arial"/>
            <w:iCs/>
          </w:rPr>
          <w:delText>Para &lt;&lt;conseguir un resultado&gt;&gt;</w:delText>
        </w:r>
      </w:del>
    </w:p>
    <w:p w14:paraId="5D540604" w14:textId="77777777" w:rsidR="003973D0" w:rsidRDefault="001B2B1F">
      <w:pPr>
        <w:pStyle w:val="Ttulo2"/>
        <w:numPr>
          <w:ilvl w:val="1"/>
          <w:numId w:val="1"/>
        </w:numPr>
      </w:pPr>
      <w:bookmarkStart w:id="388" w:name="_Toc238141045"/>
      <w:r>
        <w:t>SISTEMAS Y MÓDULOS AFECTADOS</w:t>
      </w:r>
      <w:bookmarkEnd w:id="388"/>
    </w:p>
    <w:p w14:paraId="7B77B0B9" w14:textId="04E9EE06" w:rsidR="003973D0" w:rsidRDefault="00C27B90">
      <w:r>
        <w:t>SIABOD</w:t>
      </w:r>
      <w:ins w:id="389" w:author="BERNARDO MONJAS GEMA" w:date="2026-08-17T08:11:00Z">
        <w:r w:rsidR="009C60C8">
          <w:t xml:space="preserve"> </w:t>
        </w:r>
      </w:ins>
    </w:p>
    <w:p w14:paraId="39C3B147" w14:textId="77777777" w:rsidR="00D621EE" w:rsidRDefault="00D621EE">
      <w:pPr>
        <w:pStyle w:val="Ttulo1"/>
        <w:numPr>
          <w:ilvl w:val="0"/>
          <w:numId w:val="1"/>
        </w:numPr>
      </w:pPr>
      <w:bookmarkStart w:id="390" w:name="_Toc238141046"/>
      <w:r>
        <w:lastRenderedPageBreak/>
        <w:t>ANÁLISIS DE LA PETICIÓN SOLICITADA</w:t>
      </w:r>
      <w:bookmarkEnd w:id="390"/>
    </w:p>
    <w:p w14:paraId="2374C53D" w14:textId="77777777" w:rsidR="00D621EE" w:rsidRDefault="00D621EE" w:rsidP="00D621EE">
      <w:pPr>
        <w:pStyle w:val="Ttulo2"/>
        <w:numPr>
          <w:ilvl w:val="1"/>
          <w:numId w:val="1"/>
        </w:numPr>
      </w:pPr>
      <w:bookmarkStart w:id="391" w:name="_Toc154738137"/>
      <w:bookmarkStart w:id="392" w:name="_Toc238141047"/>
      <w:r>
        <w:t>BASE DE DATOS</w:t>
      </w:r>
      <w:bookmarkStart w:id="393" w:name="_Toc154738138"/>
      <w:bookmarkEnd w:id="391"/>
      <w:bookmarkEnd w:id="392"/>
    </w:p>
    <w:p w14:paraId="51BF83D6" w14:textId="77777777" w:rsidR="00D621EE" w:rsidRDefault="00D621EE" w:rsidP="00D621EE">
      <w:pPr>
        <w:pStyle w:val="Ttulo2"/>
        <w:numPr>
          <w:ilvl w:val="2"/>
          <w:numId w:val="1"/>
        </w:numPr>
      </w:pPr>
      <w:bookmarkStart w:id="394" w:name="_Toc238141048"/>
      <w:r>
        <w:t>TABLAS</w:t>
      </w:r>
      <w:bookmarkEnd w:id="393"/>
      <w:bookmarkEnd w:id="394"/>
    </w:p>
    <w:p w14:paraId="3B3177F1" w14:textId="77777777" w:rsidR="00D621EE" w:rsidRDefault="00D621EE" w:rsidP="00D621EE">
      <w:pPr>
        <w:ind w:left="360"/>
      </w:pPr>
      <w:r>
        <w:t>En la petición intervienen las siguientes tablas:</w:t>
      </w:r>
    </w:p>
    <w:tbl>
      <w:tblPr>
        <w:tblStyle w:val="Tablaconcuadrcula"/>
        <w:tblW w:w="0" w:type="auto"/>
        <w:tblLook w:val="04A0" w:firstRow="1" w:lastRow="0" w:firstColumn="1" w:lastColumn="0" w:noHBand="0" w:noVBand="1"/>
      </w:tblPr>
      <w:tblGrid>
        <w:gridCol w:w="1671"/>
        <w:gridCol w:w="3795"/>
        <w:gridCol w:w="791"/>
        <w:gridCol w:w="2237"/>
      </w:tblGrid>
      <w:tr w:rsidR="00F908AD" w:rsidRPr="00784151" w14:paraId="473546D1" w14:textId="1162ED3C" w:rsidTr="00F908AD">
        <w:trPr>
          <w:trHeight w:val="315"/>
        </w:trPr>
        <w:tc>
          <w:tcPr>
            <w:tcW w:w="0" w:type="auto"/>
            <w:shd w:val="clear" w:color="auto" w:fill="1F4E79" w:themeFill="accent1" w:themeFillShade="80"/>
          </w:tcPr>
          <w:p w14:paraId="73D3322A" w14:textId="77777777" w:rsidR="00F908AD" w:rsidRPr="00D861ED" w:rsidRDefault="00F908AD" w:rsidP="009E0D8B">
            <w:pPr>
              <w:rPr>
                <w:b/>
                <w:color w:val="FFFFFF" w:themeColor="background1"/>
                <w:lang w:val="es-ES_tradnl"/>
              </w:rPr>
            </w:pPr>
            <w:r>
              <w:rPr>
                <w:b/>
                <w:color w:val="FFFFFF" w:themeColor="background1"/>
                <w:lang w:val="es-ES_tradnl"/>
              </w:rPr>
              <w:t>Entidad</w:t>
            </w:r>
          </w:p>
        </w:tc>
        <w:tc>
          <w:tcPr>
            <w:tcW w:w="0" w:type="auto"/>
            <w:shd w:val="clear" w:color="auto" w:fill="1F4E79" w:themeFill="accent1" w:themeFillShade="80"/>
          </w:tcPr>
          <w:p w14:paraId="08385864" w14:textId="77777777" w:rsidR="00F908AD" w:rsidRPr="00784151" w:rsidRDefault="00F908AD" w:rsidP="009E0D8B">
            <w:pPr>
              <w:rPr>
                <w:b/>
                <w:color w:val="FFFFFF" w:themeColor="background1"/>
                <w:lang w:val="es-ES_tradnl"/>
              </w:rPr>
            </w:pPr>
            <w:r>
              <w:rPr>
                <w:b/>
                <w:color w:val="FFFFFF" w:themeColor="background1"/>
                <w:lang w:val="es-ES_tradnl"/>
              </w:rPr>
              <w:t>TABLA</w:t>
            </w:r>
          </w:p>
        </w:tc>
        <w:tc>
          <w:tcPr>
            <w:tcW w:w="816" w:type="dxa"/>
            <w:shd w:val="clear" w:color="auto" w:fill="1F4E79" w:themeFill="accent1" w:themeFillShade="80"/>
          </w:tcPr>
          <w:p w14:paraId="74A3B3CA" w14:textId="77777777" w:rsidR="00F908AD" w:rsidRDefault="00F908AD" w:rsidP="009E0D8B">
            <w:pPr>
              <w:rPr>
                <w:b/>
                <w:color w:val="FFFFFF" w:themeColor="background1"/>
                <w:lang w:val="es-ES_tradnl"/>
              </w:rPr>
            </w:pPr>
            <w:r>
              <w:rPr>
                <w:b/>
                <w:color w:val="FFFFFF" w:themeColor="background1"/>
                <w:lang w:val="es-ES_tradnl"/>
              </w:rPr>
              <w:t>Ajuste</w:t>
            </w:r>
          </w:p>
        </w:tc>
        <w:tc>
          <w:tcPr>
            <w:tcW w:w="3480" w:type="dxa"/>
            <w:shd w:val="clear" w:color="auto" w:fill="1F4E79" w:themeFill="accent1" w:themeFillShade="80"/>
          </w:tcPr>
          <w:p w14:paraId="1B33BFEF" w14:textId="4BEB4F99" w:rsidR="00F908AD" w:rsidRDefault="00F908AD" w:rsidP="009E0D8B">
            <w:pPr>
              <w:rPr>
                <w:b/>
                <w:color w:val="FFFFFF" w:themeColor="background1"/>
                <w:lang w:val="es-ES_tradnl"/>
              </w:rPr>
            </w:pPr>
            <w:r>
              <w:rPr>
                <w:b/>
                <w:color w:val="FFFFFF" w:themeColor="background1"/>
                <w:lang w:val="es-ES_tradnl"/>
              </w:rPr>
              <w:t>Descripción</w:t>
            </w:r>
          </w:p>
        </w:tc>
      </w:tr>
      <w:tr w:rsidR="00F908AD" w14:paraId="3A487AC0" w14:textId="2B5702F3" w:rsidTr="00F908AD">
        <w:trPr>
          <w:trHeight w:val="406"/>
        </w:trPr>
        <w:tc>
          <w:tcPr>
            <w:tcW w:w="0" w:type="auto"/>
            <w:shd w:val="clear" w:color="auto" w:fill="FFFFFF" w:themeFill="background1"/>
          </w:tcPr>
          <w:p w14:paraId="699357D0" w14:textId="100027B9" w:rsidR="00F908AD" w:rsidRDefault="00A03382" w:rsidP="000B1757">
            <w:pPr>
              <w:rPr>
                <w:lang w:val="es-ES_tradnl"/>
              </w:rPr>
            </w:pPr>
            <w:del w:id="395" w:author="OLIVARES MARTINEZ FERNANDO JESUS" w:date="2026-08-20T17:02:00Z">
              <w:r w:rsidDel="00AB4C8E">
                <w:rPr>
                  <w:lang w:val="es-ES_tradnl"/>
                </w:rPr>
                <w:delText>Parámetro</w:delText>
              </w:r>
            </w:del>
            <w:ins w:id="396" w:author="OLIVARES MARTINEZ FERNANDO JESUS" w:date="2026-08-20T17:02:00Z">
              <w:r w:rsidR="00AB4C8E">
                <w:rPr>
                  <w:lang w:val="es-ES_tradnl"/>
                </w:rPr>
                <w:t>Ejército</w:t>
              </w:r>
            </w:ins>
          </w:p>
        </w:tc>
        <w:tc>
          <w:tcPr>
            <w:tcW w:w="0" w:type="auto"/>
            <w:shd w:val="clear" w:color="auto" w:fill="FFFFFF" w:themeFill="background1"/>
          </w:tcPr>
          <w:p w14:paraId="549CA9FE" w14:textId="4D96EFBB" w:rsidR="00F908AD" w:rsidRDefault="00A03382" w:rsidP="000B1757">
            <w:r w:rsidRPr="00A03382">
              <w:t>SIA_</w:t>
            </w:r>
            <w:del w:id="397" w:author="OLIVARES MARTINEZ FERNANDO JESUS" w:date="2026-08-20T17:02:00Z">
              <w:r w:rsidRPr="00A03382" w:rsidDel="00AB4C8E">
                <w:delText>CNF_PARAMETRO</w:delText>
              </w:r>
            </w:del>
            <w:ins w:id="398" w:author="OLIVARES MARTINEZ FERNANDO JESUS" w:date="2026-08-20T17:02:00Z">
              <w:r w:rsidR="00AB4C8E">
                <w:t>DAT_EJ</w:t>
              </w:r>
            </w:ins>
            <w:ins w:id="399" w:author="OLIVARES MARTINEZ FERNANDO JESUS" w:date="2026-08-20T17:03:00Z">
              <w:r w:rsidR="00AB4C8E">
                <w:t>ERCITO</w:t>
              </w:r>
            </w:ins>
          </w:p>
        </w:tc>
        <w:tc>
          <w:tcPr>
            <w:tcW w:w="816" w:type="dxa"/>
            <w:shd w:val="clear" w:color="auto" w:fill="FFFFFF" w:themeFill="background1"/>
          </w:tcPr>
          <w:p w14:paraId="1932508A" w14:textId="6620A66F" w:rsidR="00F908AD" w:rsidRDefault="00F908AD" w:rsidP="000B1757">
            <w:r>
              <w:t>Nueva</w:t>
            </w:r>
          </w:p>
        </w:tc>
        <w:tc>
          <w:tcPr>
            <w:tcW w:w="3480" w:type="dxa"/>
            <w:shd w:val="clear" w:color="auto" w:fill="FFFFFF" w:themeFill="background1"/>
          </w:tcPr>
          <w:p w14:paraId="4418F6EC" w14:textId="30498E56" w:rsidR="00F908AD" w:rsidRDefault="00F908AD" w:rsidP="000B1757">
            <w:r>
              <w:t xml:space="preserve">Listado de </w:t>
            </w:r>
            <w:del w:id="400" w:author="OLIVARES MARTINEZ FERNANDO JESUS" w:date="2026-08-20T17:03:00Z">
              <w:r w:rsidR="00A03382" w:rsidDel="00AB4C8E">
                <w:delText xml:space="preserve">parámetros </w:delText>
              </w:r>
            </w:del>
            <w:ins w:id="401" w:author="OLIVARES MARTINEZ FERNANDO JESUS" w:date="2026-08-20T17:03:00Z">
              <w:r w:rsidR="00AB4C8E">
                <w:t xml:space="preserve">Ejércitos </w:t>
              </w:r>
            </w:ins>
            <w:r w:rsidR="00A03382">
              <w:t>configurados</w:t>
            </w:r>
          </w:p>
        </w:tc>
      </w:tr>
    </w:tbl>
    <w:p w14:paraId="5AA554C1" w14:textId="77777777" w:rsidR="00D621EE" w:rsidRDefault="00D621EE" w:rsidP="00D621EE">
      <w:pPr>
        <w:ind w:left="360"/>
      </w:pPr>
    </w:p>
    <w:p w14:paraId="1D255090" w14:textId="569F8FA8" w:rsidR="00E43A5D" w:rsidRPr="00E43A5D" w:rsidDel="004842B4" w:rsidRDefault="00E43A5D" w:rsidP="00E43A5D">
      <w:pPr>
        <w:pStyle w:val="Prrafodelista"/>
        <w:keepNext/>
        <w:keepLines/>
        <w:numPr>
          <w:ilvl w:val="0"/>
          <w:numId w:val="2"/>
        </w:numPr>
        <w:spacing w:before="240" w:after="0"/>
        <w:contextualSpacing w:val="0"/>
        <w:outlineLvl w:val="0"/>
        <w:rPr>
          <w:del w:id="402" w:author="BERNARDO MONJAS GEMA" w:date="2026-08-16T20:23:00Z"/>
          <w:rFonts w:ascii="Cambria" w:eastAsiaTheme="majorEastAsia" w:hAnsi="Cambria" w:cstheme="majorBidi"/>
          <w:vanish/>
          <w:color w:val="2E74B5" w:themeColor="accent1" w:themeShade="BF"/>
          <w:sz w:val="28"/>
          <w:szCs w:val="32"/>
        </w:rPr>
      </w:pPr>
      <w:bookmarkStart w:id="403" w:name="_Toc237803694"/>
      <w:bookmarkStart w:id="404" w:name="_Toc237803726"/>
      <w:bookmarkStart w:id="405" w:name="_Toc237858997"/>
      <w:bookmarkStart w:id="406" w:name="_Toc237862851"/>
      <w:bookmarkStart w:id="407" w:name="_Toc238141049"/>
      <w:bookmarkStart w:id="408" w:name="_Toc154738139"/>
      <w:bookmarkEnd w:id="403"/>
      <w:bookmarkEnd w:id="404"/>
      <w:bookmarkEnd w:id="405"/>
      <w:bookmarkEnd w:id="406"/>
      <w:bookmarkEnd w:id="407"/>
    </w:p>
    <w:p w14:paraId="2D64BC75" w14:textId="61F949AA" w:rsidR="00E43A5D" w:rsidRPr="00E43A5D" w:rsidDel="004842B4" w:rsidRDefault="00E43A5D" w:rsidP="00E43A5D">
      <w:pPr>
        <w:pStyle w:val="Prrafodelista"/>
        <w:keepNext/>
        <w:keepLines/>
        <w:numPr>
          <w:ilvl w:val="0"/>
          <w:numId w:val="2"/>
        </w:numPr>
        <w:spacing w:before="240" w:after="0"/>
        <w:contextualSpacing w:val="0"/>
        <w:outlineLvl w:val="0"/>
        <w:rPr>
          <w:del w:id="409" w:author="BERNARDO MONJAS GEMA" w:date="2026-08-16T20:23:00Z"/>
          <w:rFonts w:ascii="Cambria" w:eastAsiaTheme="majorEastAsia" w:hAnsi="Cambria" w:cstheme="majorBidi"/>
          <w:vanish/>
          <w:color w:val="2E74B5" w:themeColor="accent1" w:themeShade="BF"/>
          <w:sz w:val="28"/>
          <w:szCs w:val="32"/>
        </w:rPr>
      </w:pPr>
      <w:bookmarkStart w:id="410" w:name="_Toc237803695"/>
      <w:bookmarkStart w:id="411" w:name="_Toc237803727"/>
      <w:bookmarkStart w:id="412" w:name="_Toc237858998"/>
      <w:bookmarkStart w:id="413" w:name="_Toc237862852"/>
      <w:bookmarkStart w:id="414" w:name="_Toc238141050"/>
      <w:bookmarkEnd w:id="410"/>
      <w:bookmarkEnd w:id="411"/>
      <w:bookmarkEnd w:id="412"/>
      <w:bookmarkEnd w:id="413"/>
      <w:bookmarkEnd w:id="414"/>
    </w:p>
    <w:p w14:paraId="3EDB1468" w14:textId="6A633E1B" w:rsidR="00E43A5D" w:rsidRPr="00E43A5D" w:rsidDel="004842B4" w:rsidRDefault="00E43A5D" w:rsidP="00E43A5D">
      <w:pPr>
        <w:pStyle w:val="Prrafodelista"/>
        <w:keepNext/>
        <w:keepLines/>
        <w:numPr>
          <w:ilvl w:val="1"/>
          <w:numId w:val="2"/>
        </w:numPr>
        <w:spacing w:before="240" w:after="0"/>
        <w:contextualSpacing w:val="0"/>
        <w:outlineLvl w:val="0"/>
        <w:rPr>
          <w:del w:id="415" w:author="BERNARDO MONJAS GEMA" w:date="2026-08-16T20:23:00Z"/>
          <w:rFonts w:ascii="Cambria" w:eastAsiaTheme="majorEastAsia" w:hAnsi="Cambria" w:cstheme="majorBidi"/>
          <w:vanish/>
          <w:color w:val="2E74B5" w:themeColor="accent1" w:themeShade="BF"/>
          <w:sz w:val="28"/>
          <w:szCs w:val="32"/>
        </w:rPr>
      </w:pPr>
      <w:bookmarkStart w:id="416" w:name="_Toc237803696"/>
      <w:bookmarkStart w:id="417" w:name="_Toc237803728"/>
      <w:bookmarkStart w:id="418" w:name="_Toc237858999"/>
      <w:bookmarkStart w:id="419" w:name="_Toc237862853"/>
      <w:bookmarkStart w:id="420" w:name="_Toc238141051"/>
      <w:bookmarkEnd w:id="416"/>
      <w:bookmarkEnd w:id="417"/>
      <w:bookmarkEnd w:id="418"/>
      <w:bookmarkEnd w:id="419"/>
      <w:bookmarkEnd w:id="420"/>
    </w:p>
    <w:p w14:paraId="1E0C3A46" w14:textId="5C0FE98C" w:rsidR="00E43A5D" w:rsidRPr="00E43A5D" w:rsidDel="004842B4" w:rsidRDefault="00E43A5D" w:rsidP="00E43A5D">
      <w:pPr>
        <w:pStyle w:val="Prrafodelista"/>
        <w:keepNext/>
        <w:keepLines/>
        <w:numPr>
          <w:ilvl w:val="2"/>
          <w:numId w:val="2"/>
        </w:numPr>
        <w:spacing w:before="40" w:after="0"/>
        <w:contextualSpacing w:val="0"/>
        <w:outlineLvl w:val="2"/>
        <w:rPr>
          <w:del w:id="421" w:author="BERNARDO MONJAS GEMA" w:date="2026-08-16T20:23:00Z"/>
          <w:rFonts w:asciiTheme="majorHAnsi" w:eastAsiaTheme="majorEastAsia" w:hAnsiTheme="majorHAnsi" w:cstheme="majorBidi"/>
          <w:vanish/>
          <w:color w:val="1F4D78" w:themeColor="accent1" w:themeShade="7F"/>
          <w:sz w:val="24"/>
          <w:szCs w:val="24"/>
        </w:rPr>
      </w:pPr>
      <w:bookmarkStart w:id="422" w:name="_Toc237803697"/>
      <w:bookmarkStart w:id="423" w:name="_Toc237803729"/>
      <w:bookmarkStart w:id="424" w:name="_Toc237859000"/>
      <w:bookmarkStart w:id="425" w:name="_Toc237862854"/>
      <w:bookmarkStart w:id="426" w:name="_Toc238141052"/>
      <w:bookmarkEnd w:id="422"/>
      <w:bookmarkEnd w:id="423"/>
      <w:bookmarkEnd w:id="424"/>
      <w:bookmarkEnd w:id="425"/>
      <w:bookmarkEnd w:id="426"/>
    </w:p>
    <w:p w14:paraId="13B1471C" w14:textId="17D7FC95" w:rsidR="000B1757" w:rsidRDefault="00126B43" w:rsidP="00E43A5D">
      <w:pPr>
        <w:pStyle w:val="Ttulo2"/>
        <w:numPr>
          <w:ilvl w:val="2"/>
          <w:numId w:val="1"/>
        </w:numPr>
      </w:pPr>
      <w:bookmarkStart w:id="427" w:name="_Toc238141053"/>
      <w:r>
        <w:t xml:space="preserve">TABLA </w:t>
      </w:r>
      <w:r w:rsidR="00C27B90">
        <w:t>SIA</w:t>
      </w:r>
      <w:r w:rsidR="000B1757">
        <w:t>_</w:t>
      </w:r>
      <w:del w:id="428" w:author="OLIVARES MARTINEZ FERNANDO JESUS" w:date="2026-08-20T17:03:00Z">
        <w:r w:rsidR="00A03382" w:rsidDel="00AB4C8E">
          <w:delText>CNF</w:delText>
        </w:r>
      </w:del>
      <w:ins w:id="429" w:author="OLIVARES MARTINEZ FERNANDO JESUS" w:date="2026-08-20T17:03:00Z">
        <w:r w:rsidR="00AB4C8E">
          <w:t>DAT</w:t>
        </w:r>
      </w:ins>
      <w:r w:rsidR="00C27B90">
        <w:t>_</w:t>
      </w:r>
      <w:del w:id="430" w:author="OLIVARES MARTINEZ FERNANDO JESUS" w:date="2026-08-20T17:03:00Z">
        <w:r w:rsidR="00A03382" w:rsidDel="00AB4C8E">
          <w:delText>PARAMETRO</w:delText>
        </w:r>
      </w:del>
      <w:ins w:id="431" w:author="OLIVARES MARTINEZ FERNANDO JESUS" w:date="2026-08-20T17:03:00Z">
        <w:r w:rsidR="00AB4C8E">
          <w:t>EJERCITO</w:t>
        </w:r>
      </w:ins>
      <w:bookmarkEnd w:id="427"/>
    </w:p>
    <w:tbl>
      <w:tblPr>
        <w:tblStyle w:val="Tablaconcuadrcula"/>
        <w:tblW w:w="8482" w:type="dxa"/>
        <w:tblLook w:val="04A0" w:firstRow="1" w:lastRow="0" w:firstColumn="1" w:lastColumn="0" w:noHBand="0" w:noVBand="1"/>
      </w:tblPr>
      <w:tblGrid>
        <w:gridCol w:w="3250"/>
        <w:gridCol w:w="2872"/>
        <w:gridCol w:w="2360"/>
      </w:tblGrid>
      <w:tr w:rsidR="000B1757" w:rsidRPr="00C20808" w14:paraId="4239099B" w14:textId="77777777" w:rsidTr="009E0D8B">
        <w:tc>
          <w:tcPr>
            <w:tcW w:w="8482" w:type="dxa"/>
            <w:gridSpan w:val="3"/>
            <w:shd w:val="clear" w:color="auto" w:fill="5B9BD5" w:themeFill="accent1"/>
          </w:tcPr>
          <w:p w14:paraId="1301AC3B" w14:textId="6B6DE0F8" w:rsidR="000B1757" w:rsidRPr="00FF387B" w:rsidRDefault="00311C5B" w:rsidP="000B1757">
            <w:pPr>
              <w:spacing w:after="0" w:line="240" w:lineRule="auto"/>
              <w:jc w:val="center"/>
              <w:rPr>
                <w:rFonts w:cs="Arial"/>
                <w:b/>
                <w:bCs/>
                <w:color w:val="FFFFFF" w:themeColor="background1"/>
              </w:rPr>
            </w:pPr>
            <w:r>
              <w:rPr>
                <w:rFonts w:cs="Arial"/>
                <w:b/>
                <w:bCs/>
                <w:color w:val="FFFFFF" w:themeColor="background1"/>
              </w:rPr>
              <w:t>SIA_</w:t>
            </w:r>
            <w:r w:rsidR="00953F7C">
              <w:rPr>
                <w:rFonts w:cs="Arial"/>
                <w:b/>
                <w:bCs/>
                <w:color w:val="FFFFFF" w:themeColor="background1"/>
              </w:rPr>
              <w:t>CNF</w:t>
            </w:r>
            <w:r>
              <w:rPr>
                <w:rFonts w:cs="Arial"/>
                <w:b/>
                <w:bCs/>
                <w:color w:val="FFFFFF" w:themeColor="background1"/>
              </w:rPr>
              <w:t>_</w:t>
            </w:r>
            <w:r w:rsidR="00953F7C">
              <w:rPr>
                <w:rFonts w:cs="Arial"/>
                <w:b/>
                <w:bCs/>
                <w:color w:val="FFFFFF" w:themeColor="background1"/>
              </w:rPr>
              <w:t>PARAMETRO</w:t>
            </w:r>
          </w:p>
        </w:tc>
      </w:tr>
      <w:tr w:rsidR="000B1757" w:rsidRPr="00381C0B" w14:paraId="3AE8FB34" w14:textId="77777777" w:rsidTr="00AB4C8E">
        <w:tc>
          <w:tcPr>
            <w:tcW w:w="2683" w:type="dxa"/>
            <w:tcBorders>
              <w:bottom w:val="single" w:sz="4" w:space="0" w:color="auto"/>
            </w:tcBorders>
            <w:shd w:val="clear" w:color="auto" w:fill="DEEAF6" w:themeFill="accent1" w:themeFillTint="33"/>
          </w:tcPr>
          <w:p w14:paraId="213265AA" w14:textId="77777777" w:rsidR="000B1757" w:rsidRPr="00381C0B" w:rsidRDefault="000B1757" w:rsidP="009E0D8B">
            <w:pPr>
              <w:spacing w:after="0" w:line="240" w:lineRule="auto"/>
              <w:jc w:val="center"/>
              <w:rPr>
                <w:rFonts w:cs="Arial"/>
              </w:rPr>
            </w:pPr>
            <w:r>
              <w:rPr>
                <w:rFonts w:cs="Arial"/>
              </w:rPr>
              <w:t>NOMBRE CAMPO</w:t>
            </w:r>
          </w:p>
        </w:tc>
        <w:tc>
          <w:tcPr>
            <w:tcW w:w="2508" w:type="dxa"/>
            <w:tcBorders>
              <w:bottom w:val="single" w:sz="4" w:space="0" w:color="auto"/>
            </w:tcBorders>
            <w:shd w:val="clear" w:color="auto" w:fill="DEEAF6" w:themeFill="accent1" w:themeFillTint="33"/>
          </w:tcPr>
          <w:p w14:paraId="2572E2E2" w14:textId="77777777" w:rsidR="000B1757" w:rsidRPr="00381C0B" w:rsidRDefault="000B1757" w:rsidP="009E0D8B">
            <w:pPr>
              <w:spacing w:after="0" w:line="240" w:lineRule="auto"/>
              <w:jc w:val="center"/>
              <w:rPr>
                <w:rFonts w:cs="Arial"/>
              </w:rPr>
            </w:pPr>
            <w:r>
              <w:rPr>
                <w:rFonts w:cs="Arial"/>
              </w:rPr>
              <w:t>TIPO DATO</w:t>
            </w:r>
          </w:p>
        </w:tc>
        <w:tc>
          <w:tcPr>
            <w:tcW w:w="3291" w:type="dxa"/>
            <w:tcBorders>
              <w:bottom w:val="single" w:sz="4" w:space="0" w:color="auto"/>
            </w:tcBorders>
            <w:shd w:val="clear" w:color="auto" w:fill="DEEAF6" w:themeFill="accent1" w:themeFillTint="33"/>
          </w:tcPr>
          <w:p w14:paraId="4376AD73" w14:textId="77777777" w:rsidR="000B1757" w:rsidRPr="00381C0B" w:rsidRDefault="000B1757" w:rsidP="009E0D8B">
            <w:pPr>
              <w:spacing w:after="0" w:line="240" w:lineRule="auto"/>
              <w:jc w:val="center"/>
              <w:rPr>
                <w:rFonts w:cs="Arial"/>
              </w:rPr>
            </w:pPr>
            <w:r>
              <w:rPr>
                <w:rFonts w:cs="Arial"/>
              </w:rPr>
              <w:t>DESCRIPCIÓN CAMPO</w:t>
            </w:r>
          </w:p>
        </w:tc>
      </w:tr>
      <w:tr w:rsidR="00944B6F" w:rsidRPr="00C30E3D" w14:paraId="1F88F2F6" w14:textId="77777777" w:rsidTr="00AB4C8E">
        <w:tc>
          <w:tcPr>
            <w:tcW w:w="2683" w:type="dxa"/>
            <w:tcBorders>
              <w:top w:val="single" w:sz="4" w:space="0" w:color="auto"/>
              <w:left w:val="single" w:sz="4" w:space="0" w:color="auto"/>
              <w:bottom w:val="single" w:sz="4" w:space="0" w:color="auto"/>
              <w:right w:val="single" w:sz="4" w:space="0" w:color="auto"/>
            </w:tcBorders>
            <w:shd w:val="clear" w:color="auto" w:fill="auto"/>
          </w:tcPr>
          <w:p w14:paraId="54E77321" w14:textId="00384D24" w:rsidR="00944B6F" w:rsidRPr="00D920D1" w:rsidRDefault="00944B6F" w:rsidP="00F53240">
            <w:r w:rsidRPr="00944B6F">
              <w:t>ID_</w:t>
            </w:r>
            <w:del w:id="432" w:author="OLIVARES MARTINEZ FERNANDO JESUS" w:date="2026-08-20T17:04:00Z">
              <w:r w:rsidRPr="00944B6F" w:rsidDel="00AB4C8E">
                <w:delText>PARAMETRO</w:delText>
              </w:r>
            </w:del>
            <w:ins w:id="433" w:author="OLIVARES MARTINEZ FERNANDO JESUS" w:date="2026-08-20T17:04:00Z">
              <w:r w:rsidR="00AB4C8E">
                <w:t>EJERCITO</w:t>
              </w:r>
            </w:ins>
          </w:p>
        </w:tc>
        <w:tc>
          <w:tcPr>
            <w:tcW w:w="2508" w:type="dxa"/>
            <w:tcBorders>
              <w:top w:val="single" w:sz="4" w:space="0" w:color="auto"/>
              <w:left w:val="single" w:sz="4" w:space="0" w:color="auto"/>
              <w:bottom w:val="single" w:sz="4" w:space="0" w:color="auto"/>
              <w:right w:val="single" w:sz="4" w:space="0" w:color="auto"/>
            </w:tcBorders>
          </w:tcPr>
          <w:p w14:paraId="4E38A8D1" w14:textId="594A828A" w:rsidR="00944B6F" w:rsidRPr="00E62984" w:rsidRDefault="00944B6F" w:rsidP="00F53240">
            <w:proofErr w:type="gramStart"/>
            <w:r>
              <w:t>NUMBER(</w:t>
            </w:r>
            <w:proofErr w:type="gramEnd"/>
            <w:del w:id="434" w:author="OLIVARES MARTINEZ FERNANDO JESUS" w:date="2026-08-20T17:04:00Z">
              <w:r w:rsidDel="00AB4C8E">
                <w:delText>10</w:delText>
              </w:r>
            </w:del>
            <w:ins w:id="435" w:author="OLIVARES MARTINEZ FERNANDO JESUS" w:date="2026-08-20T17:04:00Z">
              <w:r w:rsidR="00AB4C8E">
                <w:t>2</w:t>
              </w:r>
            </w:ins>
            <w:r>
              <w:t>,0)</w:t>
            </w:r>
          </w:p>
        </w:tc>
        <w:tc>
          <w:tcPr>
            <w:tcW w:w="3291" w:type="dxa"/>
            <w:tcBorders>
              <w:top w:val="single" w:sz="4" w:space="0" w:color="auto"/>
              <w:left w:val="single" w:sz="4" w:space="0" w:color="auto"/>
              <w:bottom w:val="single" w:sz="4" w:space="0" w:color="auto"/>
              <w:right w:val="single" w:sz="4" w:space="0" w:color="auto"/>
            </w:tcBorders>
          </w:tcPr>
          <w:p w14:paraId="6EB1369C" w14:textId="4A7DAD4A" w:rsidR="00944B6F" w:rsidRPr="00533BDA" w:rsidRDefault="00944B6F" w:rsidP="00F53240">
            <w:pPr>
              <w:spacing w:after="0" w:line="240" w:lineRule="auto"/>
              <w:rPr>
                <w:rFonts w:cstheme="minorHAnsi"/>
              </w:rPr>
            </w:pPr>
            <w:r w:rsidRPr="00533BDA">
              <w:rPr>
                <w:rFonts w:asciiTheme="minorHAnsi" w:hAnsiTheme="minorHAnsi" w:cstheme="minorHAnsi"/>
                <w:sz w:val="22"/>
                <w:szCs w:val="22"/>
              </w:rPr>
              <w:t xml:space="preserve">Identificador de la definición de un </w:t>
            </w:r>
            <w:del w:id="436" w:author="OLIVARES MARTINEZ FERNANDO JESUS" w:date="2026-08-20T17:04:00Z">
              <w:r w:rsidR="004816DA" w:rsidDel="00AB4C8E">
                <w:rPr>
                  <w:rFonts w:asciiTheme="minorHAnsi" w:hAnsiTheme="minorHAnsi" w:cstheme="minorHAnsi"/>
                  <w:sz w:val="22"/>
                  <w:szCs w:val="22"/>
                </w:rPr>
                <w:delText>Parámetro</w:delText>
              </w:r>
            </w:del>
            <w:ins w:id="437" w:author="OLIVARES MARTINEZ FERNANDO JESUS" w:date="2026-08-20T17:04:00Z">
              <w:r w:rsidR="00AB4C8E">
                <w:rPr>
                  <w:rFonts w:asciiTheme="minorHAnsi" w:hAnsiTheme="minorHAnsi" w:cstheme="minorHAnsi"/>
                  <w:sz w:val="22"/>
                  <w:szCs w:val="22"/>
                </w:rPr>
                <w:t>Ejército</w:t>
              </w:r>
            </w:ins>
            <w:r w:rsidRPr="00533BDA">
              <w:rPr>
                <w:rFonts w:asciiTheme="minorHAnsi" w:hAnsiTheme="minorHAnsi" w:cstheme="minorHAnsi"/>
                <w:sz w:val="22"/>
                <w:szCs w:val="22"/>
              </w:rPr>
              <w:t>. Clave primaria. Secuencial.</w:t>
            </w:r>
          </w:p>
        </w:tc>
      </w:tr>
      <w:tr w:rsidR="00944B6F" w:rsidRPr="00C30E3D" w14:paraId="3CCE05AF" w14:textId="77777777" w:rsidTr="00AB4C8E">
        <w:tc>
          <w:tcPr>
            <w:tcW w:w="2683" w:type="dxa"/>
            <w:tcBorders>
              <w:top w:val="single" w:sz="4" w:space="0" w:color="auto"/>
              <w:left w:val="single" w:sz="4" w:space="0" w:color="auto"/>
              <w:bottom w:val="single" w:sz="4" w:space="0" w:color="auto"/>
              <w:right w:val="single" w:sz="4" w:space="0" w:color="auto"/>
            </w:tcBorders>
            <w:shd w:val="clear" w:color="auto" w:fill="auto"/>
          </w:tcPr>
          <w:p w14:paraId="16F9DF59" w14:textId="3CC856E6" w:rsidR="00944B6F" w:rsidRPr="00D920D1" w:rsidRDefault="00AB4C8E" w:rsidP="00944B6F">
            <w:ins w:id="438" w:author="OLIVARES MARTINEZ FERNANDO JESUS" w:date="2026-08-20T17:04:00Z">
              <w:r w:rsidRPr="00AB4C8E">
                <w:t>ID_EJERCITO_SIPERDEF</w:t>
              </w:r>
            </w:ins>
            <w:del w:id="439" w:author="OLIVARES MARTINEZ FERNANDO JESUS" w:date="2026-08-20T17:04:00Z">
              <w:r w:rsidR="00944B6F" w:rsidDel="00AB4C8E">
                <w:delText>CODIGO</w:delText>
              </w:r>
            </w:del>
          </w:p>
        </w:tc>
        <w:tc>
          <w:tcPr>
            <w:tcW w:w="2508" w:type="dxa"/>
            <w:tcBorders>
              <w:top w:val="single" w:sz="4" w:space="0" w:color="auto"/>
              <w:left w:val="single" w:sz="4" w:space="0" w:color="auto"/>
              <w:bottom w:val="single" w:sz="4" w:space="0" w:color="auto"/>
              <w:right w:val="single" w:sz="4" w:space="0" w:color="auto"/>
            </w:tcBorders>
          </w:tcPr>
          <w:p w14:paraId="0AFA0A90" w14:textId="0CB58DBE" w:rsidR="00944B6F" w:rsidRPr="00E62984" w:rsidRDefault="00AB4C8E" w:rsidP="00944B6F">
            <w:proofErr w:type="gramStart"/>
            <w:ins w:id="440" w:author="OLIVARES MARTINEZ FERNANDO JESUS" w:date="2026-08-20T17:04:00Z">
              <w:r>
                <w:t>NUMBER(</w:t>
              </w:r>
              <w:proofErr w:type="gramEnd"/>
              <w:r>
                <w:t>1,0)</w:t>
              </w:r>
            </w:ins>
            <w:del w:id="441" w:author="OLIVARES MARTINEZ FERNANDO JESUS" w:date="2026-08-20T17:04:00Z">
              <w:r w:rsidR="00944B6F" w:rsidRPr="00374CB2" w:rsidDel="00AB4C8E">
                <w:delText>VARCHAR2(</w:delText>
              </w:r>
              <w:r w:rsidR="00944B6F" w:rsidDel="00AB4C8E">
                <w:delText>25</w:delText>
              </w:r>
              <w:r w:rsidR="00944B6F" w:rsidRPr="00374CB2" w:rsidDel="00AB4C8E">
                <w:delText xml:space="preserve"> </w:delText>
              </w:r>
              <w:commentRangeStart w:id="442"/>
              <w:r w:rsidR="00944B6F" w:rsidRPr="00374CB2" w:rsidDel="00AB4C8E">
                <w:delText>BYTE</w:delText>
              </w:r>
            </w:del>
            <w:ins w:id="443" w:author="BERNARDO MONJAS GEMA" w:date="2026-08-16T20:25:00Z">
              <w:del w:id="444" w:author="OLIVARES MARTINEZ FERNANDO JESUS" w:date="2026-08-17T11:36:00Z">
                <w:r w:rsidR="004842B4" w:rsidDel="00C42FE5">
                  <w:delText>CHAR</w:delText>
                </w:r>
                <w:commentRangeEnd w:id="442"/>
                <w:r w:rsidR="004842B4" w:rsidDel="00C42FE5">
                  <w:rPr>
                    <w:rStyle w:val="Refdecomentario"/>
                    <w:rFonts w:asciiTheme="minorHAnsi" w:eastAsiaTheme="minorHAnsi" w:hAnsiTheme="minorHAnsi" w:cstheme="minorBidi"/>
                    <w:lang w:eastAsia="en-US"/>
                  </w:rPr>
                  <w:commentReference w:id="442"/>
                </w:r>
              </w:del>
            </w:ins>
            <w:del w:id="445" w:author="OLIVARES MARTINEZ FERNANDO JESUS" w:date="2026-08-20T17:04:00Z">
              <w:r w:rsidR="00944B6F" w:rsidRPr="00374CB2" w:rsidDel="00AB4C8E">
                <w:delText>)</w:delText>
              </w:r>
            </w:del>
          </w:p>
        </w:tc>
        <w:tc>
          <w:tcPr>
            <w:tcW w:w="3291" w:type="dxa"/>
            <w:tcBorders>
              <w:top w:val="single" w:sz="4" w:space="0" w:color="auto"/>
              <w:left w:val="single" w:sz="4" w:space="0" w:color="auto"/>
              <w:bottom w:val="single" w:sz="4" w:space="0" w:color="auto"/>
              <w:right w:val="single" w:sz="4" w:space="0" w:color="auto"/>
            </w:tcBorders>
          </w:tcPr>
          <w:p w14:paraId="3573F6C0" w14:textId="7F1AD666" w:rsidR="00944B6F" w:rsidRPr="00533BDA" w:rsidRDefault="00AB4C8E" w:rsidP="00944B6F">
            <w:pPr>
              <w:spacing w:after="0" w:line="240" w:lineRule="auto"/>
              <w:rPr>
                <w:rFonts w:asciiTheme="minorHAnsi" w:hAnsiTheme="minorHAnsi" w:cstheme="minorHAnsi"/>
                <w:sz w:val="22"/>
                <w:szCs w:val="22"/>
              </w:rPr>
            </w:pPr>
            <w:ins w:id="446" w:author="OLIVARES MARTINEZ FERNANDO JESUS" w:date="2026-08-20T17:04:00Z">
              <w:r>
                <w:rPr>
                  <w:rFonts w:asciiTheme="minorHAnsi" w:hAnsiTheme="minorHAnsi" w:cstheme="minorHAnsi"/>
                  <w:sz w:val="22"/>
                  <w:szCs w:val="22"/>
                </w:rPr>
                <w:t>Identificador en S</w:t>
              </w:r>
            </w:ins>
            <w:ins w:id="447" w:author="OLIVARES MARTINEZ FERNANDO JESUS" w:date="2026-08-20T17:05:00Z">
              <w:r>
                <w:rPr>
                  <w:rFonts w:asciiTheme="minorHAnsi" w:hAnsiTheme="minorHAnsi" w:cstheme="minorHAnsi"/>
                  <w:sz w:val="22"/>
                  <w:szCs w:val="22"/>
                </w:rPr>
                <w:t>IPERDEF de un ejército. Identificador Real de un Ejército</w:t>
              </w:r>
            </w:ins>
            <w:del w:id="448" w:author="OLIVARES MARTINEZ FERNANDO JESUS" w:date="2026-08-20T17:04:00Z">
              <w:r w:rsidR="00944B6F" w:rsidRPr="00533BDA" w:rsidDel="00AB4C8E">
                <w:rPr>
                  <w:rFonts w:asciiTheme="minorHAnsi" w:hAnsiTheme="minorHAnsi" w:cstheme="minorHAnsi"/>
                  <w:sz w:val="22"/>
                  <w:szCs w:val="22"/>
                </w:rPr>
                <w:delText xml:space="preserve">Código del </w:delText>
              </w:r>
              <w:r w:rsidR="00944B6F" w:rsidDel="00AB4C8E">
                <w:rPr>
                  <w:rFonts w:asciiTheme="minorHAnsi" w:hAnsiTheme="minorHAnsi" w:cstheme="minorHAnsi"/>
                  <w:sz w:val="22"/>
                  <w:szCs w:val="22"/>
                </w:rPr>
                <w:delText>Parámetro</w:delText>
              </w:r>
            </w:del>
          </w:p>
        </w:tc>
      </w:tr>
      <w:tr w:rsidR="00AB4C8E" w:rsidRPr="00C30E3D" w14:paraId="17C2F3D4" w14:textId="77777777" w:rsidTr="00AB4C8E">
        <w:tc>
          <w:tcPr>
            <w:tcW w:w="2683" w:type="dxa"/>
            <w:tcBorders>
              <w:top w:val="single" w:sz="4" w:space="0" w:color="auto"/>
              <w:left w:val="single" w:sz="4" w:space="0" w:color="auto"/>
              <w:bottom w:val="single" w:sz="4" w:space="0" w:color="auto"/>
              <w:right w:val="single" w:sz="4" w:space="0" w:color="auto"/>
            </w:tcBorders>
            <w:shd w:val="clear" w:color="auto" w:fill="auto"/>
          </w:tcPr>
          <w:p w14:paraId="46BCCD8F" w14:textId="55ABA3CE" w:rsidR="00AB4C8E" w:rsidRPr="00D920D1" w:rsidRDefault="00AB4C8E" w:rsidP="00AB4C8E">
            <w:ins w:id="449" w:author="OLIVARES MARTINEZ FERNANDO JESUS" w:date="2026-08-20T17:04:00Z">
              <w:r>
                <w:t>CODIGO</w:t>
              </w:r>
            </w:ins>
            <w:del w:id="450" w:author="OLIVARES MARTINEZ FERNANDO JESUS" w:date="2026-08-20T17:04:00Z">
              <w:r w:rsidDel="00C557F7">
                <w:delText>DESCRIPCION</w:delText>
              </w:r>
            </w:del>
          </w:p>
        </w:tc>
        <w:tc>
          <w:tcPr>
            <w:tcW w:w="2508" w:type="dxa"/>
            <w:tcBorders>
              <w:top w:val="single" w:sz="4" w:space="0" w:color="auto"/>
              <w:left w:val="single" w:sz="4" w:space="0" w:color="auto"/>
              <w:bottom w:val="single" w:sz="4" w:space="0" w:color="auto"/>
              <w:right w:val="single" w:sz="4" w:space="0" w:color="auto"/>
            </w:tcBorders>
          </w:tcPr>
          <w:p w14:paraId="5426CFA0" w14:textId="65A1063D" w:rsidR="00AB4C8E" w:rsidRPr="00E62984" w:rsidRDefault="00AB4C8E" w:rsidP="00AB4C8E">
            <w:ins w:id="451" w:author="OLIVARES MARTINEZ FERNANDO JESUS" w:date="2026-08-20T17:04:00Z">
              <w:r w:rsidRPr="00374CB2">
                <w:t>VARCHAR2(</w:t>
              </w:r>
            </w:ins>
            <w:ins w:id="452" w:author="OLIVARES MARTINEZ FERNANDO JESUS" w:date="2026-08-20T17:05:00Z">
              <w:r>
                <w:t>4</w:t>
              </w:r>
            </w:ins>
            <w:ins w:id="453" w:author="OLIVARES MARTINEZ FERNANDO JESUS" w:date="2026-08-20T17:04:00Z">
              <w:r w:rsidRPr="00374CB2">
                <w:t>)</w:t>
              </w:r>
            </w:ins>
            <w:del w:id="454" w:author="OLIVARES MARTINEZ FERNANDO JESUS" w:date="2026-08-20T17:04:00Z">
              <w:r w:rsidRPr="00374CB2" w:rsidDel="00C557F7">
                <w:delText>VARCHAR2(</w:delText>
              </w:r>
              <w:r w:rsidDel="00C557F7">
                <w:delText>50</w:delText>
              </w:r>
              <w:r w:rsidRPr="00374CB2" w:rsidDel="00C557F7">
                <w:delText xml:space="preserve"> BYTE</w:delText>
              </w:r>
            </w:del>
            <w:ins w:id="455" w:author="BERNARDO MONJAS GEMA" w:date="2026-08-16T20:28:00Z">
              <w:del w:id="456" w:author="OLIVARES MARTINEZ FERNANDO JESUS" w:date="2026-08-17T11:36:00Z">
                <w:r w:rsidDel="00C42FE5">
                  <w:delText>CHAR</w:delText>
                </w:r>
              </w:del>
            </w:ins>
            <w:del w:id="457" w:author="OLIVARES MARTINEZ FERNANDO JESUS" w:date="2026-08-20T17:04:00Z">
              <w:r w:rsidRPr="00374CB2" w:rsidDel="00C557F7">
                <w:delText>)</w:delText>
              </w:r>
            </w:del>
          </w:p>
        </w:tc>
        <w:tc>
          <w:tcPr>
            <w:tcW w:w="3291" w:type="dxa"/>
            <w:tcBorders>
              <w:top w:val="single" w:sz="4" w:space="0" w:color="auto"/>
              <w:left w:val="single" w:sz="4" w:space="0" w:color="auto"/>
              <w:bottom w:val="single" w:sz="4" w:space="0" w:color="auto"/>
              <w:right w:val="single" w:sz="4" w:space="0" w:color="auto"/>
            </w:tcBorders>
          </w:tcPr>
          <w:p w14:paraId="6FF7FD72" w14:textId="5CCDF25E" w:rsidR="00AB4C8E" w:rsidRPr="00944B6F" w:rsidRDefault="00AB4C8E" w:rsidP="00AB4C8E">
            <w:pPr>
              <w:spacing w:after="0" w:line="240" w:lineRule="auto"/>
              <w:rPr>
                <w:rFonts w:asciiTheme="minorHAnsi" w:hAnsiTheme="minorHAnsi" w:cstheme="minorHAnsi"/>
                <w:sz w:val="22"/>
                <w:szCs w:val="22"/>
              </w:rPr>
            </w:pPr>
            <w:ins w:id="458" w:author="OLIVARES MARTINEZ FERNANDO JESUS" w:date="2026-08-20T17:04:00Z">
              <w:r w:rsidRPr="00533BDA">
                <w:rPr>
                  <w:rFonts w:asciiTheme="minorHAnsi" w:hAnsiTheme="minorHAnsi" w:cstheme="minorHAnsi"/>
                  <w:sz w:val="22"/>
                  <w:szCs w:val="22"/>
                </w:rPr>
                <w:t xml:space="preserve">Código del </w:t>
              </w:r>
            </w:ins>
            <w:ins w:id="459" w:author="OLIVARES MARTINEZ FERNANDO JESUS" w:date="2026-08-20T17:05:00Z">
              <w:r>
                <w:rPr>
                  <w:rFonts w:asciiTheme="minorHAnsi" w:hAnsiTheme="minorHAnsi" w:cstheme="minorHAnsi"/>
                  <w:sz w:val="22"/>
                  <w:szCs w:val="22"/>
                </w:rPr>
                <w:t>Ejército</w:t>
              </w:r>
            </w:ins>
            <w:del w:id="460" w:author="OLIVARES MARTINEZ FERNANDO JESUS" w:date="2026-08-20T17:04:00Z">
              <w:r w:rsidRPr="00944B6F" w:rsidDel="00C557F7">
                <w:rPr>
                  <w:rFonts w:asciiTheme="minorHAnsi" w:hAnsiTheme="minorHAnsi" w:cstheme="minorHAnsi"/>
                  <w:sz w:val="22"/>
                  <w:szCs w:val="22"/>
                </w:rPr>
                <w:delText>Descripción del Parámetro</w:delText>
              </w:r>
            </w:del>
          </w:p>
        </w:tc>
      </w:tr>
      <w:tr w:rsidR="00AB4C8E" w:rsidRPr="00C30E3D" w14:paraId="2E2BC767" w14:textId="77777777" w:rsidTr="00AB4C8E">
        <w:tc>
          <w:tcPr>
            <w:tcW w:w="2683" w:type="dxa"/>
            <w:tcBorders>
              <w:top w:val="single" w:sz="4" w:space="0" w:color="auto"/>
              <w:left w:val="single" w:sz="4" w:space="0" w:color="auto"/>
              <w:bottom w:val="single" w:sz="4" w:space="0" w:color="auto"/>
              <w:right w:val="single" w:sz="4" w:space="0" w:color="auto"/>
            </w:tcBorders>
            <w:shd w:val="clear" w:color="auto" w:fill="auto"/>
          </w:tcPr>
          <w:p w14:paraId="0A5FCA12" w14:textId="6FBB21CF" w:rsidR="00AB4C8E" w:rsidRDefault="00AB4C8E" w:rsidP="00AB4C8E">
            <w:ins w:id="461" w:author="OLIVARES MARTINEZ FERNANDO JESUS" w:date="2026-08-20T17:04:00Z">
              <w:r>
                <w:t>DESCRIPCION</w:t>
              </w:r>
            </w:ins>
            <w:del w:id="462" w:author="OLIVARES MARTINEZ FERNANDO JESUS" w:date="2026-08-20T17:04:00Z">
              <w:r w:rsidDel="00C557F7">
                <w:delText>IND_ACTIVO</w:delText>
              </w:r>
            </w:del>
          </w:p>
        </w:tc>
        <w:tc>
          <w:tcPr>
            <w:tcW w:w="2508" w:type="dxa"/>
            <w:tcBorders>
              <w:top w:val="single" w:sz="4" w:space="0" w:color="auto"/>
              <w:left w:val="single" w:sz="4" w:space="0" w:color="auto"/>
              <w:bottom w:val="single" w:sz="4" w:space="0" w:color="auto"/>
              <w:right w:val="single" w:sz="4" w:space="0" w:color="auto"/>
            </w:tcBorders>
          </w:tcPr>
          <w:p w14:paraId="17D7BC1B" w14:textId="30D6F861" w:rsidR="00AB4C8E" w:rsidRPr="00944B6F" w:rsidRDefault="00AB4C8E" w:rsidP="00AB4C8E">
            <w:pPr>
              <w:spacing w:after="0" w:line="240" w:lineRule="auto"/>
              <w:rPr>
                <w:rFonts w:asciiTheme="minorHAnsi" w:hAnsiTheme="minorHAnsi" w:cstheme="minorHAnsi"/>
                <w:sz w:val="22"/>
                <w:szCs w:val="22"/>
              </w:rPr>
            </w:pPr>
            <w:ins w:id="463" w:author="OLIVARES MARTINEZ FERNANDO JESUS" w:date="2026-08-20T17:04:00Z">
              <w:r w:rsidRPr="00374CB2">
                <w:t>VARCHAR2(</w:t>
              </w:r>
              <w:r>
                <w:t>50</w:t>
              </w:r>
              <w:r w:rsidRPr="00374CB2">
                <w:t>)</w:t>
              </w:r>
            </w:ins>
            <w:del w:id="464" w:author="OLIVARES MARTINEZ FERNANDO JESUS" w:date="2026-08-20T17:04:00Z">
              <w:r w:rsidDel="00C557F7">
                <w:delText>NUMBER</w:delText>
              </w:r>
              <w:r w:rsidDel="00C557F7">
                <w:rPr>
                  <w:rFonts w:asciiTheme="minorHAnsi" w:hAnsiTheme="minorHAnsi" w:cstheme="minorHAnsi"/>
                  <w:sz w:val="22"/>
                  <w:szCs w:val="22"/>
                </w:rPr>
                <w:delText xml:space="preserve"> (1,0)</w:delText>
              </w:r>
            </w:del>
          </w:p>
        </w:tc>
        <w:tc>
          <w:tcPr>
            <w:tcW w:w="3291" w:type="dxa"/>
            <w:tcBorders>
              <w:top w:val="single" w:sz="4" w:space="0" w:color="auto"/>
              <w:left w:val="single" w:sz="4" w:space="0" w:color="auto"/>
              <w:bottom w:val="single" w:sz="4" w:space="0" w:color="auto"/>
              <w:right w:val="single" w:sz="4" w:space="0" w:color="auto"/>
            </w:tcBorders>
          </w:tcPr>
          <w:p w14:paraId="52D94310" w14:textId="66E4062D" w:rsidR="00AB4C8E" w:rsidDel="00C557F7" w:rsidRDefault="00AB4C8E" w:rsidP="00AB4C8E">
            <w:pPr>
              <w:spacing w:after="0" w:line="240" w:lineRule="auto"/>
              <w:rPr>
                <w:ins w:id="465" w:author="BERNARDO MONJAS GEMA" w:date="2026-08-16T20:25:00Z"/>
                <w:del w:id="466" w:author="OLIVARES MARTINEZ FERNANDO JESUS" w:date="2026-08-20T17:04:00Z"/>
                <w:rFonts w:asciiTheme="minorHAnsi" w:hAnsiTheme="minorHAnsi" w:cstheme="minorHAnsi"/>
                <w:sz w:val="22"/>
                <w:szCs w:val="22"/>
              </w:rPr>
            </w:pPr>
            <w:ins w:id="467" w:author="OLIVARES MARTINEZ FERNANDO JESUS" w:date="2026-08-20T17:04:00Z">
              <w:r w:rsidRPr="00944B6F">
                <w:rPr>
                  <w:rFonts w:asciiTheme="minorHAnsi" w:hAnsiTheme="minorHAnsi" w:cstheme="minorHAnsi"/>
                  <w:sz w:val="22"/>
                  <w:szCs w:val="22"/>
                </w:rPr>
                <w:t xml:space="preserve">Descripción del </w:t>
              </w:r>
            </w:ins>
            <w:ins w:id="468" w:author="OLIVARES MARTINEZ FERNANDO JESUS" w:date="2026-08-20T17:05:00Z">
              <w:r w:rsidR="00BD4BD0">
                <w:rPr>
                  <w:rFonts w:asciiTheme="minorHAnsi" w:hAnsiTheme="minorHAnsi" w:cstheme="minorHAnsi"/>
                  <w:sz w:val="22"/>
                  <w:szCs w:val="22"/>
                </w:rPr>
                <w:t>Ejército</w:t>
              </w:r>
            </w:ins>
            <w:ins w:id="469" w:author="BERNARDO MONJAS GEMA" w:date="2026-08-16T20:26:00Z">
              <w:del w:id="470" w:author="OLIVARES MARTINEZ FERNANDO JESUS" w:date="2026-08-20T17:04:00Z">
                <w:r w:rsidDel="00C557F7">
                  <w:rPr>
                    <w:rFonts w:asciiTheme="minorHAnsi" w:hAnsiTheme="minorHAnsi" w:cstheme="minorHAnsi"/>
                    <w:sz w:val="22"/>
                    <w:szCs w:val="22"/>
                  </w:rPr>
                  <w:delText xml:space="preserve">Indicador de </w:delText>
                </w:r>
              </w:del>
            </w:ins>
            <w:ins w:id="471" w:author="BERNARDO MONJAS GEMA" w:date="2026-08-16T20:28:00Z">
              <w:del w:id="472" w:author="OLIVARES MARTINEZ FERNANDO JESUS" w:date="2026-08-20T17:04:00Z">
                <w:r w:rsidDel="00C557F7">
                  <w:rPr>
                    <w:rFonts w:asciiTheme="minorHAnsi" w:hAnsiTheme="minorHAnsi" w:cstheme="minorHAnsi"/>
                    <w:sz w:val="22"/>
                    <w:szCs w:val="22"/>
                  </w:rPr>
                  <w:delText>parámetro</w:delText>
                </w:r>
              </w:del>
            </w:ins>
            <w:ins w:id="473" w:author="BERNARDO MONJAS GEMA" w:date="2026-08-16T20:27:00Z">
              <w:del w:id="474" w:author="OLIVARES MARTINEZ FERNANDO JESUS" w:date="2026-08-20T17:04:00Z">
                <w:r w:rsidDel="00C557F7">
                  <w:rPr>
                    <w:rFonts w:asciiTheme="minorHAnsi" w:hAnsiTheme="minorHAnsi" w:cstheme="minorHAnsi"/>
                    <w:sz w:val="22"/>
                    <w:szCs w:val="22"/>
                  </w:rPr>
                  <w:delText xml:space="preserve"> vigente (1) o en baja lógica (0</w:delText>
                </w:r>
              </w:del>
            </w:ins>
            <w:ins w:id="475" w:author="BERNARDO MONJAS GEMA" w:date="2026-08-16T20:28:00Z">
              <w:del w:id="476" w:author="OLIVARES MARTINEZ FERNANDO JESUS" w:date="2026-08-20T17:04:00Z">
                <w:r w:rsidDel="00C557F7">
                  <w:rPr>
                    <w:rFonts w:asciiTheme="minorHAnsi" w:hAnsiTheme="minorHAnsi" w:cstheme="minorHAnsi"/>
                    <w:sz w:val="22"/>
                    <w:szCs w:val="22"/>
                  </w:rPr>
                  <w:delText>=)</w:delText>
                </w:r>
              </w:del>
            </w:ins>
          </w:p>
          <w:p w14:paraId="15DB6E75" w14:textId="0BB30902" w:rsidR="00AB4C8E" w:rsidDel="00C557F7" w:rsidRDefault="00AB4C8E" w:rsidP="00AB4C8E">
            <w:pPr>
              <w:spacing w:after="0" w:line="240" w:lineRule="auto"/>
              <w:rPr>
                <w:ins w:id="477" w:author="BERNARDO MONJAS GEMA" w:date="2026-08-16T20:28:00Z"/>
                <w:del w:id="478" w:author="OLIVARES MARTINEZ FERNANDO JESUS" w:date="2026-08-20T17:04:00Z"/>
                <w:rFonts w:asciiTheme="minorHAnsi" w:hAnsiTheme="minorHAnsi" w:cstheme="minorHAnsi"/>
                <w:sz w:val="22"/>
                <w:szCs w:val="22"/>
              </w:rPr>
            </w:pPr>
            <w:del w:id="479" w:author="OLIVARES MARTINEZ FERNANDO JESUS" w:date="2026-08-20T17:04:00Z">
              <w:r w:rsidDel="00C557F7">
                <w:rPr>
                  <w:rFonts w:asciiTheme="minorHAnsi" w:hAnsiTheme="minorHAnsi" w:cstheme="minorHAnsi"/>
                  <w:sz w:val="22"/>
                  <w:szCs w:val="22"/>
                </w:rPr>
                <w:delText>Parámetro Activo</w:delText>
              </w:r>
            </w:del>
            <w:ins w:id="480" w:author="BERNARDO MONJAS GEMA" w:date="2026-08-16T20:28:00Z">
              <w:del w:id="481" w:author="OLIVARES MARTINEZ FERNANDO JESUS" w:date="2026-08-20T17:04:00Z">
                <w:r w:rsidDel="00C557F7">
                  <w:rPr>
                    <w:rFonts w:asciiTheme="minorHAnsi" w:hAnsiTheme="minorHAnsi" w:cstheme="minorHAnsi"/>
                    <w:sz w:val="22"/>
                    <w:szCs w:val="22"/>
                  </w:rPr>
                  <w:delText xml:space="preserve"> </w:delText>
                </w:r>
              </w:del>
            </w:ins>
            <w:ins w:id="482" w:author="BERNARDO MONJAS GEMA" w:date="2026-08-16T20:25:00Z">
              <w:del w:id="483" w:author="OLIVARES MARTINEZ FERNANDO JESUS" w:date="2026-08-20T17:04:00Z">
                <w:r w:rsidDel="00C557F7">
                  <w:rPr>
                    <w:rFonts w:asciiTheme="minorHAnsi" w:hAnsiTheme="minorHAnsi" w:cstheme="minorHAnsi"/>
                    <w:sz w:val="22"/>
                    <w:szCs w:val="22"/>
                  </w:rPr>
                  <w:delText>(1)</w:delText>
                </w:r>
              </w:del>
            </w:ins>
            <w:del w:id="484" w:author="OLIVARES MARTINEZ FERNANDO JESUS" w:date="2026-08-20T17:04:00Z">
              <w:r w:rsidDel="00C557F7">
                <w:rPr>
                  <w:rFonts w:asciiTheme="minorHAnsi" w:hAnsiTheme="minorHAnsi" w:cstheme="minorHAnsi"/>
                  <w:sz w:val="22"/>
                  <w:szCs w:val="22"/>
                </w:rPr>
                <w:delText>, Inactivo (1,0)</w:delText>
              </w:r>
            </w:del>
          </w:p>
          <w:p w14:paraId="4A5807B0" w14:textId="6E6D3B02" w:rsidR="00AB4C8E" w:rsidRPr="00944B6F" w:rsidRDefault="00AB4C8E" w:rsidP="00AB4C8E">
            <w:pPr>
              <w:spacing w:after="0" w:line="240" w:lineRule="auto"/>
              <w:rPr>
                <w:rFonts w:asciiTheme="minorHAnsi" w:hAnsiTheme="minorHAnsi" w:cstheme="minorHAnsi"/>
                <w:sz w:val="22"/>
                <w:szCs w:val="22"/>
              </w:rPr>
            </w:pPr>
            <w:ins w:id="485" w:author="BERNARDO MONJAS GEMA" w:date="2026-08-16T20:28:00Z">
              <w:del w:id="486" w:author="OLIVARES MARTINEZ FERNANDO JESUS" w:date="2026-08-20T17:04:00Z">
                <w:r w:rsidDel="00C557F7">
                  <w:rPr>
                    <w:rFonts w:asciiTheme="minorHAnsi" w:hAnsiTheme="minorHAnsi" w:cstheme="minorHAnsi"/>
                    <w:sz w:val="22"/>
                    <w:szCs w:val="22"/>
                  </w:rPr>
                  <w:delText>Valor por defecto = 1</w:delText>
                </w:r>
              </w:del>
            </w:ins>
          </w:p>
        </w:tc>
      </w:tr>
      <w:tr w:rsidR="00AB4C8E" w:rsidRPr="00C30E3D" w14:paraId="713E4E49" w14:textId="77777777" w:rsidTr="00AB4C8E">
        <w:tc>
          <w:tcPr>
            <w:tcW w:w="2683" w:type="dxa"/>
            <w:tcBorders>
              <w:top w:val="single" w:sz="4" w:space="0" w:color="auto"/>
              <w:left w:val="single" w:sz="4" w:space="0" w:color="auto"/>
              <w:bottom w:val="single" w:sz="4" w:space="0" w:color="auto"/>
              <w:right w:val="single" w:sz="4" w:space="0" w:color="auto"/>
            </w:tcBorders>
            <w:shd w:val="clear" w:color="auto" w:fill="auto"/>
          </w:tcPr>
          <w:p w14:paraId="7A2A6EA0" w14:textId="461B05B9" w:rsidR="00AB4C8E" w:rsidRDefault="00AB4C8E" w:rsidP="00AB4C8E">
            <w:ins w:id="487" w:author="OLIVARES MARTINEZ FERNANDO JESUS" w:date="2026-08-20T17:04:00Z">
              <w:r>
                <w:t>IND_ACTIVO</w:t>
              </w:r>
            </w:ins>
            <w:del w:id="488" w:author="OLIVARES MARTINEZ FERNANDO JESUS" w:date="2026-08-20T17:04:00Z">
              <w:r w:rsidDel="00AB4C8E">
                <w:delText>VALOR</w:delText>
              </w:r>
            </w:del>
          </w:p>
        </w:tc>
        <w:tc>
          <w:tcPr>
            <w:tcW w:w="2508" w:type="dxa"/>
            <w:tcBorders>
              <w:top w:val="single" w:sz="4" w:space="0" w:color="auto"/>
              <w:left w:val="single" w:sz="4" w:space="0" w:color="auto"/>
              <w:bottom w:val="single" w:sz="4" w:space="0" w:color="auto"/>
              <w:right w:val="single" w:sz="4" w:space="0" w:color="auto"/>
            </w:tcBorders>
          </w:tcPr>
          <w:p w14:paraId="48E2D67A" w14:textId="15B759DC" w:rsidR="00AB4C8E" w:rsidRPr="00944B6F" w:rsidRDefault="00AB4C8E" w:rsidP="00AB4C8E">
            <w:pPr>
              <w:spacing w:after="0" w:line="240" w:lineRule="auto"/>
              <w:rPr>
                <w:rFonts w:asciiTheme="minorHAnsi" w:hAnsiTheme="minorHAnsi" w:cstheme="minorHAnsi"/>
                <w:sz w:val="22"/>
                <w:szCs w:val="22"/>
              </w:rPr>
            </w:pPr>
            <w:ins w:id="489" w:author="OLIVARES MARTINEZ FERNANDO JESUS" w:date="2026-08-20T17:04:00Z">
              <w:r>
                <w:t>NUMBER</w:t>
              </w:r>
              <w:r>
                <w:rPr>
                  <w:rFonts w:asciiTheme="minorHAnsi" w:hAnsiTheme="minorHAnsi" w:cstheme="minorHAnsi"/>
                  <w:sz w:val="22"/>
                  <w:szCs w:val="22"/>
                </w:rPr>
                <w:t xml:space="preserve"> (1,0)</w:t>
              </w:r>
            </w:ins>
            <w:del w:id="490" w:author="OLIVARES MARTINEZ FERNANDO JESUS" w:date="2026-08-20T17:04:00Z">
              <w:r w:rsidDel="00AB4C8E">
                <w:rPr>
                  <w:rFonts w:asciiTheme="minorHAnsi" w:hAnsiTheme="minorHAnsi" w:cstheme="minorHAnsi"/>
                  <w:sz w:val="22"/>
                  <w:szCs w:val="22"/>
                </w:rPr>
                <w:delText>CLOB</w:delText>
              </w:r>
            </w:del>
          </w:p>
        </w:tc>
        <w:tc>
          <w:tcPr>
            <w:tcW w:w="3291" w:type="dxa"/>
            <w:tcBorders>
              <w:top w:val="single" w:sz="4" w:space="0" w:color="auto"/>
              <w:left w:val="single" w:sz="4" w:space="0" w:color="auto"/>
              <w:bottom w:val="single" w:sz="4" w:space="0" w:color="auto"/>
              <w:right w:val="single" w:sz="4" w:space="0" w:color="auto"/>
            </w:tcBorders>
          </w:tcPr>
          <w:p w14:paraId="35FF039F" w14:textId="2137623D" w:rsidR="00AB4C8E" w:rsidRDefault="00AB4C8E" w:rsidP="00AB4C8E">
            <w:pPr>
              <w:spacing w:after="0" w:line="240" w:lineRule="auto"/>
              <w:rPr>
                <w:ins w:id="491" w:author="OLIVARES MARTINEZ FERNANDO JESUS" w:date="2026-08-20T17:04:00Z"/>
                <w:rFonts w:asciiTheme="minorHAnsi" w:hAnsiTheme="minorHAnsi" w:cstheme="minorHAnsi"/>
                <w:sz w:val="22"/>
                <w:szCs w:val="22"/>
              </w:rPr>
            </w:pPr>
            <w:ins w:id="492" w:author="OLIVARES MARTINEZ FERNANDO JESUS" w:date="2026-08-20T17:04:00Z">
              <w:r>
                <w:rPr>
                  <w:rFonts w:asciiTheme="minorHAnsi" w:hAnsiTheme="minorHAnsi" w:cstheme="minorHAnsi"/>
                  <w:sz w:val="22"/>
                  <w:szCs w:val="22"/>
                </w:rPr>
                <w:t xml:space="preserve">Indicador de </w:t>
              </w:r>
            </w:ins>
            <w:ins w:id="493" w:author="OLIVARES MARTINEZ FERNANDO JESUS" w:date="2026-08-20T17:05:00Z">
              <w:r w:rsidR="00BD4BD0">
                <w:rPr>
                  <w:rFonts w:asciiTheme="minorHAnsi" w:hAnsiTheme="minorHAnsi" w:cstheme="minorHAnsi"/>
                  <w:sz w:val="22"/>
                  <w:szCs w:val="22"/>
                </w:rPr>
                <w:t>Ejército</w:t>
              </w:r>
            </w:ins>
            <w:ins w:id="494" w:author="OLIVARES MARTINEZ FERNANDO JESUS" w:date="2026-08-20T17:06:00Z">
              <w:r w:rsidR="00BD4BD0">
                <w:rPr>
                  <w:rFonts w:asciiTheme="minorHAnsi" w:hAnsiTheme="minorHAnsi" w:cstheme="minorHAnsi"/>
                  <w:sz w:val="22"/>
                  <w:szCs w:val="22"/>
                </w:rPr>
                <w:t xml:space="preserve"> </w:t>
              </w:r>
            </w:ins>
            <w:ins w:id="495" w:author="OLIVARES MARTINEZ FERNANDO JESUS" w:date="2026-08-20T17:04:00Z">
              <w:r>
                <w:rPr>
                  <w:rFonts w:asciiTheme="minorHAnsi" w:hAnsiTheme="minorHAnsi" w:cstheme="minorHAnsi"/>
                  <w:sz w:val="22"/>
                  <w:szCs w:val="22"/>
                </w:rPr>
                <w:t>vigente (1) o en baja lógica (0)</w:t>
              </w:r>
            </w:ins>
          </w:p>
          <w:p w14:paraId="133AB52B" w14:textId="0E2902C9" w:rsidR="00AB4C8E" w:rsidRDefault="00BD4BD0" w:rsidP="00AB4C8E">
            <w:pPr>
              <w:spacing w:after="0" w:line="240" w:lineRule="auto"/>
              <w:rPr>
                <w:ins w:id="496" w:author="OLIVARES MARTINEZ FERNANDO JESUS" w:date="2026-08-20T17:04:00Z"/>
                <w:rFonts w:asciiTheme="minorHAnsi" w:hAnsiTheme="minorHAnsi" w:cstheme="minorHAnsi"/>
                <w:sz w:val="22"/>
                <w:szCs w:val="22"/>
              </w:rPr>
            </w:pPr>
            <w:ins w:id="497" w:author="OLIVARES MARTINEZ FERNANDO JESUS" w:date="2026-08-20T17:06:00Z">
              <w:r>
                <w:rPr>
                  <w:rFonts w:asciiTheme="minorHAnsi" w:hAnsiTheme="minorHAnsi" w:cstheme="minorHAnsi"/>
                  <w:sz w:val="22"/>
                  <w:szCs w:val="22"/>
                </w:rPr>
                <w:t xml:space="preserve">Ejército </w:t>
              </w:r>
            </w:ins>
            <w:ins w:id="498" w:author="OLIVARES MARTINEZ FERNANDO JESUS" w:date="2026-08-20T17:04:00Z">
              <w:r w:rsidR="00AB4C8E">
                <w:rPr>
                  <w:rFonts w:asciiTheme="minorHAnsi" w:hAnsiTheme="minorHAnsi" w:cstheme="minorHAnsi"/>
                  <w:sz w:val="22"/>
                  <w:szCs w:val="22"/>
                </w:rPr>
                <w:t>Activo (1), Inactivo (</w:t>
              </w:r>
            </w:ins>
            <w:ins w:id="499" w:author="OLIVARES MARTINEZ FERNANDO JESUS" w:date="2026-08-20T17:06:00Z">
              <w:r>
                <w:rPr>
                  <w:rFonts w:asciiTheme="minorHAnsi" w:hAnsiTheme="minorHAnsi" w:cstheme="minorHAnsi"/>
                  <w:sz w:val="22"/>
                  <w:szCs w:val="22"/>
                </w:rPr>
                <w:t>0</w:t>
              </w:r>
            </w:ins>
            <w:ins w:id="500" w:author="OLIVARES MARTINEZ FERNANDO JESUS" w:date="2026-08-20T17:04:00Z">
              <w:r w:rsidR="00AB4C8E">
                <w:rPr>
                  <w:rFonts w:asciiTheme="minorHAnsi" w:hAnsiTheme="minorHAnsi" w:cstheme="minorHAnsi"/>
                  <w:sz w:val="22"/>
                  <w:szCs w:val="22"/>
                </w:rPr>
                <w:t>)</w:t>
              </w:r>
            </w:ins>
          </w:p>
          <w:p w14:paraId="414AE4F4" w14:textId="4E44F442" w:rsidR="00AB4C8E" w:rsidRPr="00944B6F" w:rsidRDefault="00AB4C8E" w:rsidP="00AB4C8E">
            <w:pPr>
              <w:spacing w:after="0" w:line="240" w:lineRule="auto"/>
              <w:rPr>
                <w:rFonts w:asciiTheme="minorHAnsi" w:hAnsiTheme="minorHAnsi" w:cstheme="minorHAnsi"/>
                <w:sz w:val="22"/>
                <w:szCs w:val="22"/>
              </w:rPr>
            </w:pPr>
            <w:ins w:id="501" w:author="OLIVARES MARTINEZ FERNANDO JESUS" w:date="2026-08-20T17:04:00Z">
              <w:r>
                <w:rPr>
                  <w:rFonts w:asciiTheme="minorHAnsi" w:hAnsiTheme="minorHAnsi" w:cstheme="minorHAnsi"/>
                  <w:sz w:val="22"/>
                  <w:szCs w:val="22"/>
                </w:rPr>
                <w:t>Valor por defecto = 1</w:t>
              </w:r>
            </w:ins>
            <w:del w:id="502" w:author="OLIVARES MARTINEZ FERNANDO JESUS" w:date="2026-08-20T17:04:00Z">
              <w:r w:rsidDel="00AB4C8E">
                <w:rPr>
                  <w:rFonts w:asciiTheme="minorHAnsi" w:hAnsiTheme="minorHAnsi" w:cstheme="minorHAnsi"/>
                  <w:sz w:val="22"/>
                  <w:szCs w:val="22"/>
                </w:rPr>
                <w:delText>Valor del Parámetro</w:delText>
              </w:r>
            </w:del>
          </w:p>
        </w:tc>
      </w:tr>
    </w:tbl>
    <w:p w14:paraId="608D7370" w14:textId="77777777" w:rsidR="000B1757" w:rsidRDefault="000B1757" w:rsidP="000B1757"/>
    <w:p w14:paraId="182414B3" w14:textId="6888E246" w:rsidR="004522F2" w:rsidRDefault="004522F2" w:rsidP="000B1757">
      <w:r>
        <w:t xml:space="preserve">Secuencia para PK: </w:t>
      </w:r>
      <w:r w:rsidRPr="004522F2">
        <w:t>SIA_SEQ_</w:t>
      </w:r>
      <w:del w:id="503" w:author="OLIVARES MARTINEZ FERNANDO JESUS" w:date="2026-08-20T17:06:00Z">
        <w:r w:rsidR="00944B6F" w:rsidDel="00BD4BD0">
          <w:delText>CNF</w:delText>
        </w:r>
      </w:del>
      <w:ins w:id="504" w:author="OLIVARES MARTINEZ FERNANDO JESUS" w:date="2026-08-20T17:06:00Z">
        <w:r w:rsidR="00BD4BD0">
          <w:t>DAT</w:t>
        </w:r>
      </w:ins>
      <w:r w:rsidRPr="004522F2">
        <w:t>_</w:t>
      </w:r>
      <w:del w:id="505" w:author="OLIVARES MARTINEZ FERNANDO JESUS" w:date="2026-08-20T17:06:00Z">
        <w:r w:rsidR="00944B6F" w:rsidDel="00BD4BD0">
          <w:delText>PARAMETRO</w:delText>
        </w:r>
      </w:del>
      <w:ins w:id="506" w:author="OLIVARES MARTINEZ FERNANDO JESUS" w:date="2026-08-20T17:06:00Z">
        <w:r w:rsidR="00BD4BD0">
          <w:t>EJER</w:t>
        </w:r>
      </w:ins>
      <w:ins w:id="507" w:author="OLIVARES MARTINEZ FERNANDO JESUS" w:date="2026-08-20T17:07:00Z">
        <w:r w:rsidR="00BD4BD0">
          <w:t>CITO</w:t>
        </w:r>
      </w:ins>
    </w:p>
    <w:p w14:paraId="4A170FDE" w14:textId="4BD75551" w:rsidR="00953F7C" w:rsidDel="00C42FE5" w:rsidRDefault="00953F7C" w:rsidP="000B1757">
      <w:pPr>
        <w:rPr>
          <w:del w:id="508" w:author="OLIVARES MARTINEZ FERNANDO JESUS" w:date="2026-08-17T11:39:00Z"/>
        </w:rPr>
      </w:pPr>
      <w:del w:id="509" w:author="OLIVARES MARTINEZ FERNANDO JESUS" w:date="2026-08-17T11:39:00Z">
        <w:r w:rsidDel="00C42FE5">
          <w:delText>Dado que el campo SIA_CNF_PARAMETRO.CODIGO es</w:delText>
        </w:r>
      </w:del>
      <w:ins w:id="510" w:author="BERNARDO MONJAS GEMA" w:date="2026-08-16T20:30:00Z">
        <w:del w:id="511" w:author="OLIVARES MARTINEZ FERNANDO JESUS" w:date="2026-08-17T11:39:00Z">
          <w:r w:rsidR="00646AEB" w:rsidDel="00C42FE5">
            <w:delText xml:space="preserve"> de tipo </w:delText>
          </w:r>
        </w:del>
      </w:ins>
      <w:del w:id="512" w:author="OLIVARES MARTINEZ FERNANDO JESUS" w:date="2026-08-17T11:39:00Z">
        <w:r w:rsidDel="00C42FE5">
          <w:delText xml:space="preserve"> autocompleted en la parte Front, para hacer que las búsquedas por este campo sean eficientes, debemos crear un índice en la tabla asociado al campo CODIGO. La sentencia para hacer esto es la siguiente:</w:delText>
        </w:r>
        <w:bookmarkStart w:id="513" w:name="_Toc237862856"/>
        <w:bookmarkStart w:id="514" w:name="_Toc238141054"/>
        <w:bookmarkEnd w:id="513"/>
        <w:bookmarkEnd w:id="514"/>
      </w:del>
    </w:p>
    <w:p w14:paraId="72B60B3E" w14:textId="06EA2732" w:rsidR="0063687F" w:rsidRPr="00C355B0" w:rsidDel="00C42FE5" w:rsidRDefault="00953F7C" w:rsidP="000B1757">
      <w:pPr>
        <w:rPr>
          <w:del w:id="515" w:author="OLIVARES MARTINEZ FERNANDO JESUS" w:date="2026-08-17T11:39:00Z"/>
        </w:rPr>
      </w:pPr>
      <w:commentRangeStart w:id="516"/>
      <w:del w:id="517" w:author="OLIVARES MARTINEZ FERNANDO JESUS" w:date="2026-08-17T11:39:00Z">
        <w:r w:rsidRPr="00C355B0" w:rsidDel="00C42FE5">
          <w:rPr>
            <w:b/>
            <w:bCs/>
            <w:color w:val="0000FF"/>
          </w:rPr>
          <w:delText>CREATE INDEX</w:delText>
        </w:r>
        <w:r w:rsidRPr="00C355B0" w:rsidDel="00C42FE5">
          <w:rPr>
            <w:color w:val="0000FF"/>
          </w:rPr>
          <w:delText xml:space="preserve"> </w:delText>
        </w:r>
        <w:r w:rsidRPr="00C355B0" w:rsidDel="00C42FE5">
          <w:delText xml:space="preserve">CNFPARAMCODIGOINDEX </w:delText>
        </w:r>
        <w:r w:rsidRPr="00C355B0" w:rsidDel="00C42FE5">
          <w:rPr>
            <w:b/>
            <w:bCs/>
            <w:color w:val="0000FF"/>
          </w:rPr>
          <w:delText>ON</w:delText>
        </w:r>
        <w:r w:rsidRPr="00C355B0" w:rsidDel="00C42FE5">
          <w:rPr>
            <w:color w:val="0000FF"/>
          </w:rPr>
          <w:delText xml:space="preserve"> </w:delText>
        </w:r>
        <w:r w:rsidRPr="00C355B0" w:rsidDel="00C42FE5">
          <w:delText xml:space="preserve">SIA_CNF_PARAMETRO.CODIGO (CODIGO) </w:delText>
        </w:r>
        <w:r w:rsidRPr="00C355B0" w:rsidDel="00C42FE5">
          <w:rPr>
            <w:b/>
            <w:bCs/>
            <w:color w:val="0000FF"/>
          </w:rPr>
          <w:delText>INDEXTYPE IS CTXSYS.CONTEXT</w:delText>
        </w:r>
        <w:commentRangeEnd w:id="516"/>
        <w:r w:rsidR="00646AEB" w:rsidDel="00C42FE5">
          <w:rPr>
            <w:rStyle w:val="Refdecomentario"/>
          </w:rPr>
          <w:commentReference w:id="516"/>
        </w:r>
        <w:r w:rsidRPr="00C355B0" w:rsidDel="00C42FE5">
          <w:delText xml:space="preserve">; </w:delText>
        </w:r>
        <w:bookmarkStart w:id="518" w:name="_Toc237862857"/>
        <w:bookmarkStart w:id="519" w:name="_Toc238141055"/>
        <w:bookmarkEnd w:id="518"/>
        <w:bookmarkEnd w:id="519"/>
      </w:del>
    </w:p>
    <w:p w14:paraId="6E67C996" w14:textId="2BA54E6B" w:rsidR="0063687F" w:rsidRPr="00953F7C" w:rsidDel="00C42FE5" w:rsidRDefault="00953F7C" w:rsidP="000B1757">
      <w:pPr>
        <w:rPr>
          <w:del w:id="520" w:author="OLIVARES MARTINEZ FERNANDO JESUS" w:date="2026-08-17T11:39:00Z"/>
        </w:rPr>
      </w:pPr>
      <w:del w:id="521" w:author="OLIVARES MARTINEZ FERNANDO JESUS" w:date="2026-08-17T11:39:00Z">
        <w:r w:rsidRPr="00953F7C" w:rsidDel="00C42FE5">
          <w:delText>En el siguiente l</w:delText>
        </w:r>
        <w:r w:rsidDel="00C42FE5">
          <w:delText xml:space="preserve">ink tenemos información de esto: </w:delText>
        </w:r>
        <w:r w:rsidR="0063687F" w:rsidRPr="00953F7C" w:rsidDel="00C42FE5">
          <w:delText>https://docs.oracle.com/en/database/oracle/oracle-database/26/ccapp/creating-context-index.html#GUID-AEFA82AD-B465-41E0-9B45-03356F5BBE60</w:delText>
        </w:r>
        <w:bookmarkStart w:id="522" w:name="_Toc237862858"/>
        <w:bookmarkStart w:id="523" w:name="_Toc238141056"/>
        <w:bookmarkEnd w:id="522"/>
        <w:bookmarkEnd w:id="523"/>
      </w:del>
    </w:p>
    <w:p w14:paraId="3CE47392" w14:textId="77777777" w:rsidR="009D12AC" w:rsidRDefault="009D12AC" w:rsidP="009D12AC">
      <w:pPr>
        <w:pStyle w:val="Ttulo2"/>
        <w:numPr>
          <w:ilvl w:val="2"/>
          <w:numId w:val="1"/>
        </w:numPr>
      </w:pPr>
      <w:bookmarkStart w:id="524" w:name="_Toc154738143"/>
      <w:bookmarkStart w:id="525" w:name="_Toc238141057"/>
      <w:r>
        <w:t>MODIFICACIÓN TABLAS</w:t>
      </w:r>
      <w:bookmarkEnd w:id="524"/>
      <w:bookmarkEnd w:id="525"/>
    </w:p>
    <w:p w14:paraId="7B9C64F0" w14:textId="32581E7D" w:rsidR="009D12AC" w:rsidRDefault="00634B30" w:rsidP="009D12AC">
      <w:bookmarkStart w:id="526" w:name="_Toc140055638"/>
      <w:bookmarkStart w:id="527" w:name="_Toc154738144"/>
      <w:bookmarkEnd w:id="408"/>
      <w:r>
        <w:t>N/A</w:t>
      </w:r>
    </w:p>
    <w:p w14:paraId="42B58CC9" w14:textId="77777777" w:rsidR="001F4F31" w:rsidRDefault="001F4F31" w:rsidP="00057B0A">
      <w:pPr>
        <w:pStyle w:val="Ttulo2"/>
        <w:numPr>
          <w:ilvl w:val="2"/>
          <w:numId w:val="1"/>
        </w:numPr>
      </w:pPr>
      <w:bookmarkStart w:id="528" w:name="_Toc238141058"/>
      <w:r>
        <w:t>Conexiones a BBDD servidor local</w:t>
      </w:r>
      <w:bookmarkEnd w:id="526"/>
      <w:bookmarkEnd w:id="527"/>
      <w:bookmarkEnd w:id="528"/>
    </w:p>
    <w:p w14:paraId="49E6CC64" w14:textId="313068D6" w:rsidR="001F4F31" w:rsidRDefault="001F4F31" w:rsidP="001F4F31">
      <w:r>
        <w:t xml:space="preserve">Los datos de conexión al esquema de Oracle </w:t>
      </w:r>
      <w:r w:rsidR="009D12AC">
        <w:t>SIABOD</w:t>
      </w:r>
      <w:r>
        <w:t xml:space="preserve"> de BBDD son los siguientes:</w:t>
      </w:r>
    </w:p>
    <w:p w14:paraId="4E8B0069" w14:textId="77777777" w:rsidR="003163DC" w:rsidRPr="003163DC" w:rsidRDefault="001F4F31" w:rsidP="003163DC">
      <w:pPr>
        <w:pStyle w:val="Prrafodelista"/>
        <w:ind w:left="708"/>
      </w:pPr>
      <w:r>
        <w:t xml:space="preserve">Usuario: </w:t>
      </w:r>
      <w:r w:rsidR="003163DC" w:rsidRPr="003163DC">
        <w:t>DES_SIABOD</w:t>
      </w:r>
    </w:p>
    <w:p w14:paraId="363BFC35" w14:textId="7206D3C8" w:rsidR="001F4F31" w:rsidRDefault="001F4F31" w:rsidP="001F4F31">
      <w:pPr>
        <w:pStyle w:val="Prrafodelista"/>
        <w:ind w:left="708"/>
      </w:pPr>
      <w:proofErr w:type="spellStart"/>
      <w:r>
        <w:t>Password</w:t>
      </w:r>
      <w:proofErr w:type="spellEnd"/>
      <w:r>
        <w:t xml:space="preserve">: </w:t>
      </w:r>
      <w:r w:rsidR="003163DC" w:rsidRPr="003163DC">
        <w:t>HBM253gd89</w:t>
      </w:r>
      <w:r>
        <w:br/>
        <w:t xml:space="preserve">Host: </w:t>
      </w:r>
      <w:r w:rsidR="009D12AC" w:rsidRPr="009D12AC">
        <w:t>srvcceabdol01d</w:t>
      </w:r>
      <w:r>
        <w:br/>
      </w:r>
      <w:r>
        <w:lastRenderedPageBreak/>
        <w:t>Puerto: 1521</w:t>
      </w:r>
      <w:r>
        <w:br/>
        <w:t xml:space="preserve">Servicio: </w:t>
      </w:r>
      <w:r w:rsidR="009D12AC" w:rsidRPr="009D12AC">
        <w:t>DESLIN1SRV</w:t>
      </w:r>
    </w:p>
    <w:p w14:paraId="58272A52" w14:textId="77777777" w:rsidR="009D12AC" w:rsidRDefault="009D12AC" w:rsidP="001F4F31">
      <w:pPr>
        <w:pStyle w:val="Prrafodelista"/>
        <w:ind w:left="708"/>
      </w:pPr>
    </w:p>
    <w:p w14:paraId="79964C38" w14:textId="77777777" w:rsidR="009D12AC" w:rsidRPr="00CA5400" w:rsidRDefault="009D12AC" w:rsidP="009D12AC">
      <w:r>
        <w:t xml:space="preserve">La cadena de conexión completa quedará de la siguiente forma: </w:t>
      </w:r>
      <w:proofErr w:type="gramStart"/>
      <w:r w:rsidRPr="00CA5400">
        <w:t>jdbc:oracle</w:t>
      </w:r>
      <w:proofErr w:type="gramEnd"/>
      <w:r w:rsidRPr="00CA5400">
        <w:t>:thin:@(DESCRIPTION=(ADDRESS=(PROTOCOL=TCP)(HOST=srvcceabdol01d)(PORT=1521))(CONNECT_DATA=(SERVICE_NAME=DESLIN1SRV)(FAILOVER=on)(FAILOVER_MODE=(TYPE=select)(METHOD=method))))</w:t>
      </w:r>
    </w:p>
    <w:p w14:paraId="272BECCA" w14:textId="15F6F9A8" w:rsidR="009D12AC" w:rsidRPr="00934263" w:rsidRDefault="009D12AC" w:rsidP="009D12AC">
      <w:pPr>
        <w:pStyle w:val="Prrafodelista"/>
        <w:ind w:left="0"/>
      </w:pPr>
    </w:p>
    <w:p w14:paraId="36475BF7" w14:textId="77777777" w:rsidR="001F4F31" w:rsidRDefault="001F4F31" w:rsidP="00057B0A">
      <w:pPr>
        <w:pStyle w:val="Ttulo2"/>
        <w:numPr>
          <w:ilvl w:val="1"/>
          <w:numId w:val="1"/>
        </w:numPr>
      </w:pPr>
      <w:bookmarkStart w:id="529" w:name="_Toc154738145"/>
      <w:bookmarkStart w:id="530" w:name="_Toc238141059"/>
      <w:r>
        <w:t>SERVICIOS</w:t>
      </w:r>
      <w:bookmarkEnd w:id="529"/>
      <w:bookmarkEnd w:id="530"/>
    </w:p>
    <w:p w14:paraId="65D5C995" w14:textId="1AFAB899" w:rsidR="00647B7B" w:rsidRPr="00647B7B" w:rsidRDefault="00647B7B" w:rsidP="00647B7B">
      <w:r>
        <w:t>N/A</w:t>
      </w:r>
    </w:p>
    <w:p w14:paraId="35AE5314" w14:textId="77777777" w:rsidR="007B01F8" w:rsidRDefault="007B01F8" w:rsidP="00057B0A">
      <w:pPr>
        <w:pStyle w:val="Ttulo2"/>
        <w:numPr>
          <w:ilvl w:val="1"/>
          <w:numId w:val="1"/>
        </w:numPr>
      </w:pPr>
      <w:bookmarkStart w:id="531" w:name="_Toc238141060"/>
      <w:r>
        <w:t>Casos de uso</w:t>
      </w:r>
      <w:bookmarkEnd w:id="531"/>
    </w:p>
    <w:p w14:paraId="13416692" w14:textId="5741EC2D" w:rsidR="00F169DA" w:rsidRDefault="00144785" w:rsidP="00144785">
      <w:pPr>
        <w:pStyle w:val="Ttulo2"/>
        <w:numPr>
          <w:ilvl w:val="2"/>
          <w:numId w:val="1"/>
        </w:numPr>
      </w:pPr>
      <w:bookmarkStart w:id="532" w:name="_Toc154738147"/>
      <w:bookmarkStart w:id="533" w:name="_Toc238141061"/>
      <w:r>
        <w:t xml:space="preserve">Diagrama de </w:t>
      </w:r>
      <w:r w:rsidR="00F169DA">
        <w:t>Casos de uso</w:t>
      </w:r>
      <w:bookmarkEnd w:id="532"/>
      <w:bookmarkEnd w:id="533"/>
    </w:p>
    <w:p w14:paraId="4F08BD7D" w14:textId="3BDE6CCF" w:rsidR="00BD4BD0" w:rsidRDefault="00BD4BD0" w:rsidP="00F169DA">
      <w:pPr>
        <w:spacing w:after="160" w:line="259" w:lineRule="auto"/>
        <w:rPr>
          <w:ins w:id="534" w:author="OLIVARES MARTINEZ FERNANDO JESUS" w:date="2026-08-20T17:15:00Z"/>
          <w:rFonts w:ascii="Cambria" w:eastAsiaTheme="majorEastAsia" w:hAnsi="Cambria" w:cstheme="majorBidi"/>
          <w:noProof/>
          <w:color w:val="2E74B5" w:themeColor="accent1" w:themeShade="BF"/>
          <w:sz w:val="26"/>
          <w:szCs w:val="26"/>
          <w:u w:val="single"/>
          <w:lang w:eastAsia="es-ES"/>
        </w:rPr>
      </w:pPr>
      <w:bookmarkStart w:id="535" w:name="_Toc94685432"/>
      <w:ins w:id="536" w:author="OLIVARES MARTINEZ FERNANDO JESUS" w:date="2026-08-20T17:14:00Z">
        <w:r>
          <w:rPr>
            <w:noProof/>
          </w:rPr>
          <w:drawing>
            <wp:inline distT="0" distB="0" distL="0" distR="0" wp14:anchorId="2F4FF324" wp14:editId="2CDB4E7D">
              <wp:extent cx="5400040" cy="411988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4119880"/>
                      </a:xfrm>
                      <a:prstGeom prst="rect">
                        <a:avLst/>
                      </a:prstGeom>
                    </pic:spPr>
                  </pic:pic>
                </a:graphicData>
              </a:graphic>
            </wp:inline>
          </w:drawing>
        </w:r>
      </w:ins>
      <w:commentRangeStart w:id="537"/>
      <w:del w:id="538" w:author="OLIVARES MARTINEZ FERNANDO JESUS" w:date="2026-08-17T11:06:00Z">
        <w:r w:rsidR="009A7E31" w:rsidRPr="00E516DE" w:rsidDel="003C609B">
          <w:rPr>
            <w:noProof/>
            <w:u w:val="single"/>
          </w:rPr>
          <w:drawing>
            <wp:inline distT="0" distB="0" distL="0" distR="0" wp14:anchorId="7F188359" wp14:editId="3C7C6109">
              <wp:extent cx="5400040" cy="4110355"/>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110355"/>
                      </a:xfrm>
                      <a:prstGeom prst="rect">
                        <a:avLst/>
                      </a:prstGeom>
                    </pic:spPr>
                  </pic:pic>
                </a:graphicData>
              </a:graphic>
            </wp:inline>
          </w:drawing>
        </w:r>
      </w:del>
      <w:commentRangeEnd w:id="537"/>
      <w:r w:rsidR="00646AEB">
        <w:rPr>
          <w:rStyle w:val="Refdecomentario"/>
        </w:rPr>
        <w:commentReference w:id="537"/>
      </w:r>
    </w:p>
    <w:p w14:paraId="5F011365" w14:textId="77777777" w:rsidR="00BD4BD0" w:rsidRDefault="00BD4BD0">
      <w:pPr>
        <w:spacing w:after="160" w:line="259" w:lineRule="auto"/>
        <w:rPr>
          <w:ins w:id="539" w:author="OLIVARES MARTINEZ FERNANDO JESUS" w:date="2026-08-20T17:15:00Z"/>
          <w:rFonts w:ascii="Cambria" w:eastAsiaTheme="majorEastAsia" w:hAnsi="Cambria" w:cstheme="majorBidi"/>
          <w:noProof/>
          <w:color w:val="2E74B5" w:themeColor="accent1" w:themeShade="BF"/>
          <w:sz w:val="26"/>
          <w:szCs w:val="26"/>
          <w:u w:val="single"/>
          <w:lang w:eastAsia="es-ES"/>
        </w:rPr>
      </w:pPr>
      <w:ins w:id="540" w:author="OLIVARES MARTINEZ FERNANDO JESUS" w:date="2026-08-20T17:15:00Z">
        <w:r>
          <w:rPr>
            <w:rFonts w:ascii="Cambria" w:eastAsiaTheme="majorEastAsia" w:hAnsi="Cambria" w:cstheme="majorBidi"/>
            <w:noProof/>
            <w:color w:val="2E74B5" w:themeColor="accent1" w:themeShade="BF"/>
            <w:sz w:val="26"/>
            <w:szCs w:val="26"/>
            <w:u w:val="single"/>
            <w:lang w:eastAsia="es-ES"/>
          </w:rPr>
          <w:br w:type="page"/>
        </w:r>
      </w:ins>
    </w:p>
    <w:p w14:paraId="5E8F55E0" w14:textId="34FE7597" w:rsidR="00F169DA" w:rsidRPr="00E516DE" w:rsidDel="00BD4BD0" w:rsidRDefault="00F169DA" w:rsidP="00F169DA">
      <w:pPr>
        <w:spacing w:after="160" w:line="259" w:lineRule="auto"/>
        <w:rPr>
          <w:del w:id="541" w:author="OLIVARES MARTINEZ FERNANDO JESUS" w:date="2026-08-20T17:15:00Z"/>
          <w:rFonts w:ascii="Cambria" w:eastAsiaTheme="majorEastAsia" w:hAnsi="Cambria" w:cstheme="majorBidi"/>
          <w:noProof/>
          <w:color w:val="2E74B5" w:themeColor="accent1" w:themeShade="BF"/>
          <w:sz w:val="26"/>
          <w:szCs w:val="26"/>
          <w:u w:val="single"/>
          <w:lang w:eastAsia="es-ES"/>
        </w:rPr>
      </w:pPr>
      <w:bookmarkStart w:id="542" w:name="_Toc238141062"/>
      <w:bookmarkEnd w:id="542"/>
    </w:p>
    <w:p w14:paraId="1D5A4512" w14:textId="5AD077F0" w:rsidR="00F169DA" w:rsidRPr="00BD4BD0" w:rsidRDefault="00BD4BD0" w:rsidP="00BD4BD0">
      <w:pPr>
        <w:pStyle w:val="Ttulo2"/>
        <w:numPr>
          <w:ilvl w:val="2"/>
          <w:numId w:val="1"/>
        </w:numPr>
        <w:rPr>
          <w:u w:val="single"/>
          <w:rPrChange w:id="543" w:author="OLIVARES MARTINEZ FERNANDO JESUS" w:date="2026-08-20T17:14:00Z">
            <w:rPr/>
          </w:rPrChange>
        </w:rPr>
      </w:pPr>
      <w:bookmarkStart w:id="544" w:name="_Toc229128605"/>
      <w:bookmarkStart w:id="545" w:name="_Toc238141063"/>
      <w:ins w:id="546" w:author="OLIVARES MARTINEZ FERNANDO JESUS" w:date="2026-08-20T17:14:00Z">
        <w:r w:rsidRPr="00311DED">
          <w:rPr>
            <w:u w:val="single"/>
          </w:rPr>
          <w:t>SIA_CUGESDAT</w:t>
        </w:r>
      </w:ins>
      <w:ins w:id="547" w:author="OLIVARES MARTINEZ FERNANDO JESUS" w:date="2026-08-20T17:15:00Z">
        <w:r>
          <w:rPr>
            <w:u w:val="single"/>
          </w:rPr>
          <w:t>EJE</w:t>
        </w:r>
      </w:ins>
      <w:ins w:id="548" w:author="OLIVARES MARTINEZ FERNANDO JESUS" w:date="2026-08-20T17:14:00Z">
        <w:r w:rsidRPr="00311DED">
          <w:rPr>
            <w:u w:val="single"/>
          </w:rPr>
          <w:t xml:space="preserve">01: </w:t>
        </w:r>
        <w:proofErr w:type="spellStart"/>
        <w:r w:rsidRPr="00311DED">
          <w:rPr>
            <w:u w:val="single"/>
          </w:rPr>
          <w:t>ConsultarRegistros</w:t>
        </w:r>
        <w:proofErr w:type="spellEnd"/>
        <w:r w:rsidRPr="00311DED">
          <w:rPr>
            <w:u w:val="single"/>
          </w:rPr>
          <w:t xml:space="preserve"> &lt;&lt;</w:t>
        </w:r>
        <w:r>
          <w:rPr>
            <w:u w:val="single"/>
          </w:rPr>
          <w:t>Tabla Maestra</w:t>
        </w:r>
        <w:r w:rsidRPr="00311DED">
          <w:rPr>
            <w:u w:val="single"/>
          </w:rPr>
          <w:t>&gt;&gt;</w:t>
        </w:r>
      </w:ins>
      <w:bookmarkEnd w:id="544"/>
      <w:bookmarkEnd w:id="545"/>
      <w:del w:id="549" w:author="OLIVARES MARTINEZ FERNANDO JESUS" w:date="2026-08-20T17:14:00Z">
        <w:r w:rsidR="00A90069" w:rsidRPr="00A90069" w:rsidDel="00BD4BD0">
          <w:delText>SIA_CUGESCNF</w:delText>
        </w:r>
        <w:r w:rsidR="00E516DE" w:rsidRPr="00A90069" w:rsidDel="00BD4BD0">
          <w:delText>01: ConsultarRegistros</w:delText>
        </w:r>
        <w:r w:rsidR="00A90069" w:rsidRPr="00A90069" w:rsidDel="00BD4BD0">
          <w:delText xml:space="preserve"> &lt;&lt;</w:delText>
        </w:r>
        <w:r w:rsidR="00E516DE" w:rsidRPr="00A90069" w:rsidDel="00BD4BD0">
          <w:delText>Parámetro</w:delText>
        </w:r>
        <w:r w:rsidR="00A90069" w:rsidRPr="00A90069" w:rsidDel="00BD4BD0">
          <w:delText>&gt;&gt;</w:delText>
        </w:r>
      </w:del>
    </w:p>
    <w:tbl>
      <w:tblPr>
        <w:tblStyle w:val="Tablaconcuadrcula"/>
        <w:tblW w:w="9351" w:type="dxa"/>
        <w:tblLayout w:type="fixed"/>
        <w:tblLook w:val="04A0" w:firstRow="1" w:lastRow="0" w:firstColumn="1" w:lastColumn="0" w:noHBand="0" w:noVBand="1"/>
        <w:tblPrChange w:id="550" w:author="OLIVARES MARTINEZ FERNANDO JESUS" w:date="2026-08-20T17:29:00Z">
          <w:tblPr>
            <w:tblStyle w:val="Tablaconcuadrcula"/>
            <w:tblW w:w="8688" w:type="dxa"/>
            <w:tblLook w:val="04A0" w:firstRow="1" w:lastRow="0" w:firstColumn="1" w:lastColumn="0" w:noHBand="0" w:noVBand="1"/>
          </w:tblPr>
        </w:tblPrChange>
      </w:tblPr>
      <w:tblGrid>
        <w:gridCol w:w="2689"/>
        <w:gridCol w:w="850"/>
        <w:gridCol w:w="5812"/>
        <w:tblGridChange w:id="551">
          <w:tblGrid>
            <w:gridCol w:w="2689"/>
            <w:gridCol w:w="1272"/>
            <w:gridCol w:w="972"/>
            <w:gridCol w:w="4418"/>
            <w:gridCol w:w="838"/>
          </w:tblGrid>
        </w:tblGridChange>
      </w:tblGrid>
      <w:tr w:rsidR="00DE0202" w:rsidRPr="00C20808" w14:paraId="6472F54D" w14:textId="77777777" w:rsidTr="00854B7A">
        <w:tc>
          <w:tcPr>
            <w:tcW w:w="2689" w:type="dxa"/>
            <w:shd w:val="clear" w:color="auto" w:fill="5B9BD5" w:themeFill="accent1"/>
            <w:tcPrChange w:id="552" w:author="OLIVARES MARTINEZ FERNANDO JESUS" w:date="2026-08-20T17:29:00Z">
              <w:tcPr>
                <w:tcW w:w="2460" w:type="dxa"/>
                <w:gridSpan w:val="2"/>
                <w:shd w:val="clear" w:color="auto" w:fill="5B9BD5" w:themeFill="accent1"/>
              </w:tcPr>
            </w:tcPrChange>
          </w:tcPr>
          <w:p w14:paraId="2B188328" w14:textId="19A393C8" w:rsidR="00DE0202" w:rsidRPr="00C20808" w:rsidRDefault="00DE0202" w:rsidP="00DE0202">
            <w:pPr>
              <w:spacing w:after="0" w:line="240" w:lineRule="auto"/>
              <w:rPr>
                <w:rFonts w:cs="Arial"/>
                <w:b/>
                <w:bCs/>
                <w:color w:val="FFFFFF" w:themeColor="background1"/>
              </w:rPr>
            </w:pPr>
            <w:ins w:id="553" w:author="OLIVARES MARTINEZ FERNANDO JESUS" w:date="2026-08-20T17:17:00Z">
              <w:r w:rsidRPr="00F14BA6">
                <w:t>SIA_CUGESDAT</w:t>
              </w:r>
              <w:r>
                <w:t>EJE</w:t>
              </w:r>
              <w:r w:rsidRPr="00F14BA6">
                <w:t>01</w:t>
              </w:r>
            </w:ins>
            <w:del w:id="554" w:author="OLIVARES MARTINEZ FERNANDO JESUS" w:date="2026-08-20T17:16:00Z">
              <w:r w:rsidRPr="00F64BFA" w:rsidDel="00DE0202">
                <w:rPr>
                  <w:rFonts w:cs="Arial"/>
                  <w:b/>
                  <w:bCs/>
                  <w:color w:val="FFFFFF" w:themeColor="background1"/>
                  <w:rPrChange w:id="555" w:author="BERNARDO MONJAS GEMA" w:date="2026-08-16T22:11:00Z">
                    <w:rPr/>
                  </w:rPrChange>
                </w:rPr>
                <w:delText>SIA_CUGESCNF01</w:delText>
              </w:r>
            </w:del>
          </w:p>
        </w:tc>
        <w:tc>
          <w:tcPr>
            <w:tcW w:w="6662" w:type="dxa"/>
            <w:gridSpan w:val="2"/>
            <w:shd w:val="clear" w:color="auto" w:fill="5B9BD5" w:themeFill="accent1"/>
            <w:tcPrChange w:id="556" w:author="OLIVARES MARTINEZ FERNANDO JESUS" w:date="2026-08-20T17:29:00Z">
              <w:tcPr>
                <w:tcW w:w="6228" w:type="dxa"/>
                <w:gridSpan w:val="3"/>
                <w:shd w:val="clear" w:color="auto" w:fill="5B9BD5" w:themeFill="accent1"/>
              </w:tcPr>
            </w:tcPrChange>
          </w:tcPr>
          <w:p w14:paraId="666C512C" w14:textId="206D1E62" w:rsidR="00DE0202" w:rsidRPr="00C20808" w:rsidRDefault="00DE0202" w:rsidP="00DE0202">
            <w:pPr>
              <w:spacing w:after="0" w:line="240" w:lineRule="auto"/>
              <w:rPr>
                <w:rFonts w:cs="Arial"/>
                <w:b/>
                <w:bCs/>
                <w:color w:val="FFFFFF" w:themeColor="background1"/>
              </w:rPr>
            </w:pPr>
            <w:proofErr w:type="spellStart"/>
            <w:ins w:id="557" w:author="OLIVARES MARTINEZ FERNANDO JESUS" w:date="2026-08-20T17:17:00Z">
              <w:r>
                <w:rPr>
                  <w:rFonts w:cs="Arial"/>
                  <w:b/>
                  <w:bCs/>
                  <w:color w:val="FFFFFF" w:themeColor="background1"/>
                </w:rPr>
                <w:t>ConsultarRegistros</w:t>
              </w:r>
              <w:proofErr w:type="spellEnd"/>
              <w:r>
                <w:rPr>
                  <w:rFonts w:cs="Arial"/>
                  <w:b/>
                  <w:bCs/>
                  <w:color w:val="FFFFFF" w:themeColor="background1"/>
                </w:rPr>
                <w:t xml:space="preserve"> &lt;&lt;Tabla Maestra&gt;&gt;</w:t>
              </w:r>
            </w:ins>
            <w:del w:id="558" w:author="OLIVARES MARTINEZ FERNANDO JESUS" w:date="2026-08-20T17:16:00Z">
              <w:r w:rsidDel="00DE0202">
                <w:rPr>
                  <w:rFonts w:cs="Arial"/>
                  <w:b/>
                  <w:bCs/>
                  <w:color w:val="FFFFFF" w:themeColor="background1"/>
                </w:rPr>
                <w:delText>ConsultarRegistros &lt;&lt;Parámetro&gt;&gt;</w:delText>
              </w:r>
            </w:del>
          </w:p>
        </w:tc>
      </w:tr>
      <w:tr w:rsidR="00DE0202" w:rsidRPr="00381C0B" w14:paraId="73D76A8C" w14:textId="77777777" w:rsidTr="00854B7A">
        <w:tc>
          <w:tcPr>
            <w:tcW w:w="2689" w:type="dxa"/>
            <w:shd w:val="clear" w:color="auto" w:fill="DEEAF6" w:themeFill="accent1" w:themeFillTint="33"/>
            <w:tcPrChange w:id="559" w:author="OLIVARES MARTINEZ FERNANDO JESUS" w:date="2026-08-20T17:29:00Z">
              <w:tcPr>
                <w:tcW w:w="2460" w:type="dxa"/>
                <w:gridSpan w:val="2"/>
                <w:shd w:val="clear" w:color="auto" w:fill="DEEAF6" w:themeFill="accent1" w:themeFillTint="33"/>
              </w:tcPr>
            </w:tcPrChange>
          </w:tcPr>
          <w:p w14:paraId="29396F87" w14:textId="229600DA" w:rsidR="00DE0202" w:rsidRPr="00381C0B" w:rsidRDefault="00DE0202" w:rsidP="00DE0202">
            <w:pPr>
              <w:spacing w:after="0" w:line="240" w:lineRule="auto"/>
              <w:rPr>
                <w:rFonts w:cs="Arial"/>
              </w:rPr>
            </w:pPr>
            <w:ins w:id="560" w:author="OLIVARES MARTINEZ FERNANDO JESUS" w:date="2026-08-20T17:17:00Z">
              <w:r w:rsidRPr="00381C0B">
                <w:rPr>
                  <w:rFonts w:cs="Arial"/>
                </w:rPr>
                <w:t>Actores</w:t>
              </w:r>
            </w:ins>
            <w:del w:id="561" w:author="OLIVARES MARTINEZ FERNANDO JESUS" w:date="2026-08-20T17:16:00Z">
              <w:r w:rsidRPr="00381C0B" w:rsidDel="00DE0202">
                <w:rPr>
                  <w:rFonts w:cs="Arial"/>
                </w:rPr>
                <w:delText>Actores</w:delText>
              </w:r>
            </w:del>
          </w:p>
        </w:tc>
        <w:tc>
          <w:tcPr>
            <w:tcW w:w="6662" w:type="dxa"/>
            <w:gridSpan w:val="2"/>
            <w:tcPrChange w:id="562" w:author="OLIVARES MARTINEZ FERNANDO JESUS" w:date="2026-08-20T17:29:00Z">
              <w:tcPr>
                <w:tcW w:w="6228" w:type="dxa"/>
                <w:gridSpan w:val="3"/>
              </w:tcPr>
            </w:tcPrChange>
          </w:tcPr>
          <w:p w14:paraId="1B785EBE" w14:textId="7751057F" w:rsidR="00DE0202" w:rsidRPr="00381C0B" w:rsidRDefault="00DE0202" w:rsidP="00DE0202">
            <w:pPr>
              <w:spacing w:after="0" w:line="240" w:lineRule="auto"/>
              <w:rPr>
                <w:rFonts w:cs="Arial"/>
              </w:rPr>
            </w:pPr>
            <w:ins w:id="563" w:author="OLIVARES MARTINEZ FERNANDO JESUS" w:date="2026-08-20T17:17:00Z">
              <w:r w:rsidRPr="0065682A">
                <w:rPr>
                  <w:rFonts w:cs="Arial"/>
                </w:rPr>
                <w:t>SIABOD_ADMINISTRADOR_TECNICO</w:t>
              </w:r>
            </w:ins>
            <w:ins w:id="564" w:author="OLIVARES MARTINEZ FERNANDO JESUS" w:date="2026-08-20T17:42:00Z">
              <w:r w:rsidR="00835613" w:rsidRPr="0065682A" w:rsidDel="00DE0202">
                <w:rPr>
                  <w:rFonts w:cs="Arial"/>
                </w:rPr>
                <w:t xml:space="preserve"> </w:t>
              </w:r>
            </w:ins>
            <w:del w:id="565" w:author="OLIVARES MARTINEZ FERNANDO JESUS" w:date="2026-08-20T17:16:00Z">
              <w:r w:rsidRPr="0065682A" w:rsidDel="00DE0202">
                <w:rPr>
                  <w:rFonts w:cs="Arial"/>
                </w:rPr>
                <w:delText>SIABOD_ADMINISTRADOR_TECNICO</w:delText>
              </w:r>
            </w:del>
          </w:p>
        </w:tc>
      </w:tr>
      <w:tr w:rsidR="00DE0202" w:rsidRPr="00381C0B" w14:paraId="7409490E" w14:textId="77777777" w:rsidTr="00854B7A">
        <w:tc>
          <w:tcPr>
            <w:tcW w:w="2689" w:type="dxa"/>
            <w:shd w:val="clear" w:color="auto" w:fill="DEEAF6" w:themeFill="accent1" w:themeFillTint="33"/>
            <w:tcPrChange w:id="566" w:author="OLIVARES MARTINEZ FERNANDO JESUS" w:date="2026-08-20T17:29:00Z">
              <w:tcPr>
                <w:tcW w:w="2460" w:type="dxa"/>
                <w:gridSpan w:val="2"/>
                <w:shd w:val="clear" w:color="auto" w:fill="DEEAF6" w:themeFill="accent1" w:themeFillTint="33"/>
              </w:tcPr>
            </w:tcPrChange>
          </w:tcPr>
          <w:p w14:paraId="2A1F80A9" w14:textId="208ECDCA" w:rsidR="00DE0202" w:rsidRPr="00381C0B" w:rsidRDefault="00DE0202" w:rsidP="00DE0202">
            <w:pPr>
              <w:spacing w:after="0" w:line="240" w:lineRule="auto"/>
              <w:rPr>
                <w:rFonts w:cs="Arial"/>
              </w:rPr>
            </w:pPr>
            <w:ins w:id="567" w:author="OLIVARES MARTINEZ FERNANDO JESUS" w:date="2026-08-20T17:17:00Z">
              <w:r w:rsidRPr="00381C0B">
                <w:rPr>
                  <w:rFonts w:cs="Arial"/>
                </w:rPr>
                <w:t>Dependencias</w:t>
              </w:r>
            </w:ins>
            <w:del w:id="568" w:author="OLIVARES MARTINEZ FERNANDO JESUS" w:date="2026-08-20T17:16:00Z">
              <w:r w:rsidRPr="00381C0B" w:rsidDel="00DE0202">
                <w:rPr>
                  <w:rFonts w:cs="Arial"/>
                </w:rPr>
                <w:delText>Dependencias</w:delText>
              </w:r>
            </w:del>
          </w:p>
        </w:tc>
        <w:tc>
          <w:tcPr>
            <w:tcW w:w="6662" w:type="dxa"/>
            <w:gridSpan w:val="2"/>
            <w:tcPrChange w:id="569" w:author="OLIVARES MARTINEZ FERNANDO JESUS" w:date="2026-08-20T17:29:00Z">
              <w:tcPr>
                <w:tcW w:w="6228" w:type="dxa"/>
                <w:gridSpan w:val="3"/>
              </w:tcPr>
            </w:tcPrChange>
          </w:tcPr>
          <w:p w14:paraId="15979A5B" w14:textId="77777777" w:rsidR="00DE0202" w:rsidRPr="00381C0B" w:rsidRDefault="00DE0202" w:rsidP="00DE0202">
            <w:pPr>
              <w:spacing w:after="0" w:line="240" w:lineRule="auto"/>
              <w:rPr>
                <w:rFonts w:cs="Arial"/>
              </w:rPr>
            </w:pPr>
          </w:p>
        </w:tc>
      </w:tr>
      <w:tr w:rsidR="00DE0202" w:rsidRPr="00381C0B" w14:paraId="270ABF91" w14:textId="77777777" w:rsidTr="00854B7A">
        <w:tc>
          <w:tcPr>
            <w:tcW w:w="2689" w:type="dxa"/>
            <w:shd w:val="clear" w:color="auto" w:fill="DEEAF6" w:themeFill="accent1" w:themeFillTint="33"/>
            <w:tcPrChange w:id="570" w:author="OLIVARES MARTINEZ FERNANDO JESUS" w:date="2026-08-20T17:29:00Z">
              <w:tcPr>
                <w:tcW w:w="2460" w:type="dxa"/>
                <w:gridSpan w:val="2"/>
                <w:shd w:val="clear" w:color="auto" w:fill="DEEAF6" w:themeFill="accent1" w:themeFillTint="33"/>
              </w:tcPr>
            </w:tcPrChange>
          </w:tcPr>
          <w:p w14:paraId="2344A08A" w14:textId="21799108" w:rsidR="00DE0202" w:rsidRPr="00381C0B" w:rsidRDefault="00DE0202" w:rsidP="00DE0202">
            <w:pPr>
              <w:spacing w:after="0" w:line="240" w:lineRule="auto"/>
              <w:rPr>
                <w:rFonts w:cs="Arial"/>
              </w:rPr>
            </w:pPr>
            <w:ins w:id="571" w:author="OLIVARES MARTINEZ FERNANDO JESUS" w:date="2026-08-20T17:17:00Z">
              <w:r w:rsidRPr="00381C0B">
                <w:rPr>
                  <w:rFonts w:cs="Arial"/>
                </w:rPr>
                <w:t>Descripción</w:t>
              </w:r>
            </w:ins>
            <w:del w:id="572" w:author="OLIVARES MARTINEZ FERNANDO JESUS" w:date="2026-08-20T17:16:00Z">
              <w:r w:rsidRPr="00381C0B" w:rsidDel="00DE0202">
                <w:rPr>
                  <w:rFonts w:cs="Arial"/>
                </w:rPr>
                <w:delText>Descripción</w:delText>
              </w:r>
            </w:del>
          </w:p>
        </w:tc>
        <w:tc>
          <w:tcPr>
            <w:tcW w:w="6662" w:type="dxa"/>
            <w:gridSpan w:val="2"/>
            <w:tcPrChange w:id="573" w:author="OLIVARES MARTINEZ FERNANDO JESUS" w:date="2026-08-20T17:29:00Z">
              <w:tcPr>
                <w:tcW w:w="6228" w:type="dxa"/>
                <w:gridSpan w:val="3"/>
              </w:tcPr>
            </w:tcPrChange>
          </w:tcPr>
          <w:p w14:paraId="1ACF8AC1" w14:textId="3F343183" w:rsidR="00DE0202" w:rsidRPr="00381C0B" w:rsidRDefault="00DE0202" w:rsidP="00DE0202">
            <w:pPr>
              <w:spacing w:after="0" w:line="240" w:lineRule="auto"/>
              <w:rPr>
                <w:rFonts w:cs="Arial"/>
              </w:rPr>
            </w:pPr>
            <w:ins w:id="574" w:author="OLIVARES MARTINEZ FERNANDO JESUS" w:date="2026-08-20T17:17:00Z">
              <w:r>
                <w:t xml:space="preserve">Consultar listado de </w:t>
              </w:r>
            </w:ins>
            <w:ins w:id="575" w:author="OLIVARES MARTINEZ FERNANDO JESUS" w:date="2026-08-20T17:20:00Z">
              <w:r>
                <w:t>Ejércitos</w:t>
              </w:r>
            </w:ins>
            <w:ins w:id="576" w:author="OLIVARES MARTINEZ FERNANDO JESUS" w:date="2026-08-20T17:17:00Z">
              <w:r>
                <w:t xml:space="preserve"> que cumplen un conjunto de filtros de búsqueda </w:t>
              </w:r>
            </w:ins>
            <w:del w:id="577" w:author="OLIVARES MARTINEZ FERNANDO JESUS" w:date="2026-08-20T17:16:00Z">
              <w:r w:rsidDel="00DE0202">
                <w:delText xml:space="preserve">Consultar listado de Parámetros que cumplen un conjunto de filtros de búsqueda </w:delText>
              </w:r>
            </w:del>
          </w:p>
        </w:tc>
      </w:tr>
      <w:tr w:rsidR="00DE0202" w:rsidRPr="00381C0B" w14:paraId="4B098613" w14:textId="77777777" w:rsidTr="00854B7A">
        <w:tc>
          <w:tcPr>
            <w:tcW w:w="2689" w:type="dxa"/>
            <w:shd w:val="clear" w:color="auto" w:fill="DEEAF6" w:themeFill="accent1" w:themeFillTint="33"/>
            <w:tcPrChange w:id="578" w:author="OLIVARES MARTINEZ FERNANDO JESUS" w:date="2026-08-20T17:29:00Z">
              <w:tcPr>
                <w:tcW w:w="2460" w:type="dxa"/>
                <w:gridSpan w:val="2"/>
                <w:shd w:val="clear" w:color="auto" w:fill="DEEAF6" w:themeFill="accent1" w:themeFillTint="33"/>
              </w:tcPr>
            </w:tcPrChange>
          </w:tcPr>
          <w:p w14:paraId="6263F304" w14:textId="38CE7120" w:rsidR="00DE0202" w:rsidRPr="00381C0B" w:rsidRDefault="00DE0202" w:rsidP="00DE0202">
            <w:pPr>
              <w:spacing w:after="0" w:line="240" w:lineRule="auto"/>
              <w:rPr>
                <w:rFonts w:cs="Arial"/>
              </w:rPr>
            </w:pPr>
            <w:ins w:id="579" w:author="OLIVARES MARTINEZ FERNANDO JESUS" w:date="2026-08-20T17:17:00Z">
              <w:r w:rsidRPr="00381C0B">
                <w:rPr>
                  <w:rFonts w:cs="Arial"/>
                </w:rPr>
                <w:t>Precondición</w:t>
              </w:r>
            </w:ins>
            <w:del w:id="580" w:author="OLIVARES MARTINEZ FERNANDO JESUS" w:date="2026-08-20T17:16:00Z">
              <w:r w:rsidRPr="00381C0B" w:rsidDel="00DE0202">
                <w:rPr>
                  <w:rFonts w:cs="Arial"/>
                </w:rPr>
                <w:delText>Precondición</w:delText>
              </w:r>
            </w:del>
          </w:p>
        </w:tc>
        <w:tc>
          <w:tcPr>
            <w:tcW w:w="6662" w:type="dxa"/>
            <w:gridSpan w:val="2"/>
            <w:tcPrChange w:id="581" w:author="OLIVARES MARTINEZ FERNANDO JESUS" w:date="2026-08-20T17:29:00Z">
              <w:tcPr>
                <w:tcW w:w="6228" w:type="dxa"/>
                <w:gridSpan w:val="3"/>
              </w:tcPr>
            </w:tcPrChange>
          </w:tcPr>
          <w:p w14:paraId="62D6A93F" w14:textId="77777777" w:rsidR="00DE0202" w:rsidRDefault="00DE0202" w:rsidP="00DE0202">
            <w:pPr>
              <w:spacing w:after="0" w:line="240" w:lineRule="auto"/>
              <w:rPr>
                <w:ins w:id="582" w:author="OLIVARES MARTINEZ FERNANDO JESUS" w:date="2026-08-20T17:17:00Z"/>
                <w:rFonts w:cs="Arial"/>
              </w:rPr>
            </w:pPr>
            <w:ins w:id="583" w:author="OLIVARES MARTINEZ FERNANDO JESUS" w:date="2026-08-20T17:17:00Z">
              <w:r w:rsidRPr="00B359FD">
                <w:rPr>
                  <w:rFonts w:cs="Arial"/>
                </w:rPr>
                <w:t xml:space="preserve">El usuario está autenticado en el sistema. </w:t>
              </w:r>
            </w:ins>
          </w:p>
          <w:p w14:paraId="6ACD48FA" w14:textId="3F7050ED" w:rsidR="00DE0202" w:rsidDel="00DE0202" w:rsidRDefault="00DE0202" w:rsidP="00DE0202">
            <w:pPr>
              <w:spacing w:after="0" w:line="240" w:lineRule="auto"/>
              <w:rPr>
                <w:del w:id="584" w:author="OLIVARES MARTINEZ FERNANDO JESUS" w:date="2026-08-20T17:16:00Z"/>
                <w:rFonts w:cs="Arial"/>
              </w:rPr>
            </w:pPr>
            <w:ins w:id="585" w:author="OLIVARES MARTINEZ FERNANDO JESUS" w:date="2026-08-20T17:17:00Z">
              <w:r w:rsidRPr="00381C0B">
                <w:rPr>
                  <w:rFonts w:cs="Arial"/>
                </w:rPr>
                <w:t>El usuario debe tener</w:t>
              </w:r>
              <w:r>
                <w:rPr>
                  <w:rFonts w:cs="Arial"/>
                </w:rPr>
                <w:t xml:space="preserve"> rol de </w:t>
              </w:r>
              <w:proofErr w:type="spellStart"/>
              <w:r>
                <w:rPr>
                  <w:rFonts w:cs="Arial"/>
                </w:rPr>
                <w:t>administrador_tecnico</w:t>
              </w:r>
              <w:proofErr w:type="spellEnd"/>
              <w:r>
                <w:rPr>
                  <w:rFonts w:cs="Arial"/>
                </w:rPr>
                <w:t xml:space="preserve"> para poder</w:t>
              </w:r>
              <w:r w:rsidRPr="00381C0B">
                <w:rPr>
                  <w:rFonts w:cs="Arial"/>
                </w:rPr>
                <w:t xml:space="preserve"> </w:t>
              </w:r>
              <w:r>
                <w:rPr>
                  <w:rFonts w:cs="Arial"/>
                </w:rPr>
                <w:t>acceder a la opción que permite consultar listados de la tabla maestra del sistema.</w:t>
              </w:r>
            </w:ins>
            <w:del w:id="586" w:author="OLIVARES MARTINEZ FERNANDO JESUS" w:date="2026-08-20T17:16:00Z">
              <w:r w:rsidRPr="00B359FD" w:rsidDel="00DE0202">
                <w:rPr>
                  <w:rFonts w:cs="Arial"/>
                </w:rPr>
                <w:delText xml:space="preserve">El usuario está autenticado en el sistema. </w:delText>
              </w:r>
            </w:del>
          </w:p>
          <w:p w14:paraId="2F6EDC63" w14:textId="6A91A1CE" w:rsidR="00DE0202" w:rsidRPr="00381C0B" w:rsidRDefault="00DE0202" w:rsidP="00DE0202">
            <w:pPr>
              <w:spacing w:after="0" w:line="240" w:lineRule="auto"/>
              <w:rPr>
                <w:rFonts w:cs="Arial"/>
              </w:rPr>
            </w:pPr>
            <w:del w:id="587" w:author="OLIVARES MARTINEZ FERNANDO JESUS" w:date="2026-08-20T17:16:00Z">
              <w:r w:rsidRPr="00381C0B" w:rsidDel="00DE0202">
                <w:rPr>
                  <w:rFonts w:cs="Arial"/>
                </w:rPr>
                <w:delText>El usuario debe tener</w:delText>
              </w:r>
              <w:r w:rsidDel="00DE0202">
                <w:rPr>
                  <w:rFonts w:cs="Arial"/>
                </w:rPr>
                <w:delText xml:space="preserve"> rol de administrador técnico para poder</w:delText>
              </w:r>
              <w:r w:rsidRPr="00381C0B" w:rsidDel="00DE0202">
                <w:rPr>
                  <w:rFonts w:cs="Arial"/>
                </w:rPr>
                <w:delText xml:space="preserve"> </w:delText>
              </w:r>
              <w:r w:rsidDel="00DE0202">
                <w:rPr>
                  <w:rFonts w:cs="Arial"/>
                </w:rPr>
                <w:delText xml:space="preserve">acceder a la opción que permite consultar listados de la tabla </w:delText>
              </w:r>
              <w:commentRangeStart w:id="588"/>
              <w:r w:rsidDel="00DE0202">
                <w:rPr>
                  <w:rFonts w:cs="Arial"/>
                </w:rPr>
                <w:delText>maestra</w:delText>
              </w:r>
              <w:commentRangeEnd w:id="588"/>
              <w:r w:rsidDel="00DE0202">
                <w:rPr>
                  <w:rStyle w:val="Refdecomentario"/>
                  <w:rFonts w:asciiTheme="minorHAnsi" w:eastAsiaTheme="minorHAnsi" w:hAnsiTheme="minorHAnsi" w:cstheme="minorBidi"/>
                  <w:lang w:eastAsia="en-US"/>
                </w:rPr>
                <w:commentReference w:id="588"/>
              </w:r>
              <w:r w:rsidDel="00DE0202">
                <w:rPr>
                  <w:rFonts w:cs="Arial"/>
                </w:rPr>
                <w:delText xml:space="preserve"> </w:delText>
              </w:r>
            </w:del>
            <w:ins w:id="589" w:author="BERNARDO MONJAS GEMA" w:date="2026-08-16T22:02:00Z">
              <w:del w:id="590" w:author="OLIVARES MARTINEZ FERNANDO JESUS" w:date="2026-08-20T17:16:00Z">
                <w:r w:rsidDel="00DE0202">
                  <w:rPr>
                    <w:rFonts w:cs="Arial"/>
                  </w:rPr>
                  <w:delText xml:space="preserve">de configuración </w:delText>
                </w:r>
              </w:del>
            </w:ins>
            <w:del w:id="591" w:author="OLIVARES MARTINEZ FERNANDO JESUS" w:date="2026-08-20T17:16:00Z">
              <w:r w:rsidDel="00DE0202">
                <w:rPr>
                  <w:rFonts w:cs="Arial"/>
                </w:rPr>
                <w:delText>del sistema.</w:delText>
              </w:r>
            </w:del>
          </w:p>
        </w:tc>
      </w:tr>
      <w:tr w:rsidR="00854B7A" w:rsidRPr="00381C0B" w14:paraId="6F686ADE" w14:textId="77777777" w:rsidTr="00854B7A">
        <w:tblPrEx>
          <w:tblPrExChange w:id="592" w:author="OLIVARES MARTINEZ FERNANDO JESUS" w:date="2026-08-20T17:29:00Z">
            <w:tblPrEx>
              <w:tblW w:w="9351" w:type="dxa"/>
              <w:tblLayout w:type="fixed"/>
            </w:tblPrEx>
          </w:tblPrExChange>
        </w:tblPrEx>
        <w:trPr>
          <w:trPrChange w:id="593" w:author="OLIVARES MARTINEZ FERNANDO JESUS" w:date="2026-08-20T17:29:00Z">
            <w:trPr>
              <w:gridAfter w:val="0"/>
            </w:trPr>
          </w:trPrChange>
        </w:trPr>
        <w:tc>
          <w:tcPr>
            <w:tcW w:w="2689" w:type="dxa"/>
            <w:vMerge w:val="restart"/>
            <w:shd w:val="clear" w:color="auto" w:fill="DEEAF6" w:themeFill="accent1" w:themeFillTint="33"/>
            <w:tcPrChange w:id="594" w:author="OLIVARES MARTINEZ FERNANDO JESUS" w:date="2026-08-20T17:29:00Z">
              <w:tcPr>
                <w:tcW w:w="3961" w:type="dxa"/>
                <w:gridSpan w:val="2"/>
                <w:vMerge w:val="restart"/>
                <w:shd w:val="clear" w:color="auto" w:fill="DEEAF6" w:themeFill="accent1" w:themeFillTint="33"/>
              </w:tcPr>
            </w:tcPrChange>
          </w:tcPr>
          <w:p w14:paraId="47696503" w14:textId="2F2F6F8C" w:rsidR="00DE0202" w:rsidRPr="00381C0B" w:rsidRDefault="00DE0202" w:rsidP="00DE0202">
            <w:pPr>
              <w:spacing w:after="0" w:line="240" w:lineRule="auto"/>
              <w:rPr>
                <w:rFonts w:cs="Arial"/>
              </w:rPr>
            </w:pPr>
            <w:ins w:id="595" w:author="OLIVARES MARTINEZ FERNANDO JESUS" w:date="2026-08-20T17:17:00Z">
              <w:r w:rsidRPr="00381C0B">
                <w:rPr>
                  <w:rFonts w:cs="Arial"/>
                </w:rPr>
                <w:t>Secuencia</w:t>
              </w:r>
            </w:ins>
            <w:del w:id="596" w:author="OLIVARES MARTINEZ FERNANDO JESUS" w:date="2026-08-20T17:16:00Z">
              <w:r w:rsidRPr="00381C0B" w:rsidDel="00DE0202">
                <w:rPr>
                  <w:rFonts w:cs="Arial"/>
                </w:rPr>
                <w:delText>Secuencia</w:delText>
              </w:r>
            </w:del>
          </w:p>
        </w:tc>
        <w:tc>
          <w:tcPr>
            <w:tcW w:w="850" w:type="dxa"/>
            <w:shd w:val="clear" w:color="auto" w:fill="DEEAF6" w:themeFill="accent1" w:themeFillTint="33"/>
            <w:tcPrChange w:id="597" w:author="OLIVARES MARTINEZ FERNANDO JESUS" w:date="2026-08-20T17:29:00Z">
              <w:tcPr>
                <w:tcW w:w="972" w:type="dxa"/>
                <w:shd w:val="clear" w:color="auto" w:fill="DEEAF6" w:themeFill="accent1" w:themeFillTint="33"/>
              </w:tcPr>
            </w:tcPrChange>
          </w:tcPr>
          <w:p w14:paraId="31550353" w14:textId="49D71D6F" w:rsidR="00DE0202" w:rsidRPr="00381C0B" w:rsidRDefault="00DE0202" w:rsidP="00DE0202">
            <w:pPr>
              <w:spacing w:after="0" w:line="240" w:lineRule="auto"/>
              <w:rPr>
                <w:rFonts w:cs="Arial"/>
              </w:rPr>
            </w:pPr>
            <w:ins w:id="598" w:author="OLIVARES MARTINEZ FERNANDO JESUS" w:date="2026-08-20T17:17:00Z">
              <w:r w:rsidRPr="00381C0B">
                <w:rPr>
                  <w:rFonts w:cs="Arial"/>
                </w:rPr>
                <w:t>Paso</w:t>
              </w:r>
            </w:ins>
            <w:del w:id="599" w:author="OLIVARES MARTINEZ FERNANDO JESUS" w:date="2026-08-20T17:16:00Z">
              <w:r w:rsidRPr="00381C0B" w:rsidDel="00DE0202">
                <w:rPr>
                  <w:rFonts w:cs="Arial"/>
                </w:rPr>
                <w:delText>Paso</w:delText>
              </w:r>
            </w:del>
          </w:p>
        </w:tc>
        <w:tc>
          <w:tcPr>
            <w:tcW w:w="5812" w:type="dxa"/>
            <w:shd w:val="clear" w:color="auto" w:fill="DEEAF6" w:themeFill="accent1" w:themeFillTint="33"/>
            <w:tcPrChange w:id="600" w:author="OLIVARES MARTINEZ FERNANDO JESUS" w:date="2026-08-20T17:29:00Z">
              <w:tcPr>
                <w:tcW w:w="4418" w:type="dxa"/>
                <w:shd w:val="clear" w:color="auto" w:fill="DEEAF6" w:themeFill="accent1" w:themeFillTint="33"/>
              </w:tcPr>
            </w:tcPrChange>
          </w:tcPr>
          <w:p w14:paraId="256D5BD3" w14:textId="5C91016A" w:rsidR="00DE0202" w:rsidRPr="00381C0B" w:rsidRDefault="00DE0202" w:rsidP="00DE0202">
            <w:pPr>
              <w:spacing w:after="0" w:line="240" w:lineRule="auto"/>
              <w:rPr>
                <w:rFonts w:cs="Arial"/>
              </w:rPr>
            </w:pPr>
            <w:ins w:id="601" w:author="OLIVARES MARTINEZ FERNANDO JESUS" w:date="2026-08-20T17:17:00Z">
              <w:r w:rsidRPr="00381C0B">
                <w:rPr>
                  <w:rFonts w:cs="Arial"/>
                </w:rPr>
                <w:t>Acción</w:t>
              </w:r>
            </w:ins>
            <w:del w:id="602" w:author="OLIVARES MARTINEZ FERNANDO JESUS" w:date="2026-08-20T17:16:00Z">
              <w:r w:rsidRPr="00381C0B" w:rsidDel="00DE0202">
                <w:rPr>
                  <w:rFonts w:cs="Arial"/>
                </w:rPr>
                <w:delText>Acción</w:delText>
              </w:r>
            </w:del>
          </w:p>
        </w:tc>
      </w:tr>
      <w:tr w:rsidR="00854B7A" w:rsidRPr="00381C0B" w14:paraId="3DED3FC2" w14:textId="77777777" w:rsidTr="00854B7A">
        <w:tblPrEx>
          <w:tblPrExChange w:id="603" w:author="OLIVARES MARTINEZ FERNANDO JESUS" w:date="2026-08-20T17:29:00Z">
            <w:tblPrEx>
              <w:tblW w:w="9351" w:type="dxa"/>
              <w:tblLayout w:type="fixed"/>
            </w:tblPrEx>
          </w:tblPrExChange>
        </w:tblPrEx>
        <w:trPr>
          <w:trPrChange w:id="604" w:author="OLIVARES MARTINEZ FERNANDO JESUS" w:date="2026-08-20T17:29:00Z">
            <w:trPr>
              <w:gridAfter w:val="0"/>
            </w:trPr>
          </w:trPrChange>
        </w:trPr>
        <w:tc>
          <w:tcPr>
            <w:tcW w:w="2689" w:type="dxa"/>
            <w:vMerge/>
            <w:shd w:val="clear" w:color="auto" w:fill="DEEAF6" w:themeFill="accent1" w:themeFillTint="33"/>
            <w:tcPrChange w:id="605" w:author="OLIVARES MARTINEZ FERNANDO JESUS" w:date="2026-08-20T17:29:00Z">
              <w:tcPr>
                <w:tcW w:w="3961" w:type="dxa"/>
                <w:gridSpan w:val="2"/>
                <w:vMerge/>
                <w:shd w:val="clear" w:color="auto" w:fill="DEEAF6" w:themeFill="accent1" w:themeFillTint="33"/>
              </w:tcPr>
            </w:tcPrChange>
          </w:tcPr>
          <w:p w14:paraId="13D8AFDA" w14:textId="77777777" w:rsidR="00DE0202" w:rsidRPr="00381C0B" w:rsidRDefault="00DE0202" w:rsidP="00DE0202">
            <w:pPr>
              <w:spacing w:after="0" w:line="240" w:lineRule="auto"/>
              <w:rPr>
                <w:rFonts w:cs="Arial"/>
              </w:rPr>
            </w:pPr>
          </w:p>
        </w:tc>
        <w:tc>
          <w:tcPr>
            <w:tcW w:w="850" w:type="dxa"/>
            <w:tcPrChange w:id="606" w:author="OLIVARES MARTINEZ FERNANDO JESUS" w:date="2026-08-20T17:29:00Z">
              <w:tcPr>
                <w:tcW w:w="972" w:type="dxa"/>
              </w:tcPr>
            </w:tcPrChange>
          </w:tcPr>
          <w:p w14:paraId="7ADEF291" w14:textId="41F03465" w:rsidR="00DE0202" w:rsidRPr="00381C0B" w:rsidRDefault="00DE0202" w:rsidP="00DE0202">
            <w:pPr>
              <w:spacing w:after="0" w:line="240" w:lineRule="auto"/>
              <w:rPr>
                <w:rFonts w:cs="Arial"/>
              </w:rPr>
            </w:pPr>
            <w:ins w:id="607" w:author="OLIVARES MARTINEZ FERNANDO JESUS" w:date="2026-08-20T17:17:00Z">
              <w:r>
                <w:rPr>
                  <w:rFonts w:cs="Arial"/>
                </w:rPr>
                <w:t>1</w:t>
              </w:r>
            </w:ins>
            <w:del w:id="608" w:author="OLIVARES MARTINEZ FERNANDO JESUS" w:date="2026-08-20T17:16:00Z">
              <w:r w:rsidDel="00DE0202">
                <w:rPr>
                  <w:rFonts w:cs="Arial"/>
                </w:rPr>
                <w:delText>1</w:delText>
              </w:r>
            </w:del>
          </w:p>
        </w:tc>
        <w:tc>
          <w:tcPr>
            <w:tcW w:w="5812" w:type="dxa"/>
            <w:tcPrChange w:id="609" w:author="OLIVARES MARTINEZ FERNANDO JESUS" w:date="2026-08-20T17:29:00Z">
              <w:tcPr>
                <w:tcW w:w="4418" w:type="dxa"/>
              </w:tcPr>
            </w:tcPrChange>
          </w:tcPr>
          <w:p w14:paraId="560CA39A" w14:textId="79EE742E" w:rsidR="00DE0202" w:rsidRPr="007F17DF" w:rsidRDefault="00DE0202" w:rsidP="00DE0202">
            <w:pPr>
              <w:spacing w:after="0" w:line="240" w:lineRule="auto"/>
              <w:rPr>
                <w:rFonts w:cs="Arial"/>
              </w:rPr>
            </w:pPr>
            <w:ins w:id="610" w:author="OLIVARES MARTINEZ FERNANDO JESUS" w:date="2026-08-20T17:17:00Z">
              <w:r w:rsidRPr="007F17DF">
                <w:rPr>
                  <w:rFonts w:cs="Arial"/>
                </w:rPr>
                <w:t xml:space="preserve">El usuario navega hasta la opción </w:t>
              </w:r>
              <w:r>
                <w:rPr>
                  <w:rFonts w:cs="Arial"/>
                </w:rPr>
                <w:t>de menú Catálogos/&lt;&lt;</w:t>
              </w:r>
            </w:ins>
            <w:ins w:id="611" w:author="OLIVARES MARTINEZ FERNANDO JESUS" w:date="2026-08-20T17:18:00Z">
              <w:r>
                <w:rPr>
                  <w:rFonts w:cs="Arial"/>
                </w:rPr>
                <w:t>Ejército</w:t>
              </w:r>
            </w:ins>
            <w:ins w:id="612" w:author="OLIVARES MARTINEZ FERNANDO JESUS" w:date="2026-08-20T17:17:00Z">
              <w:r>
                <w:rPr>
                  <w:rFonts w:cs="Arial"/>
                </w:rPr>
                <w:t>&gt;</w:t>
              </w:r>
            </w:ins>
            <w:del w:id="613" w:author="OLIVARES MARTINEZ FERNANDO JESUS" w:date="2026-08-20T17:16:00Z">
              <w:r w:rsidRPr="007F17DF" w:rsidDel="00DE0202">
                <w:rPr>
                  <w:rFonts w:cs="Arial"/>
                </w:rPr>
                <w:delText xml:space="preserve">El usuario navega hasta la opción </w:delText>
              </w:r>
              <w:r w:rsidDel="00DE0202">
                <w:rPr>
                  <w:rFonts w:cs="Arial"/>
                </w:rPr>
                <w:delText xml:space="preserve">de menú Configuración </w:delText>
              </w:r>
            </w:del>
            <w:ins w:id="614" w:author="BERNARDO MONJAS GEMA" w:date="2026-08-16T22:04:00Z">
              <w:del w:id="615" w:author="OLIVARES MARTINEZ FERNANDO JESUS" w:date="2026-08-20T17:16:00Z">
                <w:r w:rsidDel="00DE0202">
                  <w:rPr>
                    <w:rFonts w:cs="Arial"/>
                  </w:rPr>
                  <w:delText>/</w:delText>
                </w:r>
              </w:del>
            </w:ins>
            <w:del w:id="616" w:author="OLIVARES MARTINEZ FERNANDO JESUS" w:date="2026-08-20T17:16:00Z">
              <w:r w:rsidDel="00DE0202">
                <w:rPr>
                  <w:rFonts w:cs="Arial"/>
                </w:rPr>
                <w:delText>&lt;&lt;Parámetros&gt;&gt;</w:delText>
              </w:r>
            </w:del>
          </w:p>
        </w:tc>
      </w:tr>
      <w:tr w:rsidR="00854B7A" w:rsidRPr="00381C0B" w14:paraId="6D92641E" w14:textId="77777777" w:rsidTr="00854B7A">
        <w:tblPrEx>
          <w:tblPrExChange w:id="617" w:author="OLIVARES MARTINEZ FERNANDO JESUS" w:date="2026-08-20T17:29:00Z">
            <w:tblPrEx>
              <w:tblW w:w="9351" w:type="dxa"/>
              <w:tblLayout w:type="fixed"/>
            </w:tblPrEx>
          </w:tblPrExChange>
        </w:tblPrEx>
        <w:trPr>
          <w:trPrChange w:id="618" w:author="OLIVARES MARTINEZ FERNANDO JESUS" w:date="2026-08-20T17:29:00Z">
            <w:trPr>
              <w:gridAfter w:val="0"/>
            </w:trPr>
          </w:trPrChange>
        </w:trPr>
        <w:tc>
          <w:tcPr>
            <w:tcW w:w="2689" w:type="dxa"/>
            <w:vMerge/>
            <w:shd w:val="clear" w:color="auto" w:fill="DEEAF6" w:themeFill="accent1" w:themeFillTint="33"/>
            <w:tcPrChange w:id="619" w:author="OLIVARES MARTINEZ FERNANDO JESUS" w:date="2026-08-20T17:29:00Z">
              <w:tcPr>
                <w:tcW w:w="3961" w:type="dxa"/>
                <w:gridSpan w:val="2"/>
                <w:vMerge/>
                <w:shd w:val="clear" w:color="auto" w:fill="DEEAF6" w:themeFill="accent1" w:themeFillTint="33"/>
              </w:tcPr>
            </w:tcPrChange>
          </w:tcPr>
          <w:p w14:paraId="1C0EEA88" w14:textId="77777777" w:rsidR="00DE0202" w:rsidRPr="00381C0B" w:rsidRDefault="00DE0202" w:rsidP="00DE0202">
            <w:pPr>
              <w:spacing w:after="0" w:line="240" w:lineRule="auto"/>
              <w:rPr>
                <w:rFonts w:cs="Arial"/>
              </w:rPr>
            </w:pPr>
          </w:p>
        </w:tc>
        <w:tc>
          <w:tcPr>
            <w:tcW w:w="850" w:type="dxa"/>
            <w:tcPrChange w:id="620" w:author="OLIVARES MARTINEZ FERNANDO JESUS" w:date="2026-08-20T17:29:00Z">
              <w:tcPr>
                <w:tcW w:w="972" w:type="dxa"/>
              </w:tcPr>
            </w:tcPrChange>
          </w:tcPr>
          <w:p w14:paraId="03481C81" w14:textId="05C17B49" w:rsidR="00DE0202" w:rsidRDefault="00DE0202" w:rsidP="00DE0202">
            <w:pPr>
              <w:spacing w:after="0" w:line="240" w:lineRule="auto"/>
              <w:rPr>
                <w:rFonts w:cs="Arial"/>
              </w:rPr>
            </w:pPr>
            <w:ins w:id="621" w:author="OLIVARES MARTINEZ FERNANDO JESUS" w:date="2026-08-20T17:17:00Z">
              <w:r>
                <w:rPr>
                  <w:rFonts w:cs="Arial"/>
                </w:rPr>
                <w:t>2</w:t>
              </w:r>
            </w:ins>
            <w:del w:id="622" w:author="OLIVARES MARTINEZ FERNANDO JESUS" w:date="2026-08-20T17:16:00Z">
              <w:r w:rsidDel="00DE0202">
                <w:rPr>
                  <w:rFonts w:cs="Arial"/>
                </w:rPr>
                <w:delText>2</w:delText>
              </w:r>
            </w:del>
          </w:p>
        </w:tc>
        <w:tc>
          <w:tcPr>
            <w:tcW w:w="5812" w:type="dxa"/>
            <w:tcPrChange w:id="623" w:author="OLIVARES MARTINEZ FERNANDO JESUS" w:date="2026-08-20T17:29:00Z">
              <w:tcPr>
                <w:tcW w:w="4418" w:type="dxa"/>
              </w:tcPr>
            </w:tcPrChange>
          </w:tcPr>
          <w:p w14:paraId="007A4414" w14:textId="63290781" w:rsidR="00DE0202" w:rsidRPr="002226FB" w:rsidRDefault="00DE0202" w:rsidP="00DE0202">
            <w:pPr>
              <w:spacing w:after="0" w:line="240" w:lineRule="auto"/>
            </w:pPr>
            <w:ins w:id="624" w:author="OLIVARES MARTINEZ FERNANDO JESUS" w:date="2026-08-20T17:17:00Z">
              <w:r w:rsidRPr="00D10FC1">
                <w:t>El sistema muestra un formulario consulta</w:t>
              </w:r>
              <w:r>
                <w:t xml:space="preserve"> de &lt;&lt;</w:t>
              </w:r>
            </w:ins>
            <w:ins w:id="625" w:author="OLIVARES MARTINEZ FERNANDO JESUS" w:date="2026-08-20T17:18:00Z">
              <w:r>
                <w:rPr>
                  <w:rFonts w:cs="Arial"/>
                </w:rPr>
                <w:t xml:space="preserve"> Ejército</w:t>
              </w:r>
              <w:r>
                <w:t>s</w:t>
              </w:r>
            </w:ins>
            <w:ins w:id="626" w:author="OLIVARES MARTINEZ FERNANDO JESUS" w:date="2026-08-20T17:17:00Z">
              <w:r>
                <w:t xml:space="preserve">&gt;&gt; </w:t>
              </w:r>
            </w:ins>
            <w:del w:id="627" w:author="OLIVARES MARTINEZ FERNANDO JESUS" w:date="2026-08-20T17:16:00Z">
              <w:r w:rsidRPr="00D10FC1" w:rsidDel="00DE0202">
                <w:delText>El sistema muestra un formulario consulta</w:delText>
              </w:r>
              <w:r w:rsidDel="00DE0202">
                <w:delText xml:space="preserve"> de &lt;&lt;Parámetros&gt;&gt; </w:delText>
              </w:r>
            </w:del>
          </w:p>
        </w:tc>
      </w:tr>
      <w:tr w:rsidR="00854B7A" w:rsidRPr="00381C0B" w14:paraId="318E7BAF" w14:textId="77777777" w:rsidTr="00854B7A">
        <w:tblPrEx>
          <w:tblPrExChange w:id="628" w:author="OLIVARES MARTINEZ FERNANDO JESUS" w:date="2026-08-20T17:29:00Z">
            <w:tblPrEx>
              <w:tblW w:w="9351" w:type="dxa"/>
              <w:tblLayout w:type="fixed"/>
            </w:tblPrEx>
          </w:tblPrExChange>
        </w:tblPrEx>
        <w:trPr>
          <w:trPrChange w:id="629" w:author="OLIVARES MARTINEZ FERNANDO JESUS" w:date="2026-08-20T17:29:00Z">
            <w:trPr>
              <w:gridAfter w:val="0"/>
            </w:trPr>
          </w:trPrChange>
        </w:trPr>
        <w:tc>
          <w:tcPr>
            <w:tcW w:w="2689" w:type="dxa"/>
            <w:vMerge/>
            <w:shd w:val="clear" w:color="auto" w:fill="DEEAF6" w:themeFill="accent1" w:themeFillTint="33"/>
            <w:tcPrChange w:id="630" w:author="OLIVARES MARTINEZ FERNANDO JESUS" w:date="2026-08-20T17:29:00Z">
              <w:tcPr>
                <w:tcW w:w="3961" w:type="dxa"/>
                <w:gridSpan w:val="2"/>
                <w:vMerge/>
                <w:shd w:val="clear" w:color="auto" w:fill="DEEAF6" w:themeFill="accent1" w:themeFillTint="33"/>
              </w:tcPr>
            </w:tcPrChange>
          </w:tcPr>
          <w:p w14:paraId="569F3A5D" w14:textId="77777777" w:rsidR="00DE0202" w:rsidRPr="00381C0B" w:rsidRDefault="00DE0202" w:rsidP="00DE0202">
            <w:pPr>
              <w:spacing w:after="0" w:line="240" w:lineRule="auto"/>
              <w:rPr>
                <w:rFonts w:cs="Arial"/>
              </w:rPr>
            </w:pPr>
          </w:p>
        </w:tc>
        <w:tc>
          <w:tcPr>
            <w:tcW w:w="850" w:type="dxa"/>
            <w:tcPrChange w:id="631" w:author="OLIVARES MARTINEZ FERNANDO JESUS" w:date="2026-08-20T17:29:00Z">
              <w:tcPr>
                <w:tcW w:w="972" w:type="dxa"/>
              </w:tcPr>
            </w:tcPrChange>
          </w:tcPr>
          <w:p w14:paraId="358EF16E" w14:textId="17FB8391" w:rsidR="00DE0202" w:rsidRDefault="00DE0202" w:rsidP="00DE0202">
            <w:pPr>
              <w:spacing w:after="0" w:line="240" w:lineRule="auto"/>
              <w:rPr>
                <w:rFonts w:cs="Arial"/>
              </w:rPr>
            </w:pPr>
            <w:ins w:id="632" w:author="OLIVARES MARTINEZ FERNANDO JESUS" w:date="2026-08-20T17:17:00Z">
              <w:r>
                <w:rPr>
                  <w:rFonts w:cs="Arial"/>
                </w:rPr>
                <w:t>3</w:t>
              </w:r>
            </w:ins>
            <w:del w:id="633" w:author="OLIVARES MARTINEZ FERNANDO JESUS" w:date="2026-08-20T17:16:00Z">
              <w:r w:rsidDel="00DE0202">
                <w:rPr>
                  <w:rFonts w:cs="Arial"/>
                </w:rPr>
                <w:delText>3</w:delText>
              </w:r>
            </w:del>
          </w:p>
        </w:tc>
        <w:tc>
          <w:tcPr>
            <w:tcW w:w="5812" w:type="dxa"/>
            <w:tcPrChange w:id="634" w:author="OLIVARES MARTINEZ FERNANDO JESUS" w:date="2026-08-20T17:29:00Z">
              <w:tcPr>
                <w:tcW w:w="4418" w:type="dxa"/>
              </w:tcPr>
            </w:tcPrChange>
          </w:tcPr>
          <w:p w14:paraId="47D0D52A" w14:textId="26F321A0" w:rsidR="00DE0202" w:rsidRPr="00D10FC1" w:rsidRDefault="00DE0202" w:rsidP="00DE0202">
            <w:pPr>
              <w:spacing w:after="0" w:line="240" w:lineRule="auto"/>
            </w:pPr>
            <w:ins w:id="635" w:author="OLIVARES MARTINEZ FERNANDO JESUS" w:date="2026-08-20T17:17:00Z">
              <w:r w:rsidRPr="00D10FC1">
                <w:t xml:space="preserve">El usuario </w:t>
              </w:r>
              <w:r>
                <w:t>informa</w:t>
              </w:r>
              <w:r w:rsidRPr="00D10FC1">
                <w:t xml:space="preserve"> filtros de búsqueda</w:t>
              </w:r>
            </w:ins>
            <w:del w:id="636" w:author="OLIVARES MARTINEZ FERNANDO JESUS" w:date="2026-08-20T17:16:00Z">
              <w:r w:rsidRPr="00D10FC1" w:rsidDel="00DE0202">
                <w:delText xml:space="preserve">El usuario </w:delText>
              </w:r>
              <w:r w:rsidDel="00DE0202">
                <w:delText>informa</w:delText>
              </w:r>
              <w:r w:rsidRPr="00D10FC1" w:rsidDel="00DE0202">
                <w:delText xml:space="preserve"> filtros de búsqueda</w:delText>
              </w:r>
            </w:del>
          </w:p>
        </w:tc>
      </w:tr>
      <w:tr w:rsidR="00854B7A" w:rsidRPr="00381C0B" w14:paraId="58BBE0AA" w14:textId="77777777" w:rsidTr="00854B7A">
        <w:tblPrEx>
          <w:tblPrExChange w:id="637" w:author="OLIVARES MARTINEZ FERNANDO JESUS" w:date="2026-08-20T17:29:00Z">
            <w:tblPrEx>
              <w:tblW w:w="9351" w:type="dxa"/>
              <w:tblLayout w:type="fixed"/>
            </w:tblPrEx>
          </w:tblPrExChange>
        </w:tblPrEx>
        <w:trPr>
          <w:trPrChange w:id="638" w:author="OLIVARES MARTINEZ FERNANDO JESUS" w:date="2026-08-20T17:29:00Z">
            <w:trPr>
              <w:gridAfter w:val="0"/>
            </w:trPr>
          </w:trPrChange>
        </w:trPr>
        <w:tc>
          <w:tcPr>
            <w:tcW w:w="2689" w:type="dxa"/>
            <w:vMerge/>
            <w:shd w:val="clear" w:color="auto" w:fill="DEEAF6" w:themeFill="accent1" w:themeFillTint="33"/>
            <w:tcPrChange w:id="639" w:author="OLIVARES MARTINEZ FERNANDO JESUS" w:date="2026-08-20T17:29:00Z">
              <w:tcPr>
                <w:tcW w:w="3961" w:type="dxa"/>
                <w:gridSpan w:val="2"/>
                <w:vMerge/>
                <w:shd w:val="clear" w:color="auto" w:fill="DEEAF6" w:themeFill="accent1" w:themeFillTint="33"/>
              </w:tcPr>
            </w:tcPrChange>
          </w:tcPr>
          <w:p w14:paraId="6CFE9850" w14:textId="77777777" w:rsidR="00DE0202" w:rsidRPr="00381C0B" w:rsidRDefault="00DE0202" w:rsidP="00DE0202">
            <w:pPr>
              <w:spacing w:after="0" w:line="240" w:lineRule="auto"/>
              <w:rPr>
                <w:rFonts w:cs="Arial"/>
              </w:rPr>
            </w:pPr>
          </w:p>
        </w:tc>
        <w:tc>
          <w:tcPr>
            <w:tcW w:w="850" w:type="dxa"/>
            <w:tcPrChange w:id="640" w:author="OLIVARES MARTINEZ FERNANDO JESUS" w:date="2026-08-20T17:29:00Z">
              <w:tcPr>
                <w:tcW w:w="972" w:type="dxa"/>
              </w:tcPr>
            </w:tcPrChange>
          </w:tcPr>
          <w:p w14:paraId="7E261E55" w14:textId="585DC9B2" w:rsidR="00DE0202" w:rsidRDefault="00DE0202" w:rsidP="00DE0202">
            <w:pPr>
              <w:spacing w:after="0" w:line="240" w:lineRule="auto"/>
              <w:rPr>
                <w:rFonts w:cs="Arial"/>
              </w:rPr>
            </w:pPr>
            <w:ins w:id="641" w:author="OLIVARES MARTINEZ FERNANDO JESUS" w:date="2026-08-20T17:17:00Z">
              <w:r>
                <w:rPr>
                  <w:rFonts w:cs="Arial"/>
                </w:rPr>
                <w:t>4</w:t>
              </w:r>
            </w:ins>
            <w:del w:id="642" w:author="OLIVARES MARTINEZ FERNANDO JESUS" w:date="2026-08-20T17:16:00Z">
              <w:r w:rsidDel="00DE0202">
                <w:rPr>
                  <w:rFonts w:cs="Arial"/>
                </w:rPr>
                <w:delText>4</w:delText>
              </w:r>
            </w:del>
          </w:p>
        </w:tc>
        <w:tc>
          <w:tcPr>
            <w:tcW w:w="5812" w:type="dxa"/>
            <w:tcPrChange w:id="643" w:author="OLIVARES MARTINEZ FERNANDO JESUS" w:date="2026-08-20T17:29:00Z">
              <w:tcPr>
                <w:tcW w:w="4418" w:type="dxa"/>
              </w:tcPr>
            </w:tcPrChange>
          </w:tcPr>
          <w:p w14:paraId="1766AB07" w14:textId="210F91F3" w:rsidR="00DE0202" w:rsidRPr="00D10FC1" w:rsidRDefault="00DE0202" w:rsidP="00DE0202">
            <w:pPr>
              <w:spacing w:after="0" w:line="240" w:lineRule="auto"/>
            </w:pPr>
            <w:ins w:id="644" w:author="OLIVARES MARTINEZ FERNANDO JESUS" w:date="2026-08-20T17:17:00Z">
              <w:r w:rsidRPr="00D10FC1">
                <w:t xml:space="preserve">El sistema valida los datos </w:t>
              </w:r>
              <w:r>
                <w:t>informados en los filtros</w:t>
              </w:r>
            </w:ins>
            <w:del w:id="645" w:author="OLIVARES MARTINEZ FERNANDO JESUS" w:date="2026-08-20T17:16:00Z">
              <w:r w:rsidRPr="00D10FC1" w:rsidDel="00DE0202">
                <w:delText xml:space="preserve">El sistema valida los datos </w:delText>
              </w:r>
              <w:r w:rsidDel="00DE0202">
                <w:delText>informados en los filtros</w:delText>
              </w:r>
            </w:del>
          </w:p>
        </w:tc>
      </w:tr>
      <w:tr w:rsidR="00854B7A" w:rsidRPr="00381C0B" w14:paraId="229829AA" w14:textId="77777777" w:rsidTr="00854B7A">
        <w:tblPrEx>
          <w:tblPrExChange w:id="646" w:author="OLIVARES MARTINEZ FERNANDO JESUS" w:date="2026-08-20T17:29:00Z">
            <w:tblPrEx>
              <w:tblW w:w="9351" w:type="dxa"/>
              <w:tblLayout w:type="fixed"/>
            </w:tblPrEx>
          </w:tblPrExChange>
        </w:tblPrEx>
        <w:trPr>
          <w:trPrChange w:id="647" w:author="OLIVARES MARTINEZ FERNANDO JESUS" w:date="2026-08-20T17:29:00Z">
            <w:trPr>
              <w:gridAfter w:val="0"/>
            </w:trPr>
          </w:trPrChange>
        </w:trPr>
        <w:tc>
          <w:tcPr>
            <w:tcW w:w="2689" w:type="dxa"/>
            <w:vMerge/>
            <w:shd w:val="clear" w:color="auto" w:fill="DEEAF6" w:themeFill="accent1" w:themeFillTint="33"/>
            <w:tcPrChange w:id="648" w:author="OLIVARES MARTINEZ FERNANDO JESUS" w:date="2026-08-20T17:29:00Z">
              <w:tcPr>
                <w:tcW w:w="3961" w:type="dxa"/>
                <w:gridSpan w:val="2"/>
                <w:vMerge/>
                <w:shd w:val="clear" w:color="auto" w:fill="DEEAF6" w:themeFill="accent1" w:themeFillTint="33"/>
              </w:tcPr>
            </w:tcPrChange>
          </w:tcPr>
          <w:p w14:paraId="1F191B04" w14:textId="77777777" w:rsidR="00DE0202" w:rsidRPr="00381C0B" w:rsidRDefault="00DE0202" w:rsidP="00DE0202">
            <w:pPr>
              <w:spacing w:after="0" w:line="240" w:lineRule="auto"/>
              <w:rPr>
                <w:rFonts w:cs="Arial"/>
              </w:rPr>
            </w:pPr>
          </w:p>
        </w:tc>
        <w:tc>
          <w:tcPr>
            <w:tcW w:w="850" w:type="dxa"/>
            <w:tcPrChange w:id="649" w:author="OLIVARES MARTINEZ FERNANDO JESUS" w:date="2026-08-20T17:29:00Z">
              <w:tcPr>
                <w:tcW w:w="972" w:type="dxa"/>
              </w:tcPr>
            </w:tcPrChange>
          </w:tcPr>
          <w:p w14:paraId="212E3974" w14:textId="6D5EDA69" w:rsidR="00DE0202" w:rsidRDefault="00DE0202" w:rsidP="00DE0202">
            <w:pPr>
              <w:spacing w:after="0" w:line="240" w:lineRule="auto"/>
              <w:rPr>
                <w:rFonts w:cs="Arial"/>
              </w:rPr>
            </w:pPr>
            <w:ins w:id="650" w:author="OLIVARES MARTINEZ FERNANDO JESUS" w:date="2026-08-20T17:17:00Z">
              <w:r>
                <w:rPr>
                  <w:rFonts w:cs="Arial"/>
                </w:rPr>
                <w:t>5</w:t>
              </w:r>
            </w:ins>
            <w:del w:id="651" w:author="OLIVARES MARTINEZ FERNANDO JESUS" w:date="2026-08-20T17:16:00Z">
              <w:r w:rsidDel="00DE0202">
                <w:rPr>
                  <w:rFonts w:cs="Arial"/>
                </w:rPr>
                <w:delText>5</w:delText>
              </w:r>
            </w:del>
          </w:p>
        </w:tc>
        <w:tc>
          <w:tcPr>
            <w:tcW w:w="5812" w:type="dxa"/>
            <w:tcPrChange w:id="652" w:author="OLIVARES MARTINEZ FERNANDO JESUS" w:date="2026-08-20T17:29:00Z">
              <w:tcPr>
                <w:tcW w:w="4418" w:type="dxa"/>
              </w:tcPr>
            </w:tcPrChange>
          </w:tcPr>
          <w:p w14:paraId="055ED82F" w14:textId="6AEDE4C1" w:rsidR="00DE0202" w:rsidRPr="002226FB" w:rsidRDefault="00DE0202" w:rsidP="00DE0202">
            <w:pPr>
              <w:spacing w:after="0" w:line="240" w:lineRule="auto"/>
            </w:pPr>
            <w:ins w:id="653" w:author="OLIVARES MARTINEZ FERNANDO JESUS" w:date="2026-08-20T17:17:00Z">
              <w:r w:rsidRPr="00D10FC1">
                <w:t xml:space="preserve">El usuario </w:t>
              </w:r>
              <w:r>
                <w:t xml:space="preserve">lanza </w:t>
              </w:r>
              <w:r w:rsidRPr="00D10FC1">
                <w:t>la consulta</w:t>
              </w:r>
            </w:ins>
            <w:del w:id="654" w:author="OLIVARES MARTINEZ FERNANDO JESUS" w:date="2026-08-20T17:16:00Z">
              <w:r w:rsidRPr="00D10FC1" w:rsidDel="00DE0202">
                <w:delText xml:space="preserve">El usuario </w:delText>
              </w:r>
              <w:r w:rsidDel="00DE0202">
                <w:delText xml:space="preserve">lanza </w:delText>
              </w:r>
              <w:r w:rsidRPr="00D10FC1" w:rsidDel="00DE0202">
                <w:delText>la consulta</w:delText>
              </w:r>
            </w:del>
          </w:p>
        </w:tc>
      </w:tr>
      <w:tr w:rsidR="00854B7A" w:rsidRPr="00381C0B" w14:paraId="726C4B4B" w14:textId="77777777" w:rsidTr="00854B7A">
        <w:tblPrEx>
          <w:tblPrExChange w:id="655" w:author="OLIVARES MARTINEZ FERNANDO JESUS" w:date="2026-08-20T17:29:00Z">
            <w:tblPrEx>
              <w:tblW w:w="9351" w:type="dxa"/>
              <w:tblLayout w:type="fixed"/>
            </w:tblPrEx>
          </w:tblPrExChange>
        </w:tblPrEx>
        <w:trPr>
          <w:trPrChange w:id="656" w:author="OLIVARES MARTINEZ FERNANDO JESUS" w:date="2026-08-20T17:29:00Z">
            <w:trPr>
              <w:gridAfter w:val="0"/>
            </w:trPr>
          </w:trPrChange>
        </w:trPr>
        <w:tc>
          <w:tcPr>
            <w:tcW w:w="2689" w:type="dxa"/>
            <w:vMerge/>
            <w:shd w:val="clear" w:color="auto" w:fill="DEEAF6" w:themeFill="accent1" w:themeFillTint="33"/>
            <w:tcPrChange w:id="657" w:author="OLIVARES MARTINEZ FERNANDO JESUS" w:date="2026-08-20T17:29:00Z">
              <w:tcPr>
                <w:tcW w:w="3961" w:type="dxa"/>
                <w:gridSpan w:val="2"/>
                <w:vMerge/>
                <w:shd w:val="clear" w:color="auto" w:fill="DEEAF6" w:themeFill="accent1" w:themeFillTint="33"/>
              </w:tcPr>
            </w:tcPrChange>
          </w:tcPr>
          <w:p w14:paraId="3A940332" w14:textId="77777777" w:rsidR="00DE0202" w:rsidRPr="00381C0B" w:rsidRDefault="00DE0202" w:rsidP="00DE0202">
            <w:pPr>
              <w:spacing w:after="0" w:line="240" w:lineRule="auto"/>
              <w:rPr>
                <w:rFonts w:cs="Arial"/>
              </w:rPr>
            </w:pPr>
          </w:p>
        </w:tc>
        <w:tc>
          <w:tcPr>
            <w:tcW w:w="850" w:type="dxa"/>
            <w:tcPrChange w:id="658" w:author="OLIVARES MARTINEZ FERNANDO JESUS" w:date="2026-08-20T17:29:00Z">
              <w:tcPr>
                <w:tcW w:w="972" w:type="dxa"/>
              </w:tcPr>
            </w:tcPrChange>
          </w:tcPr>
          <w:p w14:paraId="5B4B6449" w14:textId="436DAEA2" w:rsidR="00DE0202" w:rsidRDefault="00DE0202" w:rsidP="00DE0202">
            <w:pPr>
              <w:spacing w:after="0" w:line="240" w:lineRule="auto"/>
              <w:rPr>
                <w:rFonts w:cs="Arial"/>
              </w:rPr>
            </w:pPr>
            <w:ins w:id="659" w:author="OLIVARES MARTINEZ FERNANDO JESUS" w:date="2026-08-20T17:17:00Z">
              <w:r>
                <w:rPr>
                  <w:rFonts w:cs="Arial"/>
                </w:rPr>
                <w:t>6</w:t>
              </w:r>
            </w:ins>
            <w:del w:id="660" w:author="OLIVARES MARTINEZ FERNANDO JESUS" w:date="2026-08-20T17:16:00Z">
              <w:r w:rsidDel="00DE0202">
                <w:rPr>
                  <w:rFonts w:cs="Arial"/>
                </w:rPr>
                <w:delText>6</w:delText>
              </w:r>
            </w:del>
          </w:p>
        </w:tc>
        <w:tc>
          <w:tcPr>
            <w:tcW w:w="5812" w:type="dxa"/>
            <w:tcPrChange w:id="661" w:author="OLIVARES MARTINEZ FERNANDO JESUS" w:date="2026-08-20T17:29:00Z">
              <w:tcPr>
                <w:tcW w:w="4418" w:type="dxa"/>
              </w:tcPr>
            </w:tcPrChange>
          </w:tcPr>
          <w:p w14:paraId="76533D87" w14:textId="61D153B1" w:rsidR="00DE0202" w:rsidRPr="002226FB" w:rsidRDefault="00DE0202" w:rsidP="00DE0202">
            <w:pPr>
              <w:spacing w:after="0" w:line="240" w:lineRule="auto"/>
            </w:pPr>
            <w:ins w:id="662" w:author="OLIVARES MARTINEZ FERNANDO JESUS" w:date="2026-08-20T17:17:00Z">
              <w:r w:rsidRPr="002226FB">
                <w:t xml:space="preserve">El sistema formula y procesa la consulta que cumple los campos informados en el formulario de </w:t>
              </w:r>
              <w:r>
                <w:t>consulta</w:t>
              </w:r>
            </w:ins>
            <w:del w:id="663" w:author="OLIVARES MARTINEZ FERNANDO JESUS" w:date="2026-08-20T17:16:00Z">
              <w:r w:rsidRPr="002226FB" w:rsidDel="00DE0202">
                <w:delText xml:space="preserve">El sistema formula y procesa la consulta que cumple los campos informados en el formulario de </w:delText>
              </w:r>
              <w:r w:rsidDel="00DE0202">
                <w:delText>consulta</w:delText>
              </w:r>
            </w:del>
          </w:p>
        </w:tc>
      </w:tr>
      <w:tr w:rsidR="00854B7A" w:rsidRPr="00381C0B" w14:paraId="64ADFAD5" w14:textId="77777777" w:rsidTr="00854B7A">
        <w:tblPrEx>
          <w:tblPrExChange w:id="664" w:author="OLIVARES MARTINEZ FERNANDO JESUS" w:date="2026-08-20T17:29:00Z">
            <w:tblPrEx>
              <w:tblW w:w="9351" w:type="dxa"/>
              <w:tblLayout w:type="fixed"/>
            </w:tblPrEx>
          </w:tblPrExChange>
        </w:tblPrEx>
        <w:trPr>
          <w:trPrChange w:id="665" w:author="OLIVARES MARTINEZ FERNANDO JESUS" w:date="2026-08-20T17:29:00Z">
            <w:trPr>
              <w:gridAfter w:val="0"/>
            </w:trPr>
          </w:trPrChange>
        </w:trPr>
        <w:tc>
          <w:tcPr>
            <w:tcW w:w="2689" w:type="dxa"/>
            <w:vMerge/>
            <w:shd w:val="clear" w:color="auto" w:fill="DEEAF6" w:themeFill="accent1" w:themeFillTint="33"/>
            <w:tcPrChange w:id="666" w:author="OLIVARES MARTINEZ FERNANDO JESUS" w:date="2026-08-20T17:29:00Z">
              <w:tcPr>
                <w:tcW w:w="3961" w:type="dxa"/>
                <w:gridSpan w:val="2"/>
                <w:vMerge/>
                <w:shd w:val="clear" w:color="auto" w:fill="DEEAF6" w:themeFill="accent1" w:themeFillTint="33"/>
              </w:tcPr>
            </w:tcPrChange>
          </w:tcPr>
          <w:p w14:paraId="3911928B" w14:textId="77777777" w:rsidR="00DE0202" w:rsidRPr="00381C0B" w:rsidRDefault="00DE0202" w:rsidP="00DE0202">
            <w:pPr>
              <w:spacing w:after="0" w:line="240" w:lineRule="auto"/>
              <w:rPr>
                <w:rFonts w:cs="Arial"/>
              </w:rPr>
            </w:pPr>
          </w:p>
        </w:tc>
        <w:tc>
          <w:tcPr>
            <w:tcW w:w="850" w:type="dxa"/>
            <w:tcPrChange w:id="667" w:author="OLIVARES MARTINEZ FERNANDO JESUS" w:date="2026-08-20T17:29:00Z">
              <w:tcPr>
                <w:tcW w:w="972" w:type="dxa"/>
              </w:tcPr>
            </w:tcPrChange>
          </w:tcPr>
          <w:p w14:paraId="722FB975" w14:textId="36849B26" w:rsidR="00DE0202" w:rsidRDefault="00DE0202" w:rsidP="00DE0202">
            <w:pPr>
              <w:spacing w:after="0" w:line="240" w:lineRule="auto"/>
              <w:rPr>
                <w:rFonts w:cs="Arial"/>
              </w:rPr>
            </w:pPr>
            <w:ins w:id="668" w:author="OLIVARES MARTINEZ FERNANDO JESUS" w:date="2026-08-20T17:17:00Z">
              <w:r>
                <w:rPr>
                  <w:rFonts w:cs="Arial"/>
                </w:rPr>
                <w:t>7</w:t>
              </w:r>
            </w:ins>
            <w:del w:id="669" w:author="OLIVARES MARTINEZ FERNANDO JESUS" w:date="2026-08-20T17:16:00Z">
              <w:r w:rsidDel="00DE0202">
                <w:rPr>
                  <w:rFonts w:cs="Arial"/>
                </w:rPr>
                <w:delText>7</w:delText>
              </w:r>
            </w:del>
          </w:p>
        </w:tc>
        <w:tc>
          <w:tcPr>
            <w:tcW w:w="5812" w:type="dxa"/>
            <w:tcPrChange w:id="670" w:author="OLIVARES MARTINEZ FERNANDO JESUS" w:date="2026-08-20T17:29:00Z">
              <w:tcPr>
                <w:tcW w:w="4418" w:type="dxa"/>
              </w:tcPr>
            </w:tcPrChange>
          </w:tcPr>
          <w:p w14:paraId="2BEAAAFA" w14:textId="1840BF39" w:rsidR="00DE0202" w:rsidRDefault="00DE0202" w:rsidP="00DE0202">
            <w:pPr>
              <w:spacing w:after="0" w:line="240" w:lineRule="auto"/>
              <w:rPr>
                <w:rFonts w:cs="Arial"/>
              </w:rPr>
            </w:pPr>
            <w:ins w:id="671" w:author="OLIVARES MARTINEZ FERNANDO JESUS" w:date="2026-08-20T17:17:00Z">
              <w:r>
                <w:rPr>
                  <w:rFonts w:cs="Arial"/>
                </w:rPr>
                <w:t>El sistema obtiene el conjunto de registros resultado de la consulta</w:t>
              </w:r>
            </w:ins>
            <w:del w:id="672" w:author="OLIVARES MARTINEZ FERNANDO JESUS" w:date="2026-08-20T17:16:00Z">
              <w:r w:rsidDel="00DE0202">
                <w:rPr>
                  <w:rFonts w:cs="Arial"/>
                </w:rPr>
                <w:delText>El sistema obtiene el conjunto de registros resultado de la consulta</w:delText>
              </w:r>
            </w:del>
          </w:p>
        </w:tc>
      </w:tr>
      <w:tr w:rsidR="00854B7A" w:rsidRPr="00381C0B" w14:paraId="42E1EE02" w14:textId="77777777" w:rsidTr="00854B7A">
        <w:tblPrEx>
          <w:tblPrExChange w:id="673" w:author="OLIVARES MARTINEZ FERNANDO JESUS" w:date="2026-08-20T17:29:00Z">
            <w:tblPrEx>
              <w:tblW w:w="9351" w:type="dxa"/>
              <w:tblLayout w:type="fixed"/>
            </w:tblPrEx>
          </w:tblPrExChange>
        </w:tblPrEx>
        <w:trPr>
          <w:trPrChange w:id="674" w:author="OLIVARES MARTINEZ FERNANDO JESUS" w:date="2026-08-20T17:29:00Z">
            <w:trPr>
              <w:gridAfter w:val="0"/>
            </w:trPr>
          </w:trPrChange>
        </w:trPr>
        <w:tc>
          <w:tcPr>
            <w:tcW w:w="2689" w:type="dxa"/>
            <w:vMerge/>
            <w:shd w:val="clear" w:color="auto" w:fill="DEEAF6" w:themeFill="accent1" w:themeFillTint="33"/>
            <w:tcPrChange w:id="675" w:author="OLIVARES MARTINEZ FERNANDO JESUS" w:date="2026-08-20T17:29:00Z">
              <w:tcPr>
                <w:tcW w:w="3961" w:type="dxa"/>
                <w:gridSpan w:val="2"/>
                <w:vMerge/>
                <w:shd w:val="clear" w:color="auto" w:fill="DEEAF6" w:themeFill="accent1" w:themeFillTint="33"/>
              </w:tcPr>
            </w:tcPrChange>
          </w:tcPr>
          <w:p w14:paraId="582BC750" w14:textId="77777777" w:rsidR="00DE0202" w:rsidRPr="00381C0B" w:rsidRDefault="00DE0202" w:rsidP="00DE0202">
            <w:pPr>
              <w:spacing w:after="0" w:line="240" w:lineRule="auto"/>
              <w:rPr>
                <w:rFonts w:cs="Arial"/>
              </w:rPr>
            </w:pPr>
          </w:p>
        </w:tc>
        <w:tc>
          <w:tcPr>
            <w:tcW w:w="850" w:type="dxa"/>
            <w:tcPrChange w:id="676" w:author="OLIVARES MARTINEZ FERNANDO JESUS" w:date="2026-08-20T17:29:00Z">
              <w:tcPr>
                <w:tcW w:w="972" w:type="dxa"/>
              </w:tcPr>
            </w:tcPrChange>
          </w:tcPr>
          <w:p w14:paraId="228A3D7A" w14:textId="06F4ACF3" w:rsidR="00DE0202" w:rsidRDefault="00DE0202" w:rsidP="00DE0202">
            <w:pPr>
              <w:spacing w:after="0" w:line="240" w:lineRule="auto"/>
              <w:rPr>
                <w:rFonts w:cs="Arial"/>
              </w:rPr>
            </w:pPr>
            <w:ins w:id="677" w:author="OLIVARES MARTINEZ FERNANDO JESUS" w:date="2026-08-20T17:17:00Z">
              <w:r>
                <w:rPr>
                  <w:rFonts w:cs="Arial"/>
                </w:rPr>
                <w:t>7.1</w:t>
              </w:r>
            </w:ins>
            <w:del w:id="678" w:author="OLIVARES MARTINEZ FERNANDO JESUS" w:date="2026-08-20T17:16:00Z">
              <w:r w:rsidDel="00DE0202">
                <w:rPr>
                  <w:rFonts w:cs="Arial"/>
                </w:rPr>
                <w:delText>7.1</w:delText>
              </w:r>
            </w:del>
          </w:p>
        </w:tc>
        <w:tc>
          <w:tcPr>
            <w:tcW w:w="5812" w:type="dxa"/>
            <w:tcPrChange w:id="679" w:author="OLIVARES MARTINEZ FERNANDO JESUS" w:date="2026-08-20T17:29:00Z">
              <w:tcPr>
                <w:tcW w:w="4418" w:type="dxa"/>
              </w:tcPr>
            </w:tcPrChange>
          </w:tcPr>
          <w:p w14:paraId="2C653D00" w14:textId="739BA570" w:rsidR="00DE0202" w:rsidRDefault="00DE0202" w:rsidP="00DE0202">
            <w:pPr>
              <w:spacing w:after="0" w:line="240" w:lineRule="auto"/>
              <w:rPr>
                <w:rFonts w:cs="Arial"/>
              </w:rPr>
            </w:pPr>
            <w:ins w:id="680" w:author="OLIVARES MARTINEZ FERNANDO JESUS" w:date="2026-08-20T17:17:00Z">
              <w:r w:rsidRPr="00BD78BC">
                <w:rPr>
                  <w:rFonts w:cs="Arial"/>
                </w:rPr>
                <w:t>El sistema</w:t>
              </w:r>
              <w:r>
                <w:rPr>
                  <w:rFonts w:cs="Arial"/>
                </w:rPr>
                <w:t xml:space="preserve"> tiene problemas para recuperar el listado de registros </w:t>
              </w:r>
              <w:r w:rsidRPr="00BD78BC">
                <w:rPr>
                  <w:rFonts w:cs="Arial"/>
                </w:rPr>
                <w:t>muestra mensaje de error.</w:t>
              </w:r>
            </w:ins>
            <w:del w:id="681" w:author="OLIVARES MARTINEZ FERNANDO JESUS" w:date="2026-08-20T17:16:00Z">
              <w:r w:rsidRPr="00BD78BC" w:rsidDel="00DE0202">
                <w:rPr>
                  <w:rFonts w:cs="Arial"/>
                </w:rPr>
                <w:delText>El sistema</w:delText>
              </w:r>
              <w:r w:rsidDel="00DE0202">
                <w:rPr>
                  <w:rFonts w:cs="Arial"/>
                </w:rPr>
                <w:delText xml:space="preserve"> tiene problemas para recuperar el listado de registros </w:delText>
              </w:r>
              <w:r w:rsidRPr="00BD78BC" w:rsidDel="00DE0202">
                <w:rPr>
                  <w:rFonts w:cs="Arial"/>
                </w:rPr>
                <w:delText>muestra mensaje de error.</w:delText>
              </w:r>
            </w:del>
          </w:p>
        </w:tc>
      </w:tr>
      <w:tr w:rsidR="00854B7A" w:rsidRPr="00381C0B" w14:paraId="15110A8E" w14:textId="77777777" w:rsidTr="00854B7A">
        <w:tblPrEx>
          <w:tblPrExChange w:id="682" w:author="OLIVARES MARTINEZ FERNANDO JESUS" w:date="2026-08-20T17:29:00Z">
            <w:tblPrEx>
              <w:tblW w:w="9351" w:type="dxa"/>
              <w:tblLayout w:type="fixed"/>
            </w:tblPrEx>
          </w:tblPrExChange>
        </w:tblPrEx>
        <w:trPr>
          <w:trPrChange w:id="683" w:author="OLIVARES MARTINEZ FERNANDO JESUS" w:date="2026-08-20T17:29:00Z">
            <w:trPr>
              <w:gridAfter w:val="0"/>
            </w:trPr>
          </w:trPrChange>
        </w:trPr>
        <w:tc>
          <w:tcPr>
            <w:tcW w:w="2689" w:type="dxa"/>
            <w:vMerge/>
            <w:shd w:val="clear" w:color="auto" w:fill="DEEAF6" w:themeFill="accent1" w:themeFillTint="33"/>
            <w:tcPrChange w:id="684" w:author="OLIVARES MARTINEZ FERNANDO JESUS" w:date="2026-08-20T17:29:00Z">
              <w:tcPr>
                <w:tcW w:w="3961" w:type="dxa"/>
                <w:gridSpan w:val="2"/>
                <w:vMerge/>
                <w:shd w:val="clear" w:color="auto" w:fill="DEEAF6" w:themeFill="accent1" w:themeFillTint="33"/>
              </w:tcPr>
            </w:tcPrChange>
          </w:tcPr>
          <w:p w14:paraId="227162CF" w14:textId="77777777" w:rsidR="00DE0202" w:rsidRPr="00381C0B" w:rsidRDefault="00DE0202" w:rsidP="00DE0202">
            <w:pPr>
              <w:spacing w:after="0" w:line="240" w:lineRule="auto"/>
              <w:rPr>
                <w:rFonts w:cs="Arial"/>
              </w:rPr>
            </w:pPr>
          </w:p>
        </w:tc>
        <w:tc>
          <w:tcPr>
            <w:tcW w:w="850" w:type="dxa"/>
            <w:tcPrChange w:id="685" w:author="OLIVARES MARTINEZ FERNANDO JESUS" w:date="2026-08-20T17:29:00Z">
              <w:tcPr>
                <w:tcW w:w="972" w:type="dxa"/>
              </w:tcPr>
            </w:tcPrChange>
          </w:tcPr>
          <w:p w14:paraId="72E866C1" w14:textId="3526BE9C" w:rsidR="00DE0202" w:rsidRDefault="00DE0202" w:rsidP="00DE0202">
            <w:pPr>
              <w:spacing w:after="0" w:line="240" w:lineRule="auto"/>
              <w:rPr>
                <w:rFonts w:cs="Arial"/>
              </w:rPr>
            </w:pPr>
            <w:ins w:id="686" w:author="OLIVARES MARTINEZ FERNANDO JESUS" w:date="2026-08-20T17:17:00Z">
              <w:r>
                <w:rPr>
                  <w:rFonts w:cs="Arial"/>
                </w:rPr>
                <w:t>7.2</w:t>
              </w:r>
            </w:ins>
            <w:del w:id="687" w:author="OLIVARES MARTINEZ FERNANDO JESUS" w:date="2026-08-20T17:16:00Z">
              <w:r w:rsidDel="00DE0202">
                <w:rPr>
                  <w:rFonts w:cs="Arial"/>
                </w:rPr>
                <w:delText>7.2</w:delText>
              </w:r>
            </w:del>
          </w:p>
        </w:tc>
        <w:tc>
          <w:tcPr>
            <w:tcW w:w="5812" w:type="dxa"/>
            <w:tcPrChange w:id="688" w:author="OLIVARES MARTINEZ FERNANDO JESUS" w:date="2026-08-20T17:29:00Z">
              <w:tcPr>
                <w:tcW w:w="4418" w:type="dxa"/>
              </w:tcPr>
            </w:tcPrChange>
          </w:tcPr>
          <w:p w14:paraId="58BAE5DC" w14:textId="2A6B4981" w:rsidR="00DE0202" w:rsidRPr="00BD78BC" w:rsidRDefault="00DE0202" w:rsidP="00DE0202">
            <w:pPr>
              <w:spacing w:after="0" w:line="240" w:lineRule="auto"/>
              <w:rPr>
                <w:rFonts w:cs="Arial"/>
              </w:rPr>
            </w:pPr>
            <w:ins w:id="689" w:author="OLIVARES MARTINEZ FERNANDO JESUS" w:date="2026-08-20T17:17:00Z">
              <w:r w:rsidRPr="00BD78BC">
                <w:rPr>
                  <w:rFonts w:cs="Arial"/>
                </w:rPr>
                <w:t>El sistema</w:t>
              </w:r>
              <w:r>
                <w:rPr>
                  <w:rFonts w:cs="Arial"/>
                </w:rPr>
                <w:t xml:space="preserve"> </w:t>
              </w:r>
              <w:r w:rsidRPr="00BD78BC">
                <w:rPr>
                  <w:rFonts w:cs="Arial"/>
                </w:rPr>
                <w:t>muestra mensaje de error</w:t>
              </w:r>
            </w:ins>
            <w:del w:id="690" w:author="OLIVARES MARTINEZ FERNANDO JESUS" w:date="2026-08-20T17:16:00Z">
              <w:r w:rsidRPr="00BD78BC" w:rsidDel="00DE0202">
                <w:rPr>
                  <w:rFonts w:cs="Arial"/>
                </w:rPr>
                <w:delText>El sistema</w:delText>
              </w:r>
              <w:r w:rsidDel="00DE0202">
                <w:rPr>
                  <w:rFonts w:cs="Arial"/>
                </w:rPr>
                <w:delText xml:space="preserve"> </w:delText>
              </w:r>
              <w:r w:rsidRPr="00BD78BC" w:rsidDel="00DE0202">
                <w:rPr>
                  <w:rFonts w:cs="Arial"/>
                </w:rPr>
                <w:delText>muestra mensaje de error</w:delText>
              </w:r>
            </w:del>
          </w:p>
        </w:tc>
      </w:tr>
      <w:tr w:rsidR="00854B7A" w:rsidRPr="00381C0B" w14:paraId="7A427233" w14:textId="77777777" w:rsidTr="00854B7A">
        <w:tblPrEx>
          <w:tblPrExChange w:id="691" w:author="OLIVARES MARTINEZ FERNANDO JESUS" w:date="2026-08-20T17:29:00Z">
            <w:tblPrEx>
              <w:tblW w:w="9351" w:type="dxa"/>
              <w:tblLayout w:type="fixed"/>
            </w:tblPrEx>
          </w:tblPrExChange>
        </w:tblPrEx>
        <w:trPr>
          <w:trPrChange w:id="692" w:author="OLIVARES MARTINEZ FERNANDO JESUS" w:date="2026-08-20T17:29:00Z">
            <w:trPr>
              <w:gridAfter w:val="0"/>
            </w:trPr>
          </w:trPrChange>
        </w:trPr>
        <w:tc>
          <w:tcPr>
            <w:tcW w:w="2689" w:type="dxa"/>
            <w:vMerge/>
            <w:shd w:val="clear" w:color="auto" w:fill="DEEAF6" w:themeFill="accent1" w:themeFillTint="33"/>
            <w:tcPrChange w:id="693" w:author="OLIVARES MARTINEZ FERNANDO JESUS" w:date="2026-08-20T17:29:00Z">
              <w:tcPr>
                <w:tcW w:w="3961" w:type="dxa"/>
                <w:gridSpan w:val="2"/>
                <w:vMerge/>
                <w:shd w:val="clear" w:color="auto" w:fill="DEEAF6" w:themeFill="accent1" w:themeFillTint="33"/>
              </w:tcPr>
            </w:tcPrChange>
          </w:tcPr>
          <w:p w14:paraId="51B3D622" w14:textId="77777777" w:rsidR="00DE0202" w:rsidRPr="00381C0B" w:rsidRDefault="00DE0202" w:rsidP="00DE0202">
            <w:pPr>
              <w:spacing w:after="0" w:line="240" w:lineRule="auto"/>
              <w:rPr>
                <w:rFonts w:cs="Arial"/>
              </w:rPr>
            </w:pPr>
          </w:p>
        </w:tc>
        <w:tc>
          <w:tcPr>
            <w:tcW w:w="850" w:type="dxa"/>
            <w:tcPrChange w:id="694" w:author="OLIVARES MARTINEZ FERNANDO JESUS" w:date="2026-08-20T17:29:00Z">
              <w:tcPr>
                <w:tcW w:w="972" w:type="dxa"/>
              </w:tcPr>
            </w:tcPrChange>
          </w:tcPr>
          <w:p w14:paraId="7B2ABC53" w14:textId="70EFA3BD" w:rsidR="00DE0202" w:rsidRDefault="00DE0202" w:rsidP="00DE0202">
            <w:pPr>
              <w:spacing w:after="0" w:line="240" w:lineRule="auto"/>
              <w:rPr>
                <w:rFonts w:cs="Arial"/>
              </w:rPr>
            </w:pPr>
            <w:ins w:id="695" w:author="OLIVARES MARTINEZ FERNANDO JESUS" w:date="2026-08-20T17:17:00Z">
              <w:r>
                <w:rPr>
                  <w:rFonts w:cs="Arial"/>
                </w:rPr>
                <w:t>8</w:t>
              </w:r>
            </w:ins>
            <w:del w:id="696" w:author="OLIVARES MARTINEZ FERNANDO JESUS" w:date="2026-08-20T17:16:00Z">
              <w:r w:rsidDel="00DE0202">
                <w:rPr>
                  <w:rFonts w:cs="Arial"/>
                </w:rPr>
                <w:delText>8</w:delText>
              </w:r>
            </w:del>
          </w:p>
        </w:tc>
        <w:tc>
          <w:tcPr>
            <w:tcW w:w="5812" w:type="dxa"/>
            <w:tcPrChange w:id="697" w:author="OLIVARES MARTINEZ FERNANDO JESUS" w:date="2026-08-20T17:29:00Z">
              <w:tcPr>
                <w:tcW w:w="4418" w:type="dxa"/>
              </w:tcPr>
            </w:tcPrChange>
          </w:tcPr>
          <w:p w14:paraId="02EDDCF6" w14:textId="34698D9C" w:rsidR="00DE0202" w:rsidRPr="001C1EE6" w:rsidRDefault="00DE0202" w:rsidP="00DE0202">
            <w:pPr>
              <w:spacing w:after="0" w:line="240" w:lineRule="auto"/>
              <w:rPr>
                <w:rFonts w:cs="Arial"/>
              </w:rPr>
            </w:pPr>
            <w:ins w:id="698" w:author="OLIVARES MARTINEZ FERNANDO JESUS" w:date="2026-08-20T17:17:00Z">
              <w:r>
                <w:rPr>
                  <w:rFonts w:cs="Arial"/>
                </w:rPr>
                <w:t>El sistema muestra el listado de registros resultado de la consulta paginado y con el orden por defecto (código ASC)</w:t>
              </w:r>
            </w:ins>
            <w:del w:id="699" w:author="OLIVARES MARTINEZ FERNANDO JESUS" w:date="2026-08-20T17:16:00Z">
              <w:r w:rsidDel="00DE0202">
                <w:rPr>
                  <w:rFonts w:cs="Arial"/>
                </w:rPr>
                <w:delText xml:space="preserve">El sistema muestra el listado de registros resultado de la consulta paginado y con el orden por defecto </w:delText>
              </w:r>
            </w:del>
            <w:del w:id="700" w:author="OLIVARES MARTINEZ FERNANDO JESUS" w:date="2026-08-17T11:40:00Z">
              <w:r w:rsidDel="00E0706F">
                <w:rPr>
                  <w:rFonts w:cs="Arial"/>
                </w:rPr>
                <w:delText>(</w:delText>
              </w:r>
              <w:commentRangeStart w:id="701"/>
              <w:r w:rsidDel="00E0706F">
                <w:rPr>
                  <w:rFonts w:cs="Arial"/>
                </w:rPr>
                <w:delText>código ASC</w:delText>
              </w:r>
              <w:commentRangeEnd w:id="701"/>
              <w:r w:rsidDel="00E0706F">
                <w:rPr>
                  <w:rStyle w:val="Refdecomentario"/>
                  <w:rFonts w:asciiTheme="minorHAnsi" w:eastAsiaTheme="minorHAnsi" w:hAnsiTheme="minorHAnsi" w:cstheme="minorBidi"/>
                  <w:lang w:eastAsia="en-US"/>
                </w:rPr>
                <w:commentReference w:id="701"/>
              </w:r>
              <w:r w:rsidDel="00E0706F">
                <w:rPr>
                  <w:rFonts w:cs="Arial"/>
                </w:rPr>
                <w:delText>)</w:delText>
              </w:r>
            </w:del>
          </w:p>
        </w:tc>
      </w:tr>
      <w:tr w:rsidR="00854B7A" w:rsidRPr="00381C0B" w14:paraId="775712F7" w14:textId="77777777" w:rsidTr="00854B7A">
        <w:tblPrEx>
          <w:tblPrExChange w:id="702" w:author="OLIVARES MARTINEZ FERNANDO JESUS" w:date="2026-08-20T17:29:00Z">
            <w:tblPrEx>
              <w:tblW w:w="9351" w:type="dxa"/>
              <w:tblLayout w:type="fixed"/>
            </w:tblPrEx>
          </w:tblPrExChange>
        </w:tblPrEx>
        <w:trPr>
          <w:trPrChange w:id="703" w:author="OLIVARES MARTINEZ FERNANDO JESUS" w:date="2026-08-20T17:29:00Z">
            <w:trPr>
              <w:gridAfter w:val="0"/>
            </w:trPr>
          </w:trPrChange>
        </w:trPr>
        <w:tc>
          <w:tcPr>
            <w:tcW w:w="2689" w:type="dxa"/>
            <w:vMerge/>
            <w:shd w:val="clear" w:color="auto" w:fill="DEEAF6" w:themeFill="accent1" w:themeFillTint="33"/>
            <w:tcPrChange w:id="704" w:author="OLIVARES MARTINEZ FERNANDO JESUS" w:date="2026-08-20T17:29:00Z">
              <w:tcPr>
                <w:tcW w:w="3961" w:type="dxa"/>
                <w:gridSpan w:val="2"/>
                <w:vMerge/>
                <w:shd w:val="clear" w:color="auto" w:fill="DEEAF6" w:themeFill="accent1" w:themeFillTint="33"/>
              </w:tcPr>
            </w:tcPrChange>
          </w:tcPr>
          <w:p w14:paraId="62240E81" w14:textId="77777777" w:rsidR="00DE0202" w:rsidRPr="00381C0B" w:rsidRDefault="00DE0202" w:rsidP="00DE0202">
            <w:pPr>
              <w:spacing w:after="0" w:line="240" w:lineRule="auto"/>
              <w:rPr>
                <w:rFonts w:cs="Arial"/>
              </w:rPr>
            </w:pPr>
          </w:p>
        </w:tc>
        <w:tc>
          <w:tcPr>
            <w:tcW w:w="850" w:type="dxa"/>
            <w:tcPrChange w:id="705" w:author="OLIVARES MARTINEZ FERNANDO JESUS" w:date="2026-08-20T17:29:00Z">
              <w:tcPr>
                <w:tcW w:w="972" w:type="dxa"/>
              </w:tcPr>
            </w:tcPrChange>
          </w:tcPr>
          <w:p w14:paraId="1C4D6513" w14:textId="506A6E91" w:rsidR="00DE0202" w:rsidRDefault="00DE0202" w:rsidP="00DE0202">
            <w:pPr>
              <w:spacing w:after="0" w:line="240" w:lineRule="auto"/>
              <w:rPr>
                <w:rFonts w:cs="Arial"/>
              </w:rPr>
            </w:pPr>
            <w:ins w:id="706" w:author="OLIVARES MARTINEZ FERNANDO JESUS" w:date="2026-08-20T17:17:00Z">
              <w:r>
                <w:rPr>
                  <w:rFonts w:cs="Arial"/>
                </w:rPr>
                <w:t>8.1</w:t>
              </w:r>
            </w:ins>
            <w:del w:id="707" w:author="OLIVARES MARTINEZ FERNANDO JESUS" w:date="2026-08-20T17:16:00Z">
              <w:r w:rsidDel="00DE0202">
                <w:rPr>
                  <w:rFonts w:cs="Arial"/>
                </w:rPr>
                <w:delText>8.1</w:delText>
              </w:r>
            </w:del>
          </w:p>
        </w:tc>
        <w:tc>
          <w:tcPr>
            <w:tcW w:w="5812" w:type="dxa"/>
            <w:tcPrChange w:id="708" w:author="OLIVARES MARTINEZ FERNANDO JESUS" w:date="2026-08-20T17:29:00Z">
              <w:tcPr>
                <w:tcW w:w="4418" w:type="dxa"/>
              </w:tcPr>
            </w:tcPrChange>
          </w:tcPr>
          <w:p w14:paraId="602B4731" w14:textId="1E2082CD" w:rsidR="00DE0202" w:rsidRDefault="00DE0202" w:rsidP="00DE0202">
            <w:pPr>
              <w:spacing w:after="0" w:line="240" w:lineRule="auto"/>
              <w:rPr>
                <w:rFonts w:cs="Arial"/>
              </w:rPr>
            </w:pPr>
            <w:ins w:id="709" w:author="OLIVARES MARTINEZ FERNANDO JESUS" w:date="2026-08-20T17:17:00Z">
              <w:r w:rsidRPr="00D10FC1">
                <w:rPr>
                  <w:rFonts w:cs="Arial"/>
                </w:rPr>
                <w:t>El sistema no encuentra registros</w:t>
              </w:r>
            </w:ins>
            <w:del w:id="710" w:author="OLIVARES MARTINEZ FERNANDO JESUS" w:date="2026-08-20T17:16:00Z">
              <w:r w:rsidRPr="00D10FC1" w:rsidDel="00DE0202">
                <w:rPr>
                  <w:rFonts w:cs="Arial"/>
                </w:rPr>
                <w:delText>El sistema no encuentra registros</w:delText>
              </w:r>
            </w:del>
          </w:p>
        </w:tc>
      </w:tr>
      <w:tr w:rsidR="00854B7A" w:rsidRPr="00381C0B" w14:paraId="624FB7FF" w14:textId="77777777" w:rsidTr="00854B7A">
        <w:tblPrEx>
          <w:tblPrExChange w:id="711" w:author="OLIVARES MARTINEZ FERNANDO JESUS" w:date="2026-08-20T17:29:00Z">
            <w:tblPrEx>
              <w:tblW w:w="9351" w:type="dxa"/>
              <w:tblLayout w:type="fixed"/>
            </w:tblPrEx>
          </w:tblPrExChange>
        </w:tblPrEx>
        <w:trPr>
          <w:trPrChange w:id="712" w:author="OLIVARES MARTINEZ FERNANDO JESUS" w:date="2026-08-20T17:29:00Z">
            <w:trPr>
              <w:gridAfter w:val="0"/>
            </w:trPr>
          </w:trPrChange>
        </w:trPr>
        <w:tc>
          <w:tcPr>
            <w:tcW w:w="2689" w:type="dxa"/>
            <w:vMerge/>
            <w:shd w:val="clear" w:color="auto" w:fill="DEEAF6" w:themeFill="accent1" w:themeFillTint="33"/>
            <w:tcPrChange w:id="713" w:author="OLIVARES MARTINEZ FERNANDO JESUS" w:date="2026-08-20T17:29:00Z">
              <w:tcPr>
                <w:tcW w:w="3961" w:type="dxa"/>
                <w:gridSpan w:val="2"/>
                <w:vMerge/>
                <w:shd w:val="clear" w:color="auto" w:fill="DEEAF6" w:themeFill="accent1" w:themeFillTint="33"/>
              </w:tcPr>
            </w:tcPrChange>
          </w:tcPr>
          <w:p w14:paraId="4EECAE35" w14:textId="77777777" w:rsidR="00DE0202" w:rsidRPr="00381C0B" w:rsidRDefault="00DE0202" w:rsidP="00DE0202">
            <w:pPr>
              <w:spacing w:after="0" w:line="240" w:lineRule="auto"/>
              <w:rPr>
                <w:rFonts w:cs="Arial"/>
              </w:rPr>
            </w:pPr>
          </w:p>
        </w:tc>
        <w:tc>
          <w:tcPr>
            <w:tcW w:w="850" w:type="dxa"/>
            <w:tcPrChange w:id="714" w:author="OLIVARES MARTINEZ FERNANDO JESUS" w:date="2026-08-20T17:29:00Z">
              <w:tcPr>
                <w:tcW w:w="972" w:type="dxa"/>
              </w:tcPr>
            </w:tcPrChange>
          </w:tcPr>
          <w:p w14:paraId="68E3FED8" w14:textId="6046A8F2" w:rsidR="00DE0202" w:rsidRDefault="00DE0202" w:rsidP="00DE0202">
            <w:pPr>
              <w:spacing w:after="0" w:line="240" w:lineRule="auto"/>
              <w:rPr>
                <w:rFonts w:cs="Arial"/>
              </w:rPr>
            </w:pPr>
            <w:ins w:id="715" w:author="OLIVARES MARTINEZ FERNANDO JESUS" w:date="2026-08-20T17:17:00Z">
              <w:r>
                <w:rPr>
                  <w:rFonts w:cs="Arial"/>
                </w:rPr>
                <w:t>8.2</w:t>
              </w:r>
            </w:ins>
            <w:del w:id="716" w:author="OLIVARES MARTINEZ FERNANDO JESUS" w:date="2026-08-20T17:16:00Z">
              <w:r w:rsidDel="00DE0202">
                <w:rPr>
                  <w:rFonts w:cs="Arial"/>
                </w:rPr>
                <w:delText>8.2</w:delText>
              </w:r>
            </w:del>
          </w:p>
        </w:tc>
        <w:tc>
          <w:tcPr>
            <w:tcW w:w="5812" w:type="dxa"/>
            <w:tcPrChange w:id="717" w:author="OLIVARES MARTINEZ FERNANDO JESUS" w:date="2026-08-20T17:29:00Z">
              <w:tcPr>
                <w:tcW w:w="4418" w:type="dxa"/>
              </w:tcPr>
            </w:tcPrChange>
          </w:tcPr>
          <w:p w14:paraId="11CC27C7" w14:textId="77777777" w:rsidR="00DE0202" w:rsidRDefault="00DE0202" w:rsidP="00DE0202">
            <w:pPr>
              <w:spacing w:after="0" w:line="240" w:lineRule="auto"/>
              <w:rPr>
                <w:ins w:id="718" w:author="OLIVARES MARTINEZ FERNANDO JESUS" w:date="2026-08-20T17:17:00Z"/>
                <w:rFonts w:cs="Arial"/>
              </w:rPr>
            </w:pPr>
            <w:ins w:id="719" w:author="OLIVARES MARTINEZ FERNANDO JESUS" w:date="2026-08-20T17:17:00Z">
              <w:r>
                <w:rPr>
                  <w:rFonts w:cs="Arial"/>
                </w:rPr>
                <w:t>El sistema presenta el listado vacío</w:t>
              </w:r>
            </w:ins>
          </w:p>
          <w:p w14:paraId="383871E3" w14:textId="77A47A73" w:rsidR="00DE0202" w:rsidDel="00DE0202" w:rsidRDefault="00DE0202" w:rsidP="00DE0202">
            <w:pPr>
              <w:spacing w:after="0" w:line="240" w:lineRule="auto"/>
              <w:rPr>
                <w:del w:id="720" w:author="OLIVARES MARTINEZ FERNANDO JESUS" w:date="2026-08-20T17:16:00Z"/>
                <w:rFonts w:cs="Arial"/>
              </w:rPr>
            </w:pPr>
            <w:del w:id="721" w:author="OLIVARES MARTINEZ FERNANDO JESUS" w:date="2026-08-20T17:16:00Z">
              <w:r w:rsidDel="00DE0202">
                <w:rPr>
                  <w:rFonts w:cs="Arial"/>
                </w:rPr>
                <w:delText>El sistema presenta el listado vacío</w:delText>
              </w:r>
            </w:del>
          </w:p>
          <w:p w14:paraId="0DB48B46" w14:textId="77777777" w:rsidR="00DE0202" w:rsidRDefault="00DE0202" w:rsidP="00DE0202">
            <w:pPr>
              <w:spacing w:after="0" w:line="240" w:lineRule="auto"/>
              <w:rPr>
                <w:rFonts w:cs="Arial"/>
              </w:rPr>
            </w:pPr>
          </w:p>
        </w:tc>
      </w:tr>
      <w:tr w:rsidR="00854B7A" w:rsidRPr="00381C0B" w14:paraId="0BB9408D" w14:textId="77777777" w:rsidTr="00854B7A">
        <w:tblPrEx>
          <w:tblPrExChange w:id="722" w:author="OLIVARES MARTINEZ FERNANDO JESUS" w:date="2026-08-20T17:29:00Z">
            <w:tblPrEx>
              <w:tblW w:w="9351" w:type="dxa"/>
              <w:tblLayout w:type="fixed"/>
            </w:tblPrEx>
          </w:tblPrExChange>
        </w:tblPrEx>
        <w:trPr>
          <w:trPrChange w:id="723" w:author="OLIVARES MARTINEZ FERNANDO JESUS" w:date="2026-08-20T17:29:00Z">
            <w:trPr>
              <w:gridAfter w:val="0"/>
            </w:trPr>
          </w:trPrChange>
        </w:trPr>
        <w:tc>
          <w:tcPr>
            <w:tcW w:w="2689" w:type="dxa"/>
            <w:vMerge/>
            <w:shd w:val="clear" w:color="auto" w:fill="DEEAF6" w:themeFill="accent1" w:themeFillTint="33"/>
            <w:tcPrChange w:id="724" w:author="OLIVARES MARTINEZ FERNANDO JESUS" w:date="2026-08-20T17:29:00Z">
              <w:tcPr>
                <w:tcW w:w="3961" w:type="dxa"/>
                <w:gridSpan w:val="2"/>
                <w:vMerge/>
                <w:shd w:val="clear" w:color="auto" w:fill="DEEAF6" w:themeFill="accent1" w:themeFillTint="33"/>
              </w:tcPr>
            </w:tcPrChange>
          </w:tcPr>
          <w:p w14:paraId="627F8AB6" w14:textId="77777777" w:rsidR="00DE0202" w:rsidRPr="00381C0B" w:rsidRDefault="00DE0202" w:rsidP="00DE0202">
            <w:pPr>
              <w:spacing w:after="0" w:line="240" w:lineRule="auto"/>
              <w:rPr>
                <w:rFonts w:cs="Arial"/>
              </w:rPr>
            </w:pPr>
          </w:p>
        </w:tc>
        <w:tc>
          <w:tcPr>
            <w:tcW w:w="850" w:type="dxa"/>
            <w:tcPrChange w:id="725" w:author="OLIVARES MARTINEZ FERNANDO JESUS" w:date="2026-08-20T17:29:00Z">
              <w:tcPr>
                <w:tcW w:w="972" w:type="dxa"/>
              </w:tcPr>
            </w:tcPrChange>
          </w:tcPr>
          <w:p w14:paraId="51F9410E" w14:textId="601ECB4B" w:rsidR="00DE0202" w:rsidRDefault="00DE0202" w:rsidP="00DE0202">
            <w:pPr>
              <w:spacing w:after="0" w:line="240" w:lineRule="auto"/>
              <w:rPr>
                <w:rFonts w:cs="Arial"/>
              </w:rPr>
            </w:pPr>
            <w:ins w:id="726" w:author="OLIVARES MARTINEZ FERNANDO JESUS" w:date="2026-08-20T17:17:00Z">
              <w:r>
                <w:rPr>
                  <w:rFonts w:cs="Arial"/>
                </w:rPr>
                <w:t>9</w:t>
              </w:r>
            </w:ins>
            <w:del w:id="727" w:author="OLIVARES MARTINEZ FERNANDO JESUS" w:date="2026-08-20T17:16:00Z">
              <w:r w:rsidDel="00DE0202">
                <w:rPr>
                  <w:rFonts w:cs="Arial"/>
                </w:rPr>
                <w:delText>9</w:delText>
              </w:r>
            </w:del>
          </w:p>
        </w:tc>
        <w:tc>
          <w:tcPr>
            <w:tcW w:w="5812" w:type="dxa"/>
            <w:tcPrChange w:id="728" w:author="OLIVARES MARTINEZ FERNANDO JESUS" w:date="2026-08-20T17:29:00Z">
              <w:tcPr>
                <w:tcW w:w="4418" w:type="dxa"/>
              </w:tcPr>
            </w:tcPrChange>
          </w:tcPr>
          <w:p w14:paraId="6241A73A" w14:textId="1869D976" w:rsidR="00DE0202" w:rsidRDefault="00DE0202" w:rsidP="00DE0202">
            <w:pPr>
              <w:spacing w:after="0" w:line="240" w:lineRule="auto"/>
              <w:rPr>
                <w:rFonts w:cs="Arial"/>
              </w:rPr>
            </w:pPr>
            <w:ins w:id="729" w:author="OLIVARES MARTINEZ FERNANDO JESUS" w:date="2026-08-20T17:17:00Z">
              <w:r>
                <w:t>Fin exitoso del caso de uso</w:t>
              </w:r>
            </w:ins>
            <w:del w:id="730" w:author="OLIVARES MARTINEZ FERNANDO JESUS" w:date="2026-08-20T17:16:00Z">
              <w:r w:rsidDel="00DE0202">
                <w:delText>Fin exitoso del caso de uso</w:delText>
              </w:r>
            </w:del>
          </w:p>
        </w:tc>
      </w:tr>
      <w:tr w:rsidR="00DE0202" w:rsidRPr="00381C0B" w14:paraId="71BC538E" w14:textId="77777777" w:rsidTr="00854B7A">
        <w:tc>
          <w:tcPr>
            <w:tcW w:w="2689" w:type="dxa"/>
            <w:shd w:val="clear" w:color="auto" w:fill="DEEAF6" w:themeFill="accent1" w:themeFillTint="33"/>
            <w:tcPrChange w:id="731" w:author="OLIVARES MARTINEZ FERNANDO JESUS" w:date="2026-08-20T17:29:00Z">
              <w:tcPr>
                <w:tcW w:w="2460" w:type="dxa"/>
                <w:gridSpan w:val="2"/>
                <w:shd w:val="clear" w:color="auto" w:fill="DEEAF6" w:themeFill="accent1" w:themeFillTint="33"/>
              </w:tcPr>
            </w:tcPrChange>
          </w:tcPr>
          <w:p w14:paraId="78993EF5" w14:textId="20251829" w:rsidR="00DE0202" w:rsidRPr="00381C0B" w:rsidRDefault="00DE0202" w:rsidP="00DE0202">
            <w:pPr>
              <w:spacing w:after="0" w:line="240" w:lineRule="auto"/>
              <w:rPr>
                <w:rFonts w:cs="Arial"/>
              </w:rPr>
            </w:pPr>
            <w:proofErr w:type="spellStart"/>
            <w:ins w:id="732" w:author="OLIVARES MARTINEZ FERNANDO JESUS" w:date="2026-08-20T17:17:00Z">
              <w:r w:rsidRPr="00381C0B">
                <w:rPr>
                  <w:rFonts w:cs="Arial"/>
                </w:rPr>
                <w:t>PostCondición</w:t>
              </w:r>
            </w:ins>
            <w:proofErr w:type="spellEnd"/>
            <w:del w:id="733" w:author="OLIVARES MARTINEZ FERNANDO JESUS" w:date="2026-08-20T17:16:00Z">
              <w:r w:rsidRPr="00381C0B" w:rsidDel="00DE0202">
                <w:rPr>
                  <w:rFonts w:cs="Arial"/>
                </w:rPr>
                <w:delText>PostCondición</w:delText>
              </w:r>
            </w:del>
          </w:p>
        </w:tc>
        <w:tc>
          <w:tcPr>
            <w:tcW w:w="6662" w:type="dxa"/>
            <w:gridSpan w:val="2"/>
            <w:tcPrChange w:id="734" w:author="OLIVARES MARTINEZ FERNANDO JESUS" w:date="2026-08-20T17:29:00Z">
              <w:tcPr>
                <w:tcW w:w="6228" w:type="dxa"/>
                <w:gridSpan w:val="3"/>
              </w:tcPr>
            </w:tcPrChange>
          </w:tcPr>
          <w:p w14:paraId="2A1138C9" w14:textId="4A1CA919" w:rsidR="00DE0202" w:rsidRPr="00381C0B" w:rsidRDefault="00DE0202" w:rsidP="00DE0202">
            <w:pPr>
              <w:spacing w:after="0" w:line="240" w:lineRule="auto"/>
              <w:rPr>
                <w:rFonts w:cs="Arial"/>
              </w:rPr>
            </w:pPr>
            <w:ins w:id="735" w:author="OLIVARES MARTINEZ FERNANDO JESUS" w:date="2026-08-20T17:17:00Z">
              <w:r w:rsidRPr="00D85F39">
                <w:rPr>
                  <w:rFonts w:cs="Arial"/>
                </w:rPr>
                <w:t xml:space="preserve">Los </w:t>
              </w:r>
              <w:r>
                <w:rPr>
                  <w:rFonts w:cs="Arial"/>
                </w:rPr>
                <w:t>registros de la tabla maestra</w:t>
              </w:r>
              <w:r w:rsidRPr="00D85F39">
                <w:rPr>
                  <w:rFonts w:cs="Arial"/>
                </w:rPr>
                <w:t xml:space="preserve"> se muestran correctamente</w:t>
              </w:r>
              <w:r>
                <w:rPr>
                  <w:rFonts w:cs="Arial"/>
                </w:rPr>
                <w:t xml:space="preserve"> o se informan los problemas al usuario.</w:t>
              </w:r>
            </w:ins>
            <w:del w:id="736" w:author="OLIVARES MARTINEZ FERNANDO JESUS" w:date="2026-08-20T17:16:00Z">
              <w:r w:rsidRPr="00D85F39" w:rsidDel="00DE0202">
                <w:rPr>
                  <w:rFonts w:cs="Arial"/>
                </w:rPr>
                <w:delText xml:space="preserve">Los </w:delText>
              </w:r>
              <w:r w:rsidDel="00DE0202">
                <w:rPr>
                  <w:rFonts w:cs="Arial"/>
                </w:rPr>
                <w:delText>registros de la tabla de configuración</w:delText>
              </w:r>
              <w:r w:rsidRPr="00D85F39" w:rsidDel="00DE0202">
                <w:rPr>
                  <w:rFonts w:cs="Arial"/>
                </w:rPr>
                <w:delText xml:space="preserve"> se muestran correctamente</w:delText>
              </w:r>
              <w:r w:rsidDel="00DE0202">
                <w:rPr>
                  <w:rFonts w:cs="Arial"/>
                </w:rPr>
                <w:delText xml:space="preserve"> o se informan los problemas al usuario.</w:delText>
              </w:r>
            </w:del>
          </w:p>
        </w:tc>
      </w:tr>
      <w:tr w:rsidR="00DE0202" w:rsidRPr="00381C0B" w14:paraId="1A1BB6F1" w14:textId="77777777" w:rsidTr="00854B7A">
        <w:tc>
          <w:tcPr>
            <w:tcW w:w="2689" w:type="dxa"/>
            <w:shd w:val="clear" w:color="auto" w:fill="DEEAF6" w:themeFill="accent1" w:themeFillTint="33"/>
            <w:tcPrChange w:id="737" w:author="OLIVARES MARTINEZ FERNANDO JESUS" w:date="2026-08-20T17:29:00Z">
              <w:tcPr>
                <w:tcW w:w="2460" w:type="dxa"/>
                <w:gridSpan w:val="2"/>
                <w:shd w:val="clear" w:color="auto" w:fill="DEEAF6" w:themeFill="accent1" w:themeFillTint="33"/>
              </w:tcPr>
            </w:tcPrChange>
          </w:tcPr>
          <w:p w14:paraId="60DE54F0" w14:textId="488FF381" w:rsidR="00DE0202" w:rsidRPr="00381C0B" w:rsidRDefault="00DE0202" w:rsidP="00DE0202">
            <w:pPr>
              <w:spacing w:after="0" w:line="240" w:lineRule="auto"/>
              <w:rPr>
                <w:rFonts w:cs="Arial"/>
              </w:rPr>
            </w:pPr>
            <w:ins w:id="738" w:author="OLIVARES MARTINEZ FERNANDO JESUS" w:date="2026-08-20T17:17:00Z">
              <w:r w:rsidRPr="00381C0B">
                <w:rPr>
                  <w:rFonts w:cs="Arial"/>
                </w:rPr>
                <w:t>Comentarios</w:t>
              </w:r>
            </w:ins>
            <w:del w:id="739" w:author="OLIVARES MARTINEZ FERNANDO JESUS" w:date="2026-08-20T17:16:00Z">
              <w:r w:rsidRPr="00381C0B" w:rsidDel="00DE0202">
                <w:rPr>
                  <w:rFonts w:cs="Arial"/>
                </w:rPr>
                <w:delText>Comentarios</w:delText>
              </w:r>
            </w:del>
          </w:p>
        </w:tc>
        <w:tc>
          <w:tcPr>
            <w:tcW w:w="6662" w:type="dxa"/>
            <w:gridSpan w:val="2"/>
            <w:tcPrChange w:id="740" w:author="OLIVARES MARTINEZ FERNANDO JESUS" w:date="2026-08-20T17:29:00Z">
              <w:tcPr>
                <w:tcW w:w="6228" w:type="dxa"/>
                <w:gridSpan w:val="3"/>
              </w:tcPr>
            </w:tcPrChange>
          </w:tcPr>
          <w:p w14:paraId="4C6D59D2" w14:textId="77777777" w:rsidR="00DE0202" w:rsidRPr="00381C0B" w:rsidRDefault="00DE0202" w:rsidP="00DE0202">
            <w:pPr>
              <w:spacing w:after="0" w:line="240" w:lineRule="auto"/>
              <w:contextualSpacing/>
              <w:rPr>
                <w:rFonts w:cs="Arial"/>
                <w:color w:val="FF0000"/>
              </w:rPr>
            </w:pPr>
          </w:p>
        </w:tc>
      </w:tr>
      <w:tr w:rsidR="00DE0202" w:rsidRPr="00BB4FAC" w14:paraId="77626206" w14:textId="77777777" w:rsidTr="00854B7A">
        <w:tc>
          <w:tcPr>
            <w:tcW w:w="2689" w:type="dxa"/>
            <w:shd w:val="clear" w:color="auto" w:fill="DEEAF6" w:themeFill="accent1" w:themeFillTint="33"/>
            <w:tcPrChange w:id="741" w:author="OLIVARES MARTINEZ FERNANDO JESUS" w:date="2026-08-20T17:29:00Z">
              <w:tcPr>
                <w:tcW w:w="2460" w:type="dxa"/>
                <w:gridSpan w:val="2"/>
                <w:shd w:val="clear" w:color="auto" w:fill="DEEAF6" w:themeFill="accent1" w:themeFillTint="33"/>
              </w:tcPr>
            </w:tcPrChange>
          </w:tcPr>
          <w:p w14:paraId="3445F360" w14:textId="557D8A62" w:rsidR="00DE0202" w:rsidRPr="00381C0B" w:rsidRDefault="00DE0202" w:rsidP="00DE0202">
            <w:pPr>
              <w:spacing w:after="0" w:line="240" w:lineRule="auto"/>
              <w:rPr>
                <w:rFonts w:cs="Arial"/>
              </w:rPr>
            </w:pPr>
            <w:ins w:id="742" w:author="OLIVARES MARTINEZ FERNANDO JESUS" w:date="2026-08-20T17:17:00Z">
              <w:r>
                <w:rPr>
                  <w:rFonts w:cs="Arial"/>
                </w:rPr>
                <w:t>Procesos</w:t>
              </w:r>
            </w:ins>
            <w:del w:id="743" w:author="OLIVARES MARTINEZ FERNANDO JESUS" w:date="2026-08-20T17:16:00Z">
              <w:r w:rsidDel="00DE0202">
                <w:rPr>
                  <w:rFonts w:cs="Arial"/>
                </w:rPr>
                <w:delText>Procesos</w:delText>
              </w:r>
            </w:del>
          </w:p>
        </w:tc>
        <w:tc>
          <w:tcPr>
            <w:tcW w:w="6662" w:type="dxa"/>
            <w:gridSpan w:val="2"/>
            <w:tcPrChange w:id="744" w:author="OLIVARES MARTINEZ FERNANDO JESUS" w:date="2026-08-20T17:29:00Z">
              <w:tcPr>
                <w:tcW w:w="6228" w:type="dxa"/>
                <w:gridSpan w:val="3"/>
              </w:tcPr>
            </w:tcPrChange>
          </w:tcPr>
          <w:p w14:paraId="7A9669B6" w14:textId="63D2F279" w:rsidR="00DE0202" w:rsidRPr="00E0706F" w:rsidRDefault="00DE0202" w:rsidP="00DE0202">
            <w:pPr>
              <w:spacing w:after="0" w:line="240" w:lineRule="auto"/>
              <w:contextualSpacing/>
              <w:rPr>
                <w:rPrChange w:id="745" w:author="OLIVARES MARTINEZ FERNANDO JESUS" w:date="2026-08-17T11:40:00Z">
                  <w:rPr>
                    <w:lang w:val="en-US"/>
                  </w:rPr>
                </w:rPrChange>
              </w:rPr>
            </w:pPr>
            <w:ins w:id="746" w:author="OLIVARES MARTINEZ FERNANDO JESUS" w:date="2026-08-20T17:17:00Z">
              <w:r w:rsidRPr="00311DED">
                <w:t>SIA_PRGESDAT</w:t>
              </w:r>
            </w:ins>
            <w:ins w:id="747" w:author="OLIVARES MARTINEZ FERNANDO JESUS" w:date="2026-08-20T17:19:00Z">
              <w:r>
                <w:t>EJE</w:t>
              </w:r>
            </w:ins>
            <w:ins w:id="748" w:author="OLIVARES MARTINEZ FERNANDO JESUS" w:date="2026-08-20T17:17:00Z">
              <w:r w:rsidRPr="00311DED">
                <w:t xml:space="preserve">01 - </w:t>
              </w:r>
              <w:proofErr w:type="spellStart"/>
              <w:r w:rsidRPr="00311DED">
                <w:t>ConsultarRegistros</w:t>
              </w:r>
              <w:proofErr w:type="spellEnd"/>
              <w:r w:rsidRPr="00311DED">
                <w:t xml:space="preserve"> &lt;&lt;Tabla Maestra&gt;&gt;</w:t>
              </w:r>
            </w:ins>
            <w:del w:id="749" w:author="OLIVARES MARTINEZ FERNANDO JESUS" w:date="2026-08-20T17:16:00Z">
              <w:r w:rsidRPr="00140710" w:rsidDel="00DE0202">
                <w:delText>SIA_PR</w:delText>
              </w:r>
              <w:commentRangeStart w:id="750"/>
              <w:r w:rsidRPr="00140710" w:rsidDel="00DE0202">
                <w:delText>GESCNFPAR01</w:delText>
              </w:r>
              <w:commentRangeEnd w:id="750"/>
              <w:r w:rsidDel="00DE0202">
                <w:rPr>
                  <w:rStyle w:val="Refdecomentario"/>
                  <w:rFonts w:asciiTheme="minorHAnsi" w:eastAsiaTheme="minorHAnsi" w:hAnsiTheme="minorHAnsi" w:cstheme="minorBidi"/>
                  <w:lang w:eastAsia="en-US"/>
                </w:rPr>
                <w:commentReference w:id="750"/>
              </w:r>
              <w:r w:rsidRPr="00140710" w:rsidDel="00DE0202">
                <w:delText xml:space="preserve"> - Consultar </w:delText>
              </w:r>
            </w:del>
            <w:del w:id="751" w:author="OLIVARES MARTINEZ FERNANDO JESUS" w:date="2026-08-17T11:56:00Z">
              <w:r w:rsidRPr="00140710" w:rsidDel="00257963">
                <w:delText>Parámetros</w:delText>
              </w:r>
            </w:del>
          </w:p>
        </w:tc>
      </w:tr>
      <w:tr w:rsidR="00DE0202" w:rsidRPr="00381C0B" w14:paraId="30D9D4D2" w14:textId="77777777" w:rsidTr="00854B7A">
        <w:tc>
          <w:tcPr>
            <w:tcW w:w="2689" w:type="dxa"/>
            <w:shd w:val="clear" w:color="auto" w:fill="DEEAF6" w:themeFill="accent1" w:themeFillTint="33"/>
            <w:tcPrChange w:id="752" w:author="OLIVARES MARTINEZ FERNANDO JESUS" w:date="2026-08-20T17:29:00Z">
              <w:tcPr>
                <w:tcW w:w="2460" w:type="dxa"/>
                <w:gridSpan w:val="2"/>
                <w:shd w:val="clear" w:color="auto" w:fill="DEEAF6" w:themeFill="accent1" w:themeFillTint="33"/>
              </w:tcPr>
            </w:tcPrChange>
          </w:tcPr>
          <w:p w14:paraId="14578A93" w14:textId="4E720506" w:rsidR="00DE0202" w:rsidRDefault="00DE0202" w:rsidP="00DE0202">
            <w:pPr>
              <w:spacing w:after="0" w:line="240" w:lineRule="auto"/>
              <w:rPr>
                <w:rFonts w:cs="Arial"/>
              </w:rPr>
            </w:pPr>
            <w:ins w:id="753" w:author="OLIVARES MARTINEZ FERNANDO JESUS" w:date="2026-08-20T17:17:00Z">
              <w:r>
                <w:rPr>
                  <w:rFonts w:cs="Arial"/>
                </w:rPr>
                <w:t>Interfaces</w:t>
              </w:r>
            </w:ins>
            <w:del w:id="754" w:author="OLIVARES MARTINEZ FERNANDO JESUS" w:date="2026-08-20T17:16:00Z">
              <w:r w:rsidDel="00DE0202">
                <w:rPr>
                  <w:rFonts w:cs="Arial"/>
                </w:rPr>
                <w:delText>Interfaces</w:delText>
              </w:r>
            </w:del>
          </w:p>
        </w:tc>
        <w:tc>
          <w:tcPr>
            <w:tcW w:w="6662" w:type="dxa"/>
            <w:gridSpan w:val="2"/>
            <w:tcPrChange w:id="755" w:author="OLIVARES MARTINEZ FERNANDO JESUS" w:date="2026-08-20T17:29:00Z">
              <w:tcPr>
                <w:tcW w:w="6228" w:type="dxa"/>
                <w:gridSpan w:val="3"/>
              </w:tcPr>
            </w:tcPrChange>
          </w:tcPr>
          <w:p w14:paraId="7D6BEFC2" w14:textId="4248402F" w:rsidR="00DE0202" w:rsidRDefault="00DE0202" w:rsidP="00DE0202">
            <w:pPr>
              <w:spacing w:after="0" w:line="240" w:lineRule="auto"/>
              <w:contextualSpacing/>
              <w:rPr>
                <w:rStyle w:val="Hipervnculo"/>
                <w:rFonts w:cs="Arial"/>
              </w:rPr>
            </w:pPr>
            <w:proofErr w:type="spellStart"/>
            <w:ins w:id="756" w:author="OLIVARES MARTINEZ FERNANDO JESUS" w:date="2026-08-20T17:17:00Z">
              <w:r w:rsidRPr="00470E3A">
                <w:rPr>
                  <w:rStyle w:val="Hipervnculo"/>
                  <w:rFonts w:cs="Arial"/>
                </w:rPr>
                <w:t>SIABOD.epgz</w:t>
              </w:r>
              <w:proofErr w:type="spellEnd"/>
              <w:r>
                <w:rPr>
                  <w:rStyle w:val="Hipervnculo"/>
                  <w:rFonts w:cs="Arial"/>
                </w:rPr>
                <w:t xml:space="preserve"> </w:t>
              </w:r>
              <w:r>
                <w:rPr>
                  <w:rStyle w:val="Hipervnculo"/>
                </w:rPr>
                <w:t>[</w:t>
              </w:r>
            </w:ins>
            <w:ins w:id="757" w:author="OLIVARES MARTINEZ FERNANDO JESUS" w:date="2026-08-20T17:19:00Z">
              <w:r>
                <w:rPr>
                  <w:rStyle w:val="Hipervnculo"/>
                </w:rPr>
                <w:t>Ejército</w:t>
              </w:r>
            </w:ins>
            <w:ins w:id="758" w:author="OLIVARES MARTINEZ FERNANDO JESUS" w:date="2026-08-20T17:17:00Z">
              <w:r>
                <w:rPr>
                  <w:rStyle w:val="Hipervnculo"/>
                </w:rPr>
                <w:t>]</w:t>
              </w:r>
            </w:ins>
            <w:del w:id="759" w:author="OLIVARES MARTINEZ FERNANDO JESUS" w:date="2026-08-20T17:16:00Z">
              <w:r w:rsidRPr="00470E3A" w:rsidDel="00DE0202">
                <w:rPr>
                  <w:rStyle w:val="Hipervnculo"/>
                  <w:rFonts w:cs="Arial"/>
                </w:rPr>
                <w:delText>SIABOD.</w:delText>
              </w:r>
              <w:r w:rsidDel="00DE0202">
                <w:rPr>
                  <w:rStyle w:val="Hipervnculo"/>
                  <w:rFonts w:cs="Arial"/>
                </w:rPr>
                <w:delText xml:space="preserve">CNF </w:delText>
              </w:r>
              <w:r w:rsidDel="00DE0202">
                <w:rPr>
                  <w:rStyle w:val="Hipervnculo"/>
                </w:rPr>
                <w:delText>[Parámetro]</w:delText>
              </w:r>
            </w:del>
          </w:p>
        </w:tc>
      </w:tr>
    </w:tbl>
    <w:p w14:paraId="2FC65322" w14:textId="77777777" w:rsidR="00F169DA" w:rsidRPr="00C05AED" w:rsidRDefault="00F169DA" w:rsidP="00F169DA"/>
    <w:p w14:paraId="4808E192" w14:textId="5CAB088A" w:rsidR="00EB7408" w:rsidRDefault="00EB7408" w:rsidP="00EB7408">
      <w:pPr>
        <w:pStyle w:val="Ttulo2"/>
        <w:numPr>
          <w:ilvl w:val="2"/>
          <w:numId w:val="1"/>
        </w:numPr>
        <w:rPr>
          <w:ins w:id="760" w:author="OLIVARES MARTINEZ FERNANDO JESUS" w:date="2026-08-20T17:21:00Z"/>
        </w:rPr>
      </w:pPr>
      <w:bookmarkStart w:id="761" w:name="_Toc229128606"/>
      <w:bookmarkStart w:id="762" w:name="_Toc238141064"/>
      <w:ins w:id="763" w:author="OLIVARES MARTINEZ FERNANDO JESUS" w:date="2026-08-20T17:21:00Z">
        <w:r w:rsidRPr="00D85F39">
          <w:t>SIA_CUGESDAT</w:t>
        </w:r>
        <w:r>
          <w:t>EJE</w:t>
        </w:r>
        <w:r w:rsidRPr="00D85F39">
          <w:t>02:</w:t>
        </w:r>
        <w:r>
          <w:t xml:space="preserve"> </w:t>
        </w:r>
        <w:r w:rsidRPr="00D85F39">
          <w:t>Crear &lt;&lt;</w:t>
        </w:r>
        <w:r>
          <w:t>Registro Maestro</w:t>
        </w:r>
        <w:r w:rsidRPr="00D85F39">
          <w:t>&gt;&gt;</w:t>
        </w:r>
        <w:bookmarkEnd w:id="761"/>
        <w:bookmarkEnd w:id="762"/>
      </w:ins>
    </w:p>
    <w:tbl>
      <w:tblPr>
        <w:tblStyle w:val="Tablaconcuadrcula"/>
        <w:tblW w:w="9856" w:type="dxa"/>
        <w:tblLook w:val="04A0" w:firstRow="1" w:lastRow="0" w:firstColumn="1" w:lastColumn="0" w:noHBand="0" w:noVBand="1"/>
      </w:tblPr>
      <w:tblGrid>
        <w:gridCol w:w="3628"/>
        <w:gridCol w:w="716"/>
        <w:gridCol w:w="5512"/>
        <w:tblGridChange w:id="764">
          <w:tblGrid>
            <w:gridCol w:w="3628"/>
            <w:gridCol w:w="1561"/>
            <w:gridCol w:w="52"/>
            <w:gridCol w:w="4615"/>
            <w:gridCol w:w="1"/>
          </w:tblGrid>
        </w:tblGridChange>
      </w:tblGrid>
      <w:tr w:rsidR="00854B7A" w:rsidRPr="00C20808" w14:paraId="51663FE1" w14:textId="77777777" w:rsidTr="00854B7A">
        <w:tc>
          <w:tcPr>
            <w:tcW w:w="3628" w:type="dxa"/>
            <w:shd w:val="clear" w:color="auto" w:fill="5B9BD5" w:themeFill="accent1"/>
          </w:tcPr>
          <w:p w14:paraId="72C2FE28" w14:textId="08FCD310" w:rsidR="00F169DA" w:rsidRPr="00C20808" w:rsidRDefault="00D85F39" w:rsidP="00CE021D">
            <w:pPr>
              <w:spacing w:after="0" w:line="240" w:lineRule="auto"/>
              <w:rPr>
                <w:rFonts w:cs="Arial"/>
                <w:b/>
                <w:bCs/>
                <w:color w:val="FFFFFF" w:themeColor="background1"/>
              </w:rPr>
            </w:pPr>
            <w:r w:rsidRPr="00D85F39">
              <w:rPr>
                <w:rFonts w:cs="Arial"/>
                <w:b/>
                <w:bCs/>
                <w:color w:val="FFFFFF" w:themeColor="background1"/>
              </w:rPr>
              <w:t>SIA_</w:t>
            </w:r>
            <w:del w:id="765" w:author="OLIVARES MARTINEZ FERNANDO JESUS" w:date="2026-08-20T17:30:00Z">
              <w:r w:rsidRPr="00D85F39" w:rsidDel="00854B7A">
                <w:rPr>
                  <w:rFonts w:cs="Arial"/>
                  <w:b/>
                  <w:bCs/>
                  <w:color w:val="FFFFFF" w:themeColor="background1"/>
                </w:rPr>
                <w:delText>CUGES</w:delText>
              </w:r>
              <w:r w:rsidR="00F4387E" w:rsidDel="00854B7A">
                <w:rPr>
                  <w:rFonts w:cs="Arial"/>
                  <w:b/>
                  <w:bCs/>
                  <w:color w:val="FFFFFF" w:themeColor="background1"/>
                </w:rPr>
                <w:delText>CNF</w:delText>
              </w:r>
              <w:r w:rsidRPr="00D85F39" w:rsidDel="00854B7A">
                <w:rPr>
                  <w:rFonts w:cs="Arial"/>
                  <w:b/>
                  <w:bCs/>
                  <w:color w:val="FFFFFF" w:themeColor="background1"/>
                </w:rPr>
                <w:delText>02</w:delText>
              </w:r>
            </w:del>
            <w:ins w:id="766" w:author="OLIVARES MARTINEZ FERNANDO JESUS" w:date="2026-08-20T17:30:00Z">
              <w:r w:rsidR="00854B7A" w:rsidRPr="00D85F39">
                <w:rPr>
                  <w:rFonts w:cs="Arial"/>
                  <w:b/>
                  <w:bCs/>
                  <w:color w:val="FFFFFF" w:themeColor="background1"/>
                </w:rPr>
                <w:t>CUGES</w:t>
              </w:r>
              <w:r w:rsidR="00854B7A">
                <w:rPr>
                  <w:rFonts w:cs="Arial"/>
                  <w:b/>
                  <w:bCs/>
                  <w:color w:val="FFFFFF" w:themeColor="background1"/>
                </w:rPr>
                <w:t>DATEJE</w:t>
              </w:r>
              <w:r w:rsidR="00854B7A" w:rsidRPr="00D85F39">
                <w:rPr>
                  <w:rFonts w:cs="Arial"/>
                  <w:b/>
                  <w:bCs/>
                  <w:color w:val="FFFFFF" w:themeColor="background1"/>
                </w:rPr>
                <w:t>02</w:t>
              </w:r>
            </w:ins>
          </w:p>
        </w:tc>
        <w:tc>
          <w:tcPr>
            <w:tcW w:w="6228" w:type="dxa"/>
            <w:gridSpan w:val="2"/>
            <w:shd w:val="clear" w:color="auto" w:fill="5B9BD5" w:themeFill="accent1"/>
          </w:tcPr>
          <w:p w14:paraId="3D9D2A22" w14:textId="2D9EF526" w:rsidR="00F169DA" w:rsidRPr="00C20808" w:rsidRDefault="00854B7A" w:rsidP="00CE021D">
            <w:pPr>
              <w:spacing w:after="0" w:line="240" w:lineRule="auto"/>
              <w:rPr>
                <w:rFonts w:cs="Arial"/>
                <w:b/>
                <w:bCs/>
                <w:color w:val="FFFFFF" w:themeColor="background1"/>
              </w:rPr>
            </w:pPr>
            <w:ins w:id="767" w:author="OLIVARES MARTINEZ FERNANDO JESUS" w:date="2026-08-20T17:28:00Z">
              <w:r w:rsidRPr="00D85F39">
                <w:t>Crear &lt;&lt;</w:t>
              </w:r>
              <w:r>
                <w:t>Registro Maestro</w:t>
              </w:r>
              <w:r w:rsidRPr="00D85F39">
                <w:t>&gt;&gt;</w:t>
              </w:r>
            </w:ins>
            <w:del w:id="768" w:author="OLIVARES MARTINEZ FERNANDO JESUS" w:date="2026-08-20T17:28:00Z">
              <w:r w:rsidR="00D85F39" w:rsidRPr="00D85F39" w:rsidDel="00854B7A">
                <w:rPr>
                  <w:rFonts w:cs="Arial"/>
                  <w:b/>
                  <w:bCs/>
                  <w:color w:val="FFFFFF" w:themeColor="background1"/>
                </w:rPr>
                <w:delText>Crear &lt;&lt;</w:delText>
              </w:r>
              <w:r w:rsidR="00F4387E" w:rsidDel="00854B7A">
                <w:rPr>
                  <w:rFonts w:cs="Arial"/>
                  <w:b/>
                  <w:bCs/>
                  <w:color w:val="FFFFFF" w:themeColor="background1"/>
                </w:rPr>
                <w:delText>Parámetro</w:delText>
              </w:r>
              <w:r w:rsidR="00D85F39" w:rsidRPr="00D85F39" w:rsidDel="00854B7A">
                <w:rPr>
                  <w:rFonts w:cs="Arial"/>
                  <w:b/>
                  <w:bCs/>
                  <w:color w:val="FFFFFF" w:themeColor="background1"/>
                </w:rPr>
                <w:delText>&gt;&gt;</w:delText>
              </w:r>
            </w:del>
          </w:p>
        </w:tc>
      </w:tr>
      <w:tr w:rsidR="00854B7A" w:rsidRPr="00381C0B" w14:paraId="18D66831" w14:textId="77777777" w:rsidTr="00854B7A">
        <w:tblPrEx>
          <w:tblW w:w="9856" w:type="dxa"/>
          <w:tblPrExChange w:id="769" w:author="OLIVARES MARTINEZ FERNANDO JESUS" w:date="2026-08-20T17:34:00Z">
            <w:tblPrEx>
              <w:tblW w:w="9856" w:type="dxa"/>
            </w:tblPrEx>
          </w:tblPrExChange>
        </w:tblPrEx>
        <w:trPr>
          <w:trPrChange w:id="770" w:author="OLIVARES MARTINEZ FERNANDO JESUS" w:date="2026-08-20T17:34:00Z">
            <w:trPr>
              <w:gridAfter w:val="0"/>
            </w:trPr>
          </w:trPrChange>
        </w:trPr>
        <w:tc>
          <w:tcPr>
            <w:tcW w:w="3628" w:type="dxa"/>
            <w:shd w:val="clear" w:color="auto" w:fill="DEEAF6" w:themeFill="accent1" w:themeFillTint="33"/>
            <w:tcPrChange w:id="771" w:author="OLIVARES MARTINEZ FERNANDO JESUS" w:date="2026-08-20T17:34:00Z">
              <w:tcPr>
                <w:tcW w:w="2689" w:type="dxa"/>
                <w:shd w:val="clear" w:color="auto" w:fill="DEEAF6" w:themeFill="accent1" w:themeFillTint="33"/>
              </w:tcPr>
            </w:tcPrChange>
          </w:tcPr>
          <w:p w14:paraId="5AAD794C" w14:textId="01B0EA8D" w:rsidR="00470E3A" w:rsidRPr="00381C0B" w:rsidRDefault="00470E3A" w:rsidP="00470E3A">
            <w:pPr>
              <w:spacing w:after="0" w:line="240" w:lineRule="auto"/>
              <w:rPr>
                <w:rFonts w:cs="Arial"/>
              </w:rPr>
            </w:pPr>
            <w:r w:rsidRPr="00381C0B">
              <w:rPr>
                <w:rFonts w:cs="Arial"/>
              </w:rPr>
              <w:t>Actores</w:t>
            </w:r>
          </w:p>
        </w:tc>
        <w:tc>
          <w:tcPr>
            <w:tcW w:w="6228" w:type="dxa"/>
            <w:gridSpan w:val="2"/>
            <w:tcPrChange w:id="772" w:author="OLIVARES MARTINEZ FERNANDO JESUS" w:date="2026-08-20T17:34:00Z">
              <w:tcPr>
                <w:tcW w:w="7167" w:type="dxa"/>
                <w:gridSpan w:val="3"/>
              </w:tcPr>
            </w:tcPrChange>
          </w:tcPr>
          <w:p w14:paraId="4C133B4A" w14:textId="2DD15C9A" w:rsidR="00470E3A" w:rsidRPr="00381C0B" w:rsidRDefault="00854B7A" w:rsidP="00470E3A">
            <w:pPr>
              <w:spacing w:after="0" w:line="240" w:lineRule="auto"/>
              <w:rPr>
                <w:rFonts w:cs="Arial"/>
              </w:rPr>
            </w:pPr>
            <w:ins w:id="773" w:author="OLIVARES MARTINEZ FERNANDO JESUS" w:date="2026-08-20T17:28:00Z">
              <w:r w:rsidRPr="0065682A">
                <w:rPr>
                  <w:rFonts w:cs="Arial"/>
                </w:rPr>
                <w:t>SIABOD_ADMINISTRADOR_TECNICO</w:t>
              </w:r>
              <w:r>
                <w:rPr>
                  <w:rFonts w:cs="Arial"/>
                </w:rPr>
                <w:t xml:space="preserve">, </w:t>
              </w:r>
              <w:r w:rsidRPr="0065682A">
                <w:rPr>
                  <w:rFonts w:cs="Arial"/>
                </w:rPr>
                <w:t>SIABOD_ADMINISTRADOR</w:t>
              </w:r>
            </w:ins>
            <w:del w:id="774" w:author="OLIVARES MARTINEZ FERNANDO JESUS" w:date="2026-08-20T17:28:00Z">
              <w:r w:rsidR="00470E3A" w:rsidRPr="0065682A" w:rsidDel="00854B7A">
                <w:rPr>
                  <w:rFonts w:cs="Arial"/>
                </w:rPr>
                <w:delText>SIABOD_ADMINISTRADOR_TECNICO</w:delText>
              </w:r>
            </w:del>
          </w:p>
        </w:tc>
      </w:tr>
      <w:tr w:rsidR="00854B7A" w:rsidRPr="00381C0B" w14:paraId="53500946" w14:textId="77777777" w:rsidTr="00854B7A">
        <w:tblPrEx>
          <w:tblW w:w="9856" w:type="dxa"/>
          <w:tblPrExChange w:id="775" w:author="OLIVARES MARTINEZ FERNANDO JESUS" w:date="2026-08-20T17:34:00Z">
            <w:tblPrEx>
              <w:tblW w:w="9856" w:type="dxa"/>
            </w:tblPrEx>
          </w:tblPrExChange>
        </w:tblPrEx>
        <w:trPr>
          <w:trPrChange w:id="776" w:author="OLIVARES MARTINEZ FERNANDO JESUS" w:date="2026-08-20T17:34:00Z">
            <w:trPr>
              <w:gridAfter w:val="0"/>
            </w:trPr>
          </w:trPrChange>
        </w:trPr>
        <w:tc>
          <w:tcPr>
            <w:tcW w:w="3628" w:type="dxa"/>
            <w:shd w:val="clear" w:color="auto" w:fill="DEEAF6" w:themeFill="accent1" w:themeFillTint="33"/>
            <w:tcPrChange w:id="777" w:author="OLIVARES MARTINEZ FERNANDO JESUS" w:date="2026-08-20T17:34:00Z">
              <w:tcPr>
                <w:tcW w:w="2689" w:type="dxa"/>
                <w:shd w:val="clear" w:color="auto" w:fill="DEEAF6" w:themeFill="accent1" w:themeFillTint="33"/>
              </w:tcPr>
            </w:tcPrChange>
          </w:tcPr>
          <w:p w14:paraId="7467DF43" w14:textId="7B22D9FE" w:rsidR="00470E3A" w:rsidRPr="00381C0B" w:rsidRDefault="00470E3A" w:rsidP="00470E3A">
            <w:pPr>
              <w:spacing w:after="0" w:line="240" w:lineRule="auto"/>
              <w:rPr>
                <w:rFonts w:cs="Arial"/>
              </w:rPr>
            </w:pPr>
            <w:r w:rsidRPr="00381C0B">
              <w:rPr>
                <w:rFonts w:cs="Arial"/>
              </w:rPr>
              <w:t>Dependencias</w:t>
            </w:r>
          </w:p>
        </w:tc>
        <w:tc>
          <w:tcPr>
            <w:tcW w:w="6228" w:type="dxa"/>
            <w:gridSpan w:val="2"/>
            <w:tcPrChange w:id="778" w:author="OLIVARES MARTINEZ FERNANDO JESUS" w:date="2026-08-20T17:34:00Z">
              <w:tcPr>
                <w:tcW w:w="7167" w:type="dxa"/>
                <w:gridSpan w:val="3"/>
              </w:tcPr>
            </w:tcPrChange>
          </w:tcPr>
          <w:p w14:paraId="4FED07C6" w14:textId="77777777" w:rsidR="00470E3A" w:rsidRPr="00381C0B" w:rsidRDefault="00470E3A" w:rsidP="00470E3A">
            <w:pPr>
              <w:spacing w:after="0" w:line="240" w:lineRule="auto"/>
              <w:rPr>
                <w:rFonts w:cs="Arial"/>
              </w:rPr>
            </w:pPr>
          </w:p>
        </w:tc>
      </w:tr>
      <w:tr w:rsidR="00854B7A" w:rsidRPr="00381C0B" w14:paraId="4867232C" w14:textId="77777777" w:rsidTr="00854B7A">
        <w:tblPrEx>
          <w:tblW w:w="9856" w:type="dxa"/>
          <w:tblPrExChange w:id="779" w:author="OLIVARES MARTINEZ FERNANDO JESUS" w:date="2026-08-20T17:34:00Z">
            <w:tblPrEx>
              <w:tblW w:w="9856" w:type="dxa"/>
            </w:tblPrEx>
          </w:tblPrExChange>
        </w:tblPrEx>
        <w:trPr>
          <w:trPrChange w:id="780" w:author="OLIVARES MARTINEZ FERNANDO JESUS" w:date="2026-08-20T17:34:00Z">
            <w:trPr>
              <w:gridAfter w:val="0"/>
            </w:trPr>
          </w:trPrChange>
        </w:trPr>
        <w:tc>
          <w:tcPr>
            <w:tcW w:w="3628" w:type="dxa"/>
            <w:shd w:val="clear" w:color="auto" w:fill="DEEAF6" w:themeFill="accent1" w:themeFillTint="33"/>
            <w:tcPrChange w:id="781" w:author="OLIVARES MARTINEZ FERNANDO JESUS" w:date="2026-08-20T17:34:00Z">
              <w:tcPr>
                <w:tcW w:w="2689" w:type="dxa"/>
                <w:shd w:val="clear" w:color="auto" w:fill="DEEAF6" w:themeFill="accent1" w:themeFillTint="33"/>
              </w:tcPr>
            </w:tcPrChange>
          </w:tcPr>
          <w:p w14:paraId="4080B42C" w14:textId="0311DD04" w:rsidR="00470E3A" w:rsidRPr="00381C0B" w:rsidRDefault="00470E3A" w:rsidP="00470E3A">
            <w:pPr>
              <w:spacing w:after="0" w:line="240" w:lineRule="auto"/>
              <w:rPr>
                <w:rFonts w:cs="Arial"/>
              </w:rPr>
            </w:pPr>
            <w:r w:rsidRPr="00381C0B">
              <w:rPr>
                <w:rFonts w:cs="Arial"/>
              </w:rPr>
              <w:t>Descripción</w:t>
            </w:r>
          </w:p>
        </w:tc>
        <w:tc>
          <w:tcPr>
            <w:tcW w:w="6228" w:type="dxa"/>
            <w:gridSpan w:val="2"/>
            <w:tcPrChange w:id="782" w:author="OLIVARES MARTINEZ FERNANDO JESUS" w:date="2026-08-20T17:34:00Z">
              <w:tcPr>
                <w:tcW w:w="7167" w:type="dxa"/>
                <w:gridSpan w:val="3"/>
              </w:tcPr>
            </w:tcPrChange>
          </w:tcPr>
          <w:p w14:paraId="248CCB7C" w14:textId="239E1960" w:rsidR="00470E3A" w:rsidRPr="00381C0B" w:rsidRDefault="00B359FD" w:rsidP="00470E3A">
            <w:pPr>
              <w:spacing w:after="0" w:line="240" w:lineRule="auto"/>
              <w:rPr>
                <w:rFonts w:cs="Arial"/>
              </w:rPr>
            </w:pPr>
            <w:r w:rsidRPr="00B359FD">
              <w:rPr>
                <w:rFonts w:cs="Arial"/>
              </w:rPr>
              <w:t>Este caso de uso permite al usuario registrar una nueva instancia de la entidad</w:t>
            </w:r>
            <w:ins w:id="783" w:author="BERNARDO MONJAS GEMA" w:date="2026-08-16T21:59:00Z">
              <w:r w:rsidR="00AA7EE8">
                <w:rPr>
                  <w:rFonts w:cs="Arial"/>
                </w:rPr>
                <w:t xml:space="preserve"> </w:t>
              </w:r>
            </w:ins>
            <w:ins w:id="784" w:author="BERNARDO MONJAS GEMA" w:date="2026-08-16T22:03:00Z">
              <w:r w:rsidR="00447650">
                <w:rPr>
                  <w:rFonts w:cs="Arial"/>
                </w:rPr>
                <w:t>&lt;&lt;</w:t>
              </w:r>
              <w:del w:id="785" w:author="OLIVARES MARTINEZ FERNANDO JESUS" w:date="2026-08-20T17:21:00Z">
                <w:r w:rsidR="00447650" w:rsidDel="00EB7408">
                  <w:rPr>
                    <w:rFonts w:cs="Arial"/>
                  </w:rPr>
                  <w:delText>Parámetro</w:delText>
                </w:r>
              </w:del>
            </w:ins>
            <w:ins w:id="786" w:author="OLIVARES MARTINEZ FERNANDO JESUS" w:date="2026-08-20T17:21:00Z">
              <w:r w:rsidR="00EB7408">
                <w:rPr>
                  <w:rFonts w:cs="Arial"/>
                </w:rPr>
                <w:t>Ejército</w:t>
              </w:r>
            </w:ins>
            <w:ins w:id="787" w:author="BERNARDO MONJAS GEMA" w:date="2026-08-16T22:03:00Z">
              <w:r w:rsidR="00447650">
                <w:rPr>
                  <w:rFonts w:cs="Arial"/>
                </w:rPr>
                <w:t xml:space="preserve">&gt;&gt; </w:t>
              </w:r>
            </w:ins>
            <w:ins w:id="788" w:author="OLIVARES MARTINEZ FERNANDO JESUS" w:date="2026-08-17T11:57:00Z">
              <w:r w:rsidR="00257963">
                <w:rPr>
                  <w:rFonts w:cs="Arial"/>
                </w:rPr>
                <w:t>(SIA_</w:t>
              </w:r>
            </w:ins>
            <w:ins w:id="789" w:author="OLIVARES MARTINEZ FERNANDO JESUS" w:date="2026-08-20T17:21:00Z">
              <w:r w:rsidR="00EB7408">
                <w:rPr>
                  <w:rFonts w:cs="Arial"/>
                </w:rPr>
                <w:t>DAT_EJERCITO</w:t>
              </w:r>
            </w:ins>
            <w:ins w:id="790" w:author="OLIVARES MARTINEZ FERNANDO JESUS" w:date="2026-08-17T11:57:00Z">
              <w:r w:rsidR="00257963">
                <w:rPr>
                  <w:rFonts w:cs="Arial"/>
                </w:rPr>
                <w:t xml:space="preserve">), </w:t>
              </w:r>
            </w:ins>
            <w:del w:id="791" w:author="BERNARDO MONJAS GEMA" w:date="2026-08-16T21:59:00Z">
              <w:r w:rsidRPr="00B359FD" w:rsidDel="00AA7EE8">
                <w:rPr>
                  <w:rFonts w:cs="Arial"/>
                </w:rPr>
                <w:delText xml:space="preserve"> </w:delText>
              </w:r>
            </w:del>
            <w:r w:rsidRPr="00B359FD">
              <w:rPr>
                <w:rFonts w:cs="Arial"/>
              </w:rPr>
              <w:t>en la base de datos, ingresando los datos requeridos a través del sistema.</w:t>
            </w:r>
          </w:p>
        </w:tc>
      </w:tr>
      <w:tr w:rsidR="00854B7A" w:rsidRPr="00381C0B" w14:paraId="7A82AC09" w14:textId="77777777" w:rsidTr="00854B7A">
        <w:tblPrEx>
          <w:tblW w:w="9856" w:type="dxa"/>
          <w:tblPrExChange w:id="792" w:author="OLIVARES MARTINEZ FERNANDO JESUS" w:date="2026-08-20T17:34:00Z">
            <w:tblPrEx>
              <w:tblW w:w="9856" w:type="dxa"/>
            </w:tblPrEx>
          </w:tblPrExChange>
        </w:tblPrEx>
        <w:trPr>
          <w:trPrChange w:id="793" w:author="OLIVARES MARTINEZ FERNANDO JESUS" w:date="2026-08-20T17:34:00Z">
            <w:trPr>
              <w:gridAfter w:val="0"/>
            </w:trPr>
          </w:trPrChange>
        </w:trPr>
        <w:tc>
          <w:tcPr>
            <w:tcW w:w="3628" w:type="dxa"/>
            <w:shd w:val="clear" w:color="auto" w:fill="DEEAF6" w:themeFill="accent1" w:themeFillTint="33"/>
            <w:tcPrChange w:id="794" w:author="OLIVARES MARTINEZ FERNANDO JESUS" w:date="2026-08-20T17:34:00Z">
              <w:tcPr>
                <w:tcW w:w="2689" w:type="dxa"/>
                <w:shd w:val="clear" w:color="auto" w:fill="DEEAF6" w:themeFill="accent1" w:themeFillTint="33"/>
              </w:tcPr>
            </w:tcPrChange>
          </w:tcPr>
          <w:p w14:paraId="37BD21A2" w14:textId="5F5890AF" w:rsidR="00470E3A" w:rsidRPr="00381C0B" w:rsidRDefault="00470E3A" w:rsidP="00470E3A">
            <w:pPr>
              <w:spacing w:after="0" w:line="240" w:lineRule="auto"/>
              <w:rPr>
                <w:rFonts w:cs="Arial"/>
              </w:rPr>
            </w:pPr>
            <w:r w:rsidRPr="00381C0B">
              <w:rPr>
                <w:rFonts w:cs="Arial"/>
              </w:rPr>
              <w:t>Precondición</w:t>
            </w:r>
          </w:p>
        </w:tc>
        <w:tc>
          <w:tcPr>
            <w:tcW w:w="6228" w:type="dxa"/>
            <w:gridSpan w:val="2"/>
            <w:tcPrChange w:id="795" w:author="OLIVARES MARTINEZ FERNANDO JESUS" w:date="2026-08-20T17:34:00Z">
              <w:tcPr>
                <w:tcW w:w="7167" w:type="dxa"/>
                <w:gridSpan w:val="3"/>
              </w:tcPr>
            </w:tcPrChange>
          </w:tcPr>
          <w:p w14:paraId="73593EBF" w14:textId="77777777" w:rsidR="00EB7408" w:rsidRDefault="00EB7408" w:rsidP="00EB7408">
            <w:pPr>
              <w:spacing w:after="0" w:line="240" w:lineRule="auto"/>
              <w:rPr>
                <w:ins w:id="796" w:author="OLIVARES MARTINEZ FERNANDO JESUS" w:date="2026-08-20T17:22:00Z"/>
                <w:rFonts w:cs="Arial"/>
              </w:rPr>
            </w:pPr>
            <w:ins w:id="797" w:author="OLIVARES MARTINEZ FERNANDO JESUS" w:date="2026-08-20T17:22:00Z">
              <w:r w:rsidRPr="00B359FD">
                <w:rPr>
                  <w:rFonts w:cs="Arial"/>
                </w:rPr>
                <w:t xml:space="preserve">El usuario está autenticado en el sistema. </w:t>
              </w:r>
            </w:ins>
          </w:p>
          <w:p w14:paraId="71EF2710" w14:textId="2E1D734A" w:rsidR="00B359FD" w:rsidDel="00EB7408" w:rsidRDefault="00EB7408" w:rsidP="00EB7408">
            <w:pPr>
              <w:spacing w:after="0" w:line="240" w:lineRule="auto"/>
              <w:rPr>
                <w:del w:id="798" w:author="OLIVARES MARTINEZ FERNANDO JESUS" w:date="2026-08-20T17:22:00Z"/>
                <w:rFonts w:cs="Arial"/>
              </w:rPr>
            </w:pPr>
            <w:ins w:id="799" w:author="OLIVARES MARTINEZ FERNANDO JESUS" w:date="2026-08-20T17:22:00Z">
              <w:r w:rsidRPr="00381C0B">
                <w:rPr>
                  <w:rFonts w:cs="Arial"/>
                </w:rPr>
                <w:t>El usuario debe tener</w:t>
              </w:r>
              <w:r>
                <w:rPr>
                  <w:rFonts w:cs="Arial"/>
                </w:rPr>
                <w:t xml:space="preserve"> rol de administrador técnico para poder</w:t>
              </w:r>
              <w:r w:rsidRPr="00381C0B">
                <w:rPr>
                  <w:rFonts w:cs="Arial"/>
                </w:rPr>
                <w:t xml:space="preserve"> </w:t>
              </w:r>
              <w:r>
                <w:rPr>
                  <w:rFonts w:cs="Arial"/>
                </w:rPr>
                <w:t>acceder a la opción que permite dar de alta un registro de la tabla maestra del sistema.</w:t>
              </w:r>
            </w:ins>
            <w:del w:id="800" w:author="OLIVARES MARTINEZ FERNANDO JESUS" w:date="2026-08-20T17:22:00Z">
              <w:r w:rsidR="00B359FD" w:rsidRPr="00B359FD" w:rsidDel="00EB7408">
                <w:rPr>
                  <w:rFonts w:cs="Arial"/>
                </w:rPr>
                <w:delText xml:space="preserve">El usuario está autenticado en el sistema. </w:delText>
              </w:r>
            </w:del>
          </w:p>
          <w:p w14:paraId="6DC004BD" w14:textId="2BABA803" w:rsidR="00470E3A" w:rsidRPr="00381C0B" w:rsidRDefault="00B359FD" w:rsidP="00B359FD">
            <w:pPr>
              <w:spacing w:after="0" w:line="240" w:lineRule="auto"/>
              <w:rPr>
                <w:rFonts w:cs="Arial"/>
              </w:rPr>
            </w:pPr>
            <w:del w:id="801" w:author="OLIVARES MARTINEZ FERNANDO JESUS" w:date="2026-08-20T17:22:00Z">
              <w:r w:rsidRPr="00381C0B" w:rsidDel="00EB7408">
                <w:rPr>
                  <w:rFonts w:cs="Arial"/>
                </w:rPr>
                <w:delText>El usuario debe tener</w:delText>
              </w:r>
              <w:r w:rsidDel="00EB7408">
                <w:rPr>
                  <w:rFonts w:cs="Arial"/>
                </w:rPr>
                <w:delText xml:space="preserve"> rol de </w:delText>
              </w:r>
              <w:r w:rsidR="00882E8E" w:rsidDel="00EB7408">
                <w:rPr>
                  <w:rFonts w:cs="Arial"/>
                </w:rPr>
                <w:delText>administrador técnico</w:delText>
              </w:r>
              <w:r w:rsidDel="00EB7408">
                <w:rPr>
                  <w:rFonts w:cs="Arial"/>
                </w:rPr>
                <w:delText xml:space="preserve"> para poder</w:delText>
              </w:r>
              <w:r w:rsidRPr="00381C0B" w:rsidDel="00EB7408">
                <w:rPr>
                  <w:rFonts w:cs="Arial"/>
                </w:rPr>
                <w:delText xml:space="preserve"> </w:delText>
              </w:r>
              <w:r w:rsidDel="00EB7408">
                <w:rPr>
                  <w:rFonts w:cs="Arial"/>
                </w:rPr>
                <w:delText xml:space="preserve">acceder a la opción que permite </w:delText>
              </w:r>
              <w:r w:rsidR="00D85ACF" w:rsidDel="00EB7408">
                <w:rPr>
                  <w:rFonts w:cs="Arial"/>
                </w:rPr>
                <w:delText xml:space="preserve">dar de alta </w:delText>
              </w:r>
              <w:r w:rsidR="00B2452E" w:rsidDel="00EB7408">
                <w:rPr>
                  <w:rFonts w:cs="Arial"/>
                </w:rPr>
                <w:delText xml:space="preserve">un </w:delText>
              </w:r>
              <w:r w:rsidR="00D85ACF" w:rsidDel="00EB7408">
                <w:rPr>
                  <w:rFonts w:cs="Arial"/>
                </w:rPr>
                <w:delText>registro de la</w:delText>
              </w:r>
              <w:r w:rsidDel="00EB7408">
                <w:rPr>
                  <w:rFonts w:cs="Arial"/>
                </w:rPr>
                <w:delText xml:space="preserve"> tabla maestra </w:delText>
              </w:r>
            </w:del>
            <w:ins w:id="802" w:author="BERNARDO MONJAS GEMA" w:date="2026-08-16T22:03:00Z">
              <w:del w:id="803" w:author="OLIVARES MARTINEZ FERNANDO JESUS" w:date="2026-08-20T17:22:00Z">
                <w:r w:rsidR="00447650" w:rsidDel="00EB7408">
                  <w:rPr>
                    <w:rFonts w:cs="Arial"/>
                  </w:rPr>
                  <w:delText xml:space="preserve">de configuración </w:delText>
                </w:r>
              </w:del>
            </w:ins>
            <w:del w:id="804" w:author="OLIVARES MARTINEZ FERNANDO JESUS" w:date="2026-08-20T17:22:00Z">
              <w:r w:rsidDel="00EB7408">
                <w:rPr>
                  <w:rFonts w:cs="Arial"/>
                </w:rPr>
                <w:delText>del sistema.</w:delText>
              </w:r>
            </w:del>
          </w:p>
        </w:tc>
      </w:tr>
      <w:tr w:rsidR="00854B7A" w:rsidRPr="00381C0B" w14:paraId="71E1371C" w14:textId="77777777" w:rsidTr="00854B7A">
        <w:tblPrEx>
          <w:tblW w:w="9856" w:type="dxa"/>
          <w:tblPrExChange w:id="805" w:author="OLIVARES MARTINEZ FERNANDO JESUS" w:date="2026-08-20T17:34:00Z">
            <w:tblPrEx>
              <w:tblW w:w="9856" w:type="dxa"/>
            </w:tblPrEx>
          </w:tblPrExChange>
        </w:tblPrEx>
        <w:tc>
          <w:tcPr>
            <w:tcW w:w="3628" w:type="dxa"/>
            <w:vMerge w:val="restart"/>
            <w:shd w:val="clear" w:color="auto" w:fill="DEEAF6" w:themeFill="accent1" w:themeFillTint="33"/>
            <w:tcPrChange w:id="806" w:author="OLIVARES MARTINEZ FERNANDO JESUS" w:date="2026-08-20T17:34:00Z">
              <w:tcPr>
                <w:tcW w:w="2689" w:type="dxa"/>
                <w:vMerge w:val="restart"/>
                <w:shd w:val="clear" w:color="auto" w:fill="DEEAF6" w:themeFill="accent1" w:themeFillTint="33"/>
              </w:tcPr>
            </w:tcPrChange>
          </w:tcPr>
          <w:p w14:paraId="020ECC56" w14:textId="63B36630" w:rsidR="00B359FD" w:rsidRPr="00381C0B" w:rsidRDefault="00B359FD" w:rsidP="00B359FD">
            <w:pPr>
              <w:spacing w:after="0" w:line="240" w:lineRule="auto"/>
              <w:rPr>
                <w:rFonts w:cs="Arial"/>
              </w:rPr>
            </w:pPr>
            <w:r w:rsidRPr="00381C0B">
              <w:rPr>
                <w:rFonts w:cs="Arial"/>
              </w:rPr>
              <w:t>Secuencia</w:t>
            </w:r>
          </w:p>
        </w:tc>
        <w:tc>
          <w:tcPr>
            <w:tcW w:w="478" w:type="dxa"/>
            <w:shd w:val="clear" w:color="auto" w:fill="DEEAF6" w:themeFill="accent1" w:themeFillTint="33"/>
            <w:tcPrChange w:id="807" w:author="OLIVARES MARTINEZ FERNANDO JESUS" w:date="2026-08-20T17:34:00Z">
              <w:tcPr>
                <w:tcW w:w="1655" w:type="dxa"/>
                <w:shd w:val="clear" w:color="auto" w:fill="DEEAF6" w:themeFill="accent1" w:themeFillTint="33"/>
              </w:tcPr>
            </w:tcPrChange>
          </w:tcPr>
          <w:p w14:paraId="0CC1A47C" w14:textId="12F34D3F" w:rsidR="00B359FD" w:rsidRPr="00381C0B" w:rsidRDefault="00B359FD" w:rsidP="00B359FD">
            <w:pPr>
              <w:spacing w:after="0" w:line="240" w:lineRule="auto"/>
              <w:rPr>
                <w:rFonts w:cs="Arial"/>
              </w:rPr>
            </w:pPr>
            <w:r w:rsidRPr="00381C0B">
              <w:rPr>
                <w:rFonts w:cs="Arial"/>
              </w:rPr>
              <w:t>Paso</w:t>
            </w:r>
          </w:p>
        </w:tc>
        <w:tc>
          <w:tcPr>
            <w:tcW w:w="5750" w:type="dxa"/>
            <w:shd w:val="clear" w:color="auto" w:fill="DEEAF6" w:themeFill="accent1" w:themeFillTint="33"/>
            <w:tcPrChange w:id="808" w:author="OLIVARES MARTINEZ FERNANDO JESUS" w:date="2026-08-20T17:34:00Z">
              <w:tcPr>
                <w:tcW w:w="5512" w:type="dxa"/>
                <w:gridSpan w:val="3"/>
                <w:shd w:val="clear" w:color="auto" w:fill="DEEAF6" w:themeFill="accent1" w:themeFillTint="33"/>
              </w:tcPr>
            </w:tcPrChange>
          </w:tcPr>
          <w:p w14:paraId="7BCFE716" w14:textId="1AE72622" w:rsidR="00B359FD" w:rsidRPr="00381C0B" w:rsidRDefault="00B359FD" w:rsidP="00B359FD">
            <w:pPr>
              <w:spacing w:after="0" w:line="240" w:lineRule="auto"/>
              <w:rPr>
                <w:rFonts w:cs="Arial"/>
              </w:rPr>
            </w:pPr>
            <w:r w:rsidRPr="00381C0B">
              <w:rPr>
                <w:rFonts w:cs="Arial"/>
              </w:rPr>
              <w:t>Acción</w:t>
            </w:r>
          </w:p>
        </w:tc>
      </w:tr>
      <w:tr w:rsidR="00854B7A" w:rsidRPr="00381C0B" w14:paraId="01D4F674" w14:textId="77777777" w:rsidTr="00854B7A">
        <w:tblPrEx>
          <w:tblW w:w="9856" w:type="dxa"/>
          <w:tblPrExChange w:id="809" w:author="OLIVARES MARTINEZ FERNANDO JESUS" w:date="2026-08-20T17:34:00Z">
            <w:tblPrEx>
              <w:tblW w:w="9856" w:type="dxa"/>
            </w:tblPrEx>
          </w:tblPrExChange>
        </w:tblPrEx>
        <w:tc>
          <w:tcPr>
            <w:tcW w:w="3628" w:type="dxa"/>
            <w:vMerge/>
            <w:shd w:val="clear" w:color="auto" w:fill="DEEAF6" w:themeFill="accent1" w:themeFillTint="33"/>
            <w:tcPrChange w:id="810" w:author="OLIVARES MARTINEZ FERNANDO JESUS" w:date="2026-08-20T17:34:00Z">
              <w:tcPr>
                <w:tcW w:w="2689" w:type="dxa"/>
                <w:vMerge/>
                <w:shd w:val="clear" w:color="auto" w:fill="DEEAF6" w:themeFill="accent1" w:themeFillTint="33"/>
              </w:tcPr>
            </w:tcPrChange>
          </w:tcPr>
          <w:p w14:paraId="680C0F1A" w14:textId="77777777" w:rsidR="00EB7408" w:rsidRPr="00381C0B" w:rsidRDefault="00EB7408" w:rsidP="00EB7408">
            <w:pPr>
              <w:spacing w:after="0" w:line="240" w:lineRule="auto"/>
              <w:rPr>
                <w:rFonts w:cs="Arial"/>
              </w:rPr>
            </w:pPr>
          </w:p>
        </w:tc>
        <w:tc>
          <w:tcPr>
            <w:tcW w:w="478" w:type="dxa"/>
            <w:tcPrChange w:id="811" w:author="OLIVARES MARTINEZ FERNANDO JESUS" w:date="2026-08-20T17:34:00Z">
              <w:tcPr>
                <w:tcW w:w="1655" w:type="dxa"/>
              </w:tcPr>
            </w:tcPrChange>
          </w:tcPr>
          <w:p w14:paraId="31AC41DF" w14:textId="6C05E447" w:rsidR="00EB7408" w:rsidRPr="00381C0B" w:rsidRDefault="00EB7408" w:rsidP="00EB7408">
            <w:pPr>
              <w:spacing w:after="0" w:line="240" w:lineRule="auto"/>
              <w:rPr>
                <w:rFonts w:cs="Arial"/>
              </w:rPr>
            </w:pPr>
            <w:ins w:id="812" w:author="OLIVARES MARTINEZ FERNANDO JESUS" w:date="2026-08-20T17:23:00Z">
              <w:r>
                <w:rPr>
                  <w:rFonts w:cs="Arial"/>
                </w:rPr>
                <w:t>1</w:t>
              </w:r>
            </w:ins>
            <w:del w:id="813" w:author="OLIVARES MARTINEZ FERNANDO JESUS" w:date="2026-08-20T17:23:00Z">
              <w:r w:rsidDel="00EB7408">
                <w:rPr>
                  <w:rFonts w:cs="Arial"/>
                </w:rPr>
                <w:delText>1</w:delText>
              </w:r>
            </w:del>
          </w:p>
        </w:tc>
        <w:tc>
          <w:tcPr>
            <w:tcW w:w="5750" w:type="dxa"/>
            <w:tcPrChange w:id="814" w:author="OLIVARES MARTINEZ FERNANDO JESUS" w:date="2026-08-20T17:34:00Z">
              <w:tcPr>
                <w:tcW w:w="5512" w:type="dxa"/>
                <w:gridSpan w:val="3"/>
              </w:tcPr>
            </w:tcPrChange>
          </w:tcPr>
          <w:p w14:paraId="3867D14B" w14:textId="2AFB9052" w:rsidR="00EB7408" w:rsidRDefault="00EB7408" w:rsidP="00EB7408">
            <w:pPr>
              <w:spacing w:after="0" w:line="240" w:lineRule="auto"/>
            </w:pPr>
            <w:ins w:id="815" w:author="OLIVARES MARTINEZ FERNANDO JESUS" w:date="2026-08-20T17:23:00Z">
              <w:r w:rsidRPr="007F17DF">
                <w:rPr>
                  <w:rFonts w:cs="Arial"/>
                </w:rPr>
                <w:t xml:space="preserve">El usuario navega hasta la opción </w:t>
              </w:r>
              <w:r>
                <w:rPr>
                  <w:rFonts w:cs="Arial"/>
                </w:rPr>
                <w:t>de menú Catálogos/&lt;&lt;</w:t>
              </w:r>
            </w:ins>
            <w:ins w:id="816" w:author="OLIVARES MARTINEZ FERNANDO JESUS" w:date="2026-08-20T17:24:00Z">
              <w:r>
                <w:rPr>
                  <w:rFonts w:cs="Arial"/>
                </w:rPr>
                <w:t>Ejército</w:t>
              </w:r>
            </w:ins>
            <w:ins w:id="817" w:author="OLIVARES MARTINEZ FERNANDO JESUS" w:date="2026-08-20T17:23:00Z">
              <w:r>
                <w:rPr>
                  <w:rFonts w:cs="Arial"/>
                </w:rPr>
                <w:t>&gt;&gt;</w:t>
              </w:r>
            </w:ins>
            <w:del w:id="818" w:author="OLIVARES MARTINEZ FERNANDO JESUS" w:date="2026-08-20T17:23:00Z">
              <w:r w:rsidRPr="007F17DF" w:rsidDel="00EB7408">
                <w:rPr>
                  <w:rFonts w:cs="Arial"/>
                </w:rPr>
                <w:delText xml:space="preserve">El usuario navega hasta la opción </w:delText>
              </w:r>
              <w:r w:rsidDel="00EB7408">
                <w:rPr>
                  <w:rFonts w:cs="Arial"/>
                </w:rPr>
                <w:delText>de menú Configuración/&lt;&lt;</w:delText>
              </w:r>
            </w:del>
            <w:del w:id="819" w:author="OLIVARES MARTINEZ FERNANDO JESUS" w:date="2026-08-20T17:22:00Z">
              <w:r w:rsidDel="00EB7408">
                <w:rPr>
                  <w:rFonts w:cs="Arial"/>
                </w:rPr>
                <w:delText>Parámetros</w:delText>
              </w:r>
            </w:del>
            <w:del w:id="820" w:author="OLIVARES MARTINEZ FERNANDO JESUS" w:date="2026-08-20T17:23:00Z">
              <w:r w:rsidDel="00EB7408">
                <w:rPr>
                  <w:rFonts w:cs="Arial"/>
                </w:rPr>
                <w:delText>&gt;&gt;</w:delText>
              </w:r>
            </w:del>
          </w:p>
        </w:tc>
      </w:tr>
      <w:tr w:rsidR="00854B7A" w:rsidRPr="00381C0B" w14:paraId="3EBAD9CD" w14:textId="77777777" w:rsidTr="00854B7A">
        <w:tblPrEx>
          <w:tblW w:w="9856" w:type="dxa"/>
          <w:tblPrExChange w:id="821" w:author="OLIVARES MARTINEZ FERNANDO JESUS" w:date="2026-08-20T17:34:00Z">
            <w:tblPrEx>
              <w:tblW w:w="9856" w:type="dxa"/>
            </w:tblPrEx>
          </w:tblPrExChange>
        </w:tblPrEx>
        <w:tc>
          <w:tcPr>
            <w:tcW w:w="3628" w:type="dxa"/>
            <w:vMerge/>
            <w:shd w:val="clear" w:color="auto" w:fill="DEEAF6" w:themeFill="accent1" w:themeFillTint="33"/>
            <w:tcPrChange w:id="822" w:author="OLIVARES MARTINEZ FERNANDO JESUS" w:date="2026-08-20T17:34:00Z">
              <w:tcPr>
                <w:tcW w:w="2689" w:type="dxa"/>
                <w:vMerge/>
                <w:shd w:val="clear" w:color="auto" w:fill="DEEAF6" w:themeFill="accent1" w:themeFillTint="33"/>
              </w:tcPr>
            </w:tcPrChange>
          </w:tcPr>
          <w:p w14:paraId="61FF6933" w14:textId="77777777" w:rsidR="00EB7408" w:rsidRPr="00381C0B" w:rsidRDefault="00EB7408" w:rsidP="00EB7408">
            <w:pPr>
              <w:spacing w:after="0" w:line="240" w:lineRule="auto"/>
              <w:rPr>
                <w:rFonts w:cs="Arial"/>
              </w:rPr>
            </w:pPr>
          </w:p>
        </w:tc>
        <w:tc>
          <w:tcPr>
            <w:tcW w:w="478" w:type="dxa"/>
            <w:tcPrChange w:id="823" w:author="OLIVARES MARTINEZ FERNANDO JESUS" w:date="2026-08-20T17:34:00Z">
              <w:tcPr>
                <w:tcW w:w="1655" w:type="dxa"/>
              </w:tcPr>
            </w:tcPrChange>
          </w:tcPr>
          <w:p w14:paraId="1E73B80D" w14:textId="374BED49" w:rsidR="00EB7408" w:rsidRDefault="00EB7408" w:rsidP="00EB7408">
            <w:pPr>
              <w:spacing w:after="0" w:line="240" w:lineRule="auto"/>
              <w:rPr>
                <w:rFonts w:cs="Arial"/>
              </w:rPr>
            </w:pPr>
            <w:ins w:id="824" w:author="OLIVARES MARTINEZ FERNANDO JESUS" w:date="2026-08-20T17:23:00Z">
              <w:r>
                <w:rPr>
                  <w:rFonts w:cs="Arial"/>
                </w:rPr>
                <w:t>2</w:t>
              </w:r>
            </w:ins>
            <w:del w:id="825" w:author="OLIVARES MARTINEZ FERNANDO JESUS" w:date="2026-08-20T17:23:00Z">
              <w:r w:rsidDel="00EB7408">
                <w:rPr>
                  <w:rFonts w:cs="Arial"/>
                </w:rPr>
                <w:delText>2</w:delText>
              </w:r>
            </w:del>
          </w:p>
        </w:tc>
        <w:tc>
          <w:tcPr>
            <w:tcW w:w="5750" w:type="dxa"/>
            <w:tcPrChange w:id="826" w:author="OLIVARES MARTINEZ FERNANDO JESUS" w:date="2026-08-20T17:34:00Z">
              <w:tcPr>
                <w:tcW w:w="5512" w:type="dxa"/>
                <w:gridSpan w:val="3"/>
              </w:tcPr>
            </w:tcPrChange>
          </w:tcPr>
          <w:p w14:paraId="58689221" w14:textId="1CFD6A67" w:rsidR="00EB7408" w:rsidRPr="001C1EE6" w:rsidRDefault="00EB7408" w:rsidP="00EB7408">
            <w:pPr>
              <w:spacing w:after="0" w:line="240" w:lineRule="auto"/>
              <w:rPr>
                <w:rFonts w:cs="Arial"/>
              </w:rPr>
            </w:pPr>
            <w:ins w:id="827" w:author="OLIVARES MARTINEZ FERNANDO JESUS" w:date="2026-08-20T17:23:00Z">
              <w:r w:rsidRPr="00B359FD">
                <w:rPr>
                  <w:rFonts w:cs="Arial"/>
                </w:rPr>
                <w:t>El usuario accede a la opción “</w:t>
              </w:r>
            </w:ins>
            <w:ins w:id="828" w:author="OLIVARES MARTINEZ FERNANDO JESUS" w:date="2026-08-20T17:24:00Z">
              <w:r>
                <w:rPr>
                  <w:rFonts w:cs="Arial"/>
                </w:rPr>
                <w:t>+</w:t>
              </w:r>
            </w:ins>
            <w:ins w:id="829" w:author="OLIVARES MARTINEZ FERNANDO JESUS" w:date="2026-08-20T17:23:00Z">
              <w:r w:rsidRPr="00B359FD">
                <w:rPr>
                  <w:rFonts w:cs="Arial"/>
                </w:rPr>
                <w:t xml:space="preserve">Crear </w:t>
              </w:r>
            </w:ins>
            <w:ins w:id="830" w:author="OLIVARES MARTINEZ FERNANDO JESUS" w:date="2026-08-20T17:24:00Z">
              <w:r>
                <w:rPr>
                  <w:rFonts w:cs="Arial"/>
                </w:rPr>
                <w:t>Ejército</w:t>
              </w:r>
            </w:ins>
            <w:ins w:id="831" w:author="OLIVARES MARTINEZ FERNANDO JESUS" w:date="2026-08-20T17:23:00Z">
              <w:r w:rsidRPr="00B359FD">
                <w:rPr>
                  <w:rFonts w:cs="Arial"/>
                </w:rPr>
                <w:t>”.</w:t>
              </w:r>
            </w:ins>
            <w:del w:id="832" w:author="OLIVARES MARTINEZ FERNANDO JESUS" w:date="2026-08-20T17:23:00Z">
              <w:r w:rsidRPr="00B359FD" w:rsidDel="00EB7408">
                <w:rPr>
                  <w:rFonts w:cs="Arial"/>
                </w:rPr>
                <w:delText>El usuario accede a la opción “</w:delText>
              </w:r>
            </w:del>
            <w:del w:id="833" w:author="OLIVARES MARTINEZ FERNANDO JESUS" w:date="2026-08-17T11:57:00Z">
              <w:r w:rsidRPr="00B359FD" w:rsidDel="00257963">
                <w:rPr>
                  <w:rFonts w:cs="Arial"/>
                </w:rPr>
                <w:delText xml:space="preserve">Crear </w:delText>
              </w:r>
              <w:r w:rsidDel="00257963">
                <w:rPr>
                  <w:rFonts w:cs="Arial"/>
                </w:rPr>
                <w:delText>Parámetro</w:delText>
              </w:r>
            </w:del>
            <w:del w:id="834" w:author="OLIVARES MARTINEZ FERNANDO JESUS" w:date="2026-08-20T17:23:00Z">
              <w:r w:rsidRPr="00B359FD" w:rsidDel="00EB7408">
                <w:rPr>
                  <w:rFonts w:cs="Arial"/>
                </w:rPr>
                <w:delText>”.</w:delText>
              </w:r>
            </w:del>
          </w:p>
        </w:tc>
      </w:tr>
      <w:tr w:rsidR="00854B7A" w:rsidRPr="00381C0B" w14:paraId="4C9F7450" w14:textId="77777777" w:rsidTr="00854B7A">
        <w:tblPrEx>
          <w:tblW w:w="9856" w:type="dxa"/>
          <w:tblPrExChange w:id="835" w:author="OLIVARES MARTINEZ FERNANDO JESUS" w:date="2026-08-20T17:34:00Z">
            <w:tblPrEx>
              <w:tblW w:w="9856" w:type="dxa"/>
            </w:tblPrEx>
          </w:tblPrExChange>
        </w:tblPrEx>
        <w:tc>
          <w:tcPr>
            <w:tcW w:w="3628" w:type="dxa"/>
            <w:vMerge/>
            <w:shd w:val="clear" w:color="auto" w:fill="DEEAF6" w:themeFill="accent1" w:themeFillTint="33"/>
            <w:tcPrChange w:id="836" w:author="OLIVARES MARTINEZ FERNANDO JESUS" w:date="2026-08-20T17:34:00Z">
              <w:tcPr>
                <w:tcW w:w="2689" w:type="dxa"/>
                <w:vMerge/>
                <w:shd w:val="clear" w:color="auto" w:fill="DEEAF6" w:themeFill="accent1" w:themeFillTint="33"/>
              </w:tcPr>
            </w:tcPrChange>
          </w:tcPr>
          <w:p w14:paraId="214250D6" w14:textId="77777777" w:rsidR="00EB7408" w:rsidRPr="00381C0B" w:rsidRDefault="00EB7408" w:rsidP="00EB7408">
            <w:pPr>
              <w:spacing w:after="0" w:line="240" w:lineRule="auto"/>
              <w:rPr>
                <w:rFonts w:cs="Arial"/>
              </w:rPr>
            </w:pPr>
          </w:p>
        </w:tc>
        <w:tc>
          <w:tcPr>
            <w:tcW w:w="478" w:type="dxa"/>
            <w:tcPrChange w:id="837" w:author="OLIVARES MARTINEZ FERNANDO JESUS" w:date="2026-08-20T17:34:00Z">
              <w:tcPr>
                <w:tcW w:w="1655" w:type="dxa"/>
              </w:tcPr>
            </w:tcPrChange>
          </w:tcPr>
          <w:p w14:paraId="0823E089" w14:textId="462BB3C6" w:rsidR="00EB7408" w:rsidRDefault="00EB7408" w:rsidP="00EB7408">
            <w:pPr>
              <w:spacing w:after="0" w:line="240" w:lineRule="auto"/>
              <w:rPr>
                <w:rFonts w:cs="Arial"/>
              </w:rPr>
            </w:pPr>
            <w:ins w:id="838" w:author="OLIVARES MARTINEZ FERNANDO JESUS" w:date="2026-08-20T17:23:00Z">
              <w:r>
                <w:rPr>
                  <w:rFonts w:cs="Arial"/>
                </w:rPr>
                <w:t>3</w:t>
              </w:r>
            </w:ins>
            <w:del w:id="839" w:author="OLIVARES MARTINEZ FERNANDO JESUS" w:date="2026-08-20T17:23:00Z">
              <w:r w:rsidDel="00EB7408">
                <w:rPr>
                  <w:rFonts w:cs="Arial"/>
                </w:rPr>
                <w:delText>3</w:delText>
              </w:r>
            </w:del>
          </w:p>
        </w:tc>
        <w:tc>
          <w:tcPr>
            <w:tcW w:w="5750" w:type="dxa"/>
            <w:tcPrChange w:id="840" w:author="OLIVARES MARTINEZ FERNANDO JESUS" w:date="2026-08-20T17:34:00Z">
              <w:tcPr>
                <w:tcW w:w="5512" w:type="dxa"/>
                <w:gridSpan w:val="3"/>
              </w:tcPr>
            </w:tcPrChange>
          </w:tcPr>
          <w:p w14:paraId="66B1C355" w14:textId="159C9B9C" w:rsidR="00EB7408" w:rsidRPr="0065682A" w:rsidRDefault="00EB7408" w:rsidP="00EB7408">
            <w:pPr>
              <w:spacing w:after="0" w:line="240" w:lineRule="auto"/>
              <w:rPr>
                <w:rFonts w:cs="Arial"/>
              </w:rPr>
            </w:pPr>
            <w:ins w:id="841" w:author="OLIVARES MARTINEZ FERNANDO JESUS" w:date="2026-08-20T17:23:00Z">
              <w:r>
                <w:rPr>
                  <w:rFonts w:cs="Arial"/>
                </w:rPr>
                <w:t>E</w:t>
              </w:r>
              <w:r w:rsidRPr="00D8763E">
                <w:rPr>
                  <w:rFonts w:cs="Arial"/>
                </w:rPr>
                <w:t xml:space="preserve">l sistema muestra un formulario de </w:t>
              </w:r>
              <w:r>
                <w:rPr>
                  <w:rFonts w:cs="Arial"/>
                </w:rPr>
                <w:t>alta</w:t>
              </w:r>
            </w:ins>
            <w:del w:id="842" w:author="OLIVARES MARTINEZ FERNANDO JESUS" w:date="2026-08-20T17:23:00Z">
              <w:r w:rsidDel="00EB7408">
                <w:delText>El sistema muestra una ventana emergente con el formulario inicial de alta de “Parámetro”</w:delText>
              </w:r>
            </w:del>
          </w:p>
        </w:tc>
      </w:tr>
      <w:tr w:rsidR="00854B7A" w:rsidRPr="00381C0B" w14:paraId="70B196F7" w14:textId="77777777" w:rsidTr="00854B7A">
        <w:tblPrEx>
          <w:tblW w:w="9856" w:type="dxa"/>
          <w:tblPrExChange w:id="843" w:author="OLIVARES MARTINEZ FERNANDO JESUS" w:date="2026-08-20T17:34:00Z">
            <w:tblPrEx>
              <w:tblW w:w="9856" w:type="dxa"/>
            </w:tblPrEx>
          </w:tblPrExChange>
        </w:tblPrEx>
        <w:tc>
          <w:tcPr>
            <w:tcW w:w="3628" w:type="dxa"/>
            <w:vMerge/>
            <w:shd w:val="clear" w:color="auto" w:fill="DEEAF6" w:themeFill="accent1" w:themeFillTint="33"/>
            <w:tcPrChange w:id="844" w:author="OLIVARES MARTINEZ FERNANDO JESUS" w:date="2026-08-20T17:34:00Z">
              <w:tcPr>
                <w:tcW w:w="2689" w:type="dxa"/>
                <w:vMerge/>
                <w:shd w:val="clear" w:color="auto" w:fill="DEEAF6" w:themeFill="accent1" w:themeFillTint="33"/>
              </w:tcPr>
            </w:tcPrChange>
          </w:tcPr>
          <w:p w14:paraId="7198A4A1" w14:textId="77777777" w:rsidR="00EB7408" w:rsidRPr="00381C0B" w:rsidRDefault="00EB7408" w:rsidP="00EB7408">
            <w:pPr>
              <w:spacing w:after="0" w:line="240" w:lineRule="auto"/>
              <w:rPr>
                <w:rFonts w:cs="Arial"/>
              </w:rPr>
            </w:pPr>
          </w:p>
        </w:tc>
        <w:tc>
          <w:tcPr>
            <w:tcW w:w="478" w:type="dxa"/>
            <w:tcPrChange w:id="845" w:author="OLIVARES MARTINEZ FERNANDO JESUS" w:date="2026-08-20T17:34:00Z">
              <w:tcPr>
                <w:tcW w:w="1655" w:type="dxa"/>
              </w:tcPr>
            </w:tcPrChange>
          </w:tcPr>
          <w:p w14:paraId="07F0B5E5" w14:textId="340A59A2" w:rsidR="00EB7408" w:rsidRDefault="00EB7408" w:rsidP="00EB7408">
            <w:pPr>
              <w:spacing w:after="0" w:line="240" w:lineRule="auto"/>
              <w:rPr>
                <w:rFonts w:cs="Arial"/>
              </w:rPr>
            </w:pPr>
            <w:ins w:id="846" w:author="OLIVARES MARTINEZ FERNANDO JESUS" w:date="2026-08-20T17:23:00Z">
              <w:r>
                <w:rPr>
                  <w:rFonts w:cs="Arial"/>
                </w:rPr>
                <w:t>4</w:t>
              </w:r>
            </w:ins>
            <w:del w:id="847" w:author="OLIVARES MARTINEZ FERNANDO JESUS" w:date="2026-08-20T17:23:00Z">
              <w:r w:rsidDel="00EB7408">
                <w:rPr>
                  <w:rFonts w:cs="Arial"/>
                </w:rPr>
                <w:delText>4</w:delText>
              </w:r>
            </w:del>
          </w:p>
        </w:tc>
        <w:tc>
          <w:tcPr>
            <w:tcW w:w="5750" w:type="dxa"/>
            <w:tcPrChange w:id="848" w:author="OLIVARES MARTINEZ FERNANDO JESUS" w:date="2026-08-20T17:34:00Z">
              <w:tcPr>
                <w:tcW w:w="5512" w:type="dxa"/>
                <w:gridSpan w:val="3"/>
              </w:tcPr>
            </w:tcPrChange>
          </w:tcPr>
          <w:p w14:paraId="7F0AFB06" w14:textId="0C1D6AE8" w:rsidR="00EB7408" w:rsidDel="00EB7408" w:rsidRDefault="00EB7408">
            <w:pPr>
              <w:spacing w:after="0" w:line="240" w:lineRule="auto"/>
              <w:rPr>
                <w:del w:id="849" w:author="OLIVARES MARTINEZ FERNANDO JESUS" w:date="2026-08-20T17:23:00Z"/>
                <w:rFonts w:cs="Arial"/>
              </w:rPr>
            </w:pPr>
            <w:ins w:id="850" w:author="OLIVARES MARTINEZ FERNANDO JESUS" w:date="2026-08-20T17:23:00Z">
              <w:r w:rsidRPr="00532611">
                <w:rPr>
                  <w:rFonts w:cs="Arial"/>
                </w:rPr>
                <w:t>El usuario ingresa los datos requeridos</w:t>
              </w:r>
            </w:ins>
            <w:del w:id="851" w:author="OLIVARES MARTINEZ FERNANDO JESUS" w:date="2026-08-20T17:23:00Z">
              <w:r w:rsidRPr="00532611" w:rsidDel="00EB7408">
                <w:rPr>
                  <w:rFonts w:cs="Arial"/>
                </w:rPr>
                <w:delText>El usuario ingresa los datos requeridos</w:delText>
              </w:r>
              <w:r w:rsidDel="00EB7408">
                <w:rPr>
                  <w:rFonts w:cs="Arial"/>
                </w:rPr>
                <w:delText>:</w:delText>
              </w:r>
            </w:del>
          </w:p>
          <w:p w14:paraId="4CAC124B" w14:textId="68C8A001" w:rsidR="00EB7408" w:rsidDel="00EB7408" w:rsidRDefault="00EB7408">
            <w:pPr>
              <w:pStyle w:val="Prrafodelista"/>
              <w:spacing w:after="0" w:line="240" w:lineRule="auto"/>
              <w:ind w:left="0"/>
              <w:rPr>
                <w:del w:id="852" w:author="OLIVARES MARTINEZ FERNANDO JESUS" w:date="2026-08-20T17:23:00Z"/>
                <w:rFonts w:cs="Arial"/>
              </w:rPr>
              <w:pPrChange w:id="853" w:author="OLIVARES MARTINEZ FERNANDO JESUS" w:date="2026-08-20T17:24:00Z">
                <w:pPr>
                  <w:pStyle w:val="Prrafodelista"/>
                  <w:numPr>
                    <w:numId w:val="40"/>
                  </w:numPr>
                  <w:spacing w:after="0" w:line="240" w:lineRule="auto"/>
                  <w:ind w:hanging="360"/>
                </w:pPr>
              </w:pPrChange>
            </w:pPr>
            <w:del w:id="854" w:author="OLIVARES MARTINEZ FERNANDO JESUS" w:date="2026-08-20T17:23:00Z">
              <w:r w:rsidDel="00EB7408">
                <w:rPr>
                  <w:rFonts w:cs="Arial"/>
                </w:rPr>
                <w:delText>Código</w:delText>
              </w:r>
            </w:del>
          </w:p>
          <w:p w14:paraId="50F1CDC6" w14:textId="238F78BE" w:rsidR="00EB7408" w:rsidDel="00EB7408" w:rsidRDefault="00EB7408">
            <w:pPr>
              <w:pStyle w:val="Prrafodelista"/>
              <w:spacing w:after="0" w:line="240" w:lineRule="auto"/>
              <w:ind w:left="0"/>
              <w:rPr>
                <w:del w:id="855" w:author="OLIVARES MARTINEZ FERNANDO JESUS" w:date="2026-08-20T17:23:00Z"/>
                <w:rFonts w:cs="Arial"/>
              </w:rPr>
              <w:pPrChange w:id="856" w:author="OLIVARES MARTINEZ FERNANDO JESUS" w:date="2026-08-20T17:24:00Z">
                <w:pPr>
                  <w:pStyle w:val="Prrafodelista"/>
                  <w:numPr>
                    <w:numId w:val="40"/>
                  </w:numPr>
                  <w:spacing w:after="0" w:line="240" w:lineRule="auto"/>
                  <w:ind w:hanging="360"/>
                </w:pPr>
              </w:pPrChange>
            </w:pPr>
            <w:del w:id="857" w:author="OLIVARES MARTINEZ FERNANDO JESUS" w:date="2026-08-20T17:23:00Z">
              <w:r w:rsidDel="00EB7408">
                <w:rPr>
                  <w:rFonts w:cs="Arial"/>
                </w:rPr>
                <w:delText>Valor</w:delText>
              </w:r>
            </w:del>
          </w:p>
          <w:p w14:paraId="4419C984" w14:textId="763324A6" w:rsidR="00EB7408" w:rsidDel="00EB7408" w:rsidRDefault="00EB7408">
            <w:pPr>
              <w:pStyle w:val="Prrafodelista"/>
              <w:spacing w:after="0" w:line="240" w:lineRule="auto"/>
              <w:ind w:left="0"/>
              <w:rPr>
                <w:del w:id="858" w:author="OLIVARES MARTINEZ FERNANDO JESUS" w:date="2026-08-20T17:23:00Z"/>
                <w:rFonts w:cs="Arial"/>
              </w:rPr>
              <w:pPrChange w:id="859" w:author="OLIVARES MARTINEZ FERNANDO JESUS" w:date="2026-08-20T17:24:00Z">
                <w:pPr>
                  <w:pStyle w:val="Prrafodelista"/>
                  <w:numPr>
                    <w:numId w:val="40"/>
                  </w:numPr>
                  <w:spacing w:after="0" w:line="240" w:lineRule="auto"/>
                  <w:ind w:hanging="360"/>
                </w:pPr>
              </w:pPrChange>
            </w:pPr>
            <w:del w:id="860" w:author="OLIVARES MARTINEZ FERNANDO JESUS" w:date="2026-08-20T17:23:00Z">
              <w:r w:rsidDel="00EB7408">
                <w:rPr>
                  <w:rFonts w:cs="Arial"/>
                </w:rPr>
                <w:delText>Descripción</w:delText>
              </w:r>
            </w:del>
          </w:p>
          <w:p w14:paraId="387EB9FB" w14:textId="2311F841" w:rsidR="00EB7408" w:rsidRPr="003D5AE8" w:rsidRDefault="00EB7408">
            <w:pPr>
              <w:pStyle w:val="Prrafodelista"/>
              <w:spacing w:after="0" w:line="240" w:lineRule="auto"/>
              <w:ind w:left="0"/>
              <w:rPr>
                <w:rFonts w:cs="Arial"/>
              </w:rPr>
              <w:pPrChange w:id="861" w:author="OLIVARES MARTINEZ FERNANDO JESUS" w:date="2026-08-20T17:24:00Z">
                <w:pPr>
                  <w:pStyle w:val="Prrafodelista"/>
                  <w:numPr>
                    <w:numId w:val="40"/>
                  </w:numPr>
                  <w:spacing w:after="0" w:line="240" w:lineRule="auto"/>
                  <w:ind w:hanging="360"/>
                </w:pPr>
              </w:pPrChange>
            </w:pPr>
            <w:del w:id="862" w:author="OLIVARES MARTINEZ FERNANDO JESUS" w:date="2026-08-20T17:23:00Z">
              <w:r w:rsidDel="00EB7408">
                <w:rPr>
                  <w:rFonts w:cs="Arial"/>
                </w:rPr>
                <w:delText>Activo (Si, No)</w:delText>
              </w:r>
            </w:del>
          </w:p>
        </w:tc>
      </w:tr>
      <w:tr w:rsidR="00854B7A" w:rsidRPr="00381C0B" w14:paraId="59122CCC" w14:textId="77777777" w:rsidTr="00854B7A">
        <w:tblPrEx>
          <w:tblW w:w="9856" w:type="dxa"/>
          <w:tblPrExChange w:id="863" w:author="OLIVARES MARTINEZ FERNANDO JESUS" w:date="2026-08-20T17:34:00Z">
            <w:tblPrEx>
              <w:tblW w:w="9856" w:type="dxa"/>
            </w:tblPrEx>
          </w:tblPrExChange>
        </w:tblPrEx>
        <w:tc>
          <w:tcPr>
            <w:tcW w:w="3628" w:type="dxa"/>
            <w:vMerge/>
            <w:shd w:val="clear" w:color="auto" w:fill="DEEAF6" w:themeFill="accent1" w:themeFillTint="33"/>
            <w:tcPrChange w:id="864" w:author="OLIVARES MARTINEZ FERNANDO JESUS" w:date="2026-08-20T17:34:00Z">
              <w:tcPr>
                <w:tcW w:w="2689" w:type="dxa"/>
                <w:vMerge/>
                <w:shd w:val="clear" w:color="auto" w:fill="DEEAF6" w:themeFill="accent1" w:themeFillTint="33"/>
              </w:tcPr>
            </w:tcPrChange>
          </w:tcPr>
          <w:p w14:paraId="67F97831" w14:textId="77777777" w:rsidR="00EB7408" w:rsidRPr="00381C0B" w:rsidRDefault="00EB7408" w:rsidP="00EB7408">
            <w:pPr>
              <w:spacing w:after="0" w:line="240" w:lineRule="auto"/>
              <w:rPr>
                <w:rFonts w:cs="Arial"/>
              </w:rPr>
            </w:pPr>
          </w:p>
        </w:tc>
        <w:tc>
          <w:tcPr>
            <w:tcW w:w="478" w:type="dxa"/>
            <w:tcPrChange w:id="865" w:author="OLIVARES MARTINEZ FERNANDO JESUS" w:date="2026-08-20T17:34:00Z">
              <w:tcPr>
                <w:tcW w:w="1655" w:type="dxa"/>
              </w:tcPr>
            </w:tcPrChange>
          </w:tcPr>
          <w:p w14:paraId="6884D062" w14:textId="5F9AEB98" w:rsidR="00EB7408" w:rsidRDefault="00EB7408" w:rsidP="00EB7408">
            <w:pPr>
              <w:spacing w:after="0" w:line="240" w:lineRule="auto"/>
              <w:rPr>
                <w:rFonts w:cs="Arial"/>
              </w:rPr>
            </w:pPr>
            <w:ins w:id="866" w:author="OLIVARES MARTINEZ FERNANDO JESUS" w:date="2026-08-20T17:23:00Z">
              <w:r>
                <w:rPr>
                  <w:rFonts w:cs="Arial"/>
                </w:rPr>
                <w:t>4.1</w:t>
              </w:r>
            </w:ins>
            <w:del w:id="867" w:author="OLIVARES MARTINEZ FERNANDO JESUS" w:date="2026-08-20T17:23:00Z">
              <w:r w:rsidDel="00EB7408">
                <w:rPr>
                  <w:rFonts w:cs="Arial"/>
                </w:rPr>
                <w:delText>5</w:delText>
              </w:r>
            </w:del>
          </w:p>
        </w:tc>
        <w:tc>
          <w:tcPr>
            <w:tcW w:w="5750" w:type="dxa"/>
            <w:tcPrChange w:id="868" w:author="OLIVARES MARTINEZ FERNANDO JESUS" w:date="2026-08-20T17:34:00Z">
              <w:tcPr>
                <w:tcW w:w="5512" w:type="dxa"/>
                <w:gridSpan w:val="3"/>
              </w:tcPr>
            </w:tcPrChange>
          </w:tcPr>
          <w:p w14:paraId="4A3B1E9C" w14:textId="706EB740" w:rsidR="00EB7408" w:rsidRDefault="00EB7408" w:rsidP="00EB7408">
            <w:pPr>
              <w:spacing w:after="0" w:line="240" w:lineRule="auto"/>
              <w:rPr>
                <w:rFonts w:cs="Arial"/>
              </w:rPr>
            </w:pPr>
            <w:ins w:id="869" w:author="OLIVARES MARTINEZ FERNANDO JESUS" w:date="2026-08-20T17:23:00Z">
              <w:r>
                <w:rPr>
                  <w:rFonts w:cs="Arial"/>
                </w:rPr>
                <w:t xml:space="preserve">El usuario informa el campo </w:t>
              </w:r>
            </w:ins>
            <w:ins w:id="870" w:author="OLIVARES MARTINEZ FERNANDO JESUS" w:date="2026-08-20T17:24:00Z">
              <w:r>
                <w:rPr>
                  <w:rFonts w:cs="Arial"/>
                </w:rPr>
                <w:t>Ide</w:t>
              </w:r>
            </w:ins>
            <w:ins w:id="871" w:author="OLIVARES MARTINEZ FERNANDO JESUS" w:date="2026-08-20T17:25:00Z">
              <w:r>
                <w:rPr>
                  <w:rFonts w:cs="Arial"/>
                </w:rPr>
                <w:t>ntificador</w:t>
              </w:r>
            </w:ins>
            <w:ins w:id="872" w:author="OLIVARES MARTINEZ FERNANDO JESUS" w:date="2026-08-20T17:23:00Z">
              <w:r>
                <w:rPr>
                  <w:rFonts w:cs="Arial"/>
                </w:rPr>
                <w:t xml:space="preserve"> (Obligatorio)</w:t>
              </w:r>
            </w:ins>
            <w:del w:id="873" w:author="OLIVARES MARTINEZ FERNANDO JESUS" w:date="2026-08-20T17:23:00Z">
              <w:r w:rsidRPr="00532611" w:rsidDel="00EB7408">
                <w:rPr>
                  <w:rFonts w:cs="Arial"/>
                </w:rPr>
                <w:delText xml:space="preserve">El usuario </w:delText>
              </w:r>
              <w:r w:rsidDel="00EB7408">
                <w:rPr>
                  <w:rFonts w:cs="Arial"/>
                </w:rPr>
                <w:delText>hace click</w:delText>
              </w:r>
            </w:del>
            <w:ins w:id="874" w:author="BERNARDO MONJAS GEMA" w:date="2026-08-16T22:05:00Z">
              <w:del w:id="875" w:author="OLIVARES MARTINEZ FERNANDO JESUS" w:date="2026-08-20T17:23:00Z">
                <w:r w:rsidDel="00EB7408">
                  <w:rPr>
                    <w:rFonts w:cs="Arial"/>
                  </w:rPr>
                  <w:delText>pulsa</w:delText>
                </w:r>
              </w:del>
            </w:ins>
            <w:del w:id="876" w:author="OLIVARES MARTINEZ FERNANDO JESUS" w:date="2026-08-20T17:23:00Z">
              <w:r w:rsidDel="00EB7408">
                <w:rPr>
                  <w:rFonts w:cs="Arial"/>
                </w:rPr>
                <w:delText xml:space="preserve"> en el botón “</w:delText>
              </w:r>
            </w:del>
            <w:commentRangeStart w:id="877"/>
            <w:del w:id="878" w:author="OLIVARES MARTINEZ FERNANDO JESUS" w:date="2026-08-17T11:58:00Z">
              <w:r w:rsidDel="00257963">
                <w:rPr>
                  <w:rFonts w:cs="Arial"/>
                </w:rPr>
                <w:delText>Dar de alta</w:delText>
              </w:r>
            </w:del>
            <w:commentRangeEnd w:id="877"/>
            <w:del w:id="879" w:author="OLIVARES MARTINEZ FERNANDO JESUS" w:date="2026-08-20T17:23:00Z">
              <w:r w:rsidDel="00EB7408">
                <w:rPr>
                  <w:rStyle w:val="Refdecomentario"/>
                  <w:rFonts w:asciiTheme="minorHAnsi" w:eastAsiaTheme="minorHAnsi" w:hAnsiTheme="minorHAnsi" w:cstheme="minorBidi"/>
                  <w:lang w:eastAsia="en-US"/>
                </w:rPr>
                <w:commentReference w:id="877"/>
              </w:r>
              <w:r w:rsidDel="00EB7408">
                <w:rPr>
                  <w:rFonts w:cs="Arial"/>
                </w:rPr>
                <w:delText xml:space="preserve">” y </w:delText>
              </w:r>
              <w:r w:rsidRPr="00532611" w:rsidDel="00EB7408">
                <w:rPr>
                  <w:rFonts w:cs="Arial"/>
                </w:rPr>
                <w:delText xml:space="preserve">envía </w:delText>
              </w:r>
              <w:r w:rsidDel="00EB7408">
                <w:rPr>
                  <w:rFonts w:cs="Arial"/>
                </w:rPr>
                <w:delText>los datos</w:delText>
              </w:r>
              <w:r w:rsidRPr="00532611" w:rsidDel="00EB7408">
                <w:rPr>
                  <w:rFonts w:cs="Arial"/>
                </w:rPr>
                <w:delText xml:space="preserve"> </w:delText>
              </w:r>
              <w:r w:rsidDel="00EB7408">
                <w:rPr>
                  <w:rFonts w:cs="Arial"/>
                </w:rPr>
                <w:delText xml:space="preserve">del </w:delText>
              </w:r>
              <w:r w:rsidRPr="00532611" w:rsidDel="00EB7408">
                <w:rPr>
                  <w:rFonts w:cs="Arial"/>
                </w:rPr>
                <w:delText>formulario</w:delText>
              </w:r>
              <w:r w:rsidDel="00EB7408">
                <w:rPr>
                  <w:rFonts w:cs="Arial"/>
                </w:rPr>
                <w:delText xml:space="preserve"> para su validación</w:delText>
              </w:r>
              <w:r w:rsidRPr="00532611" w:rsidDel="00EB7408">
                <w:rPr>
                  <w:rFonts w:cs="Arial"/>
                </w:rPr>
                <w:delText>.</w:delText>
              </w:r>
            </w:del>
            <w:ins w:id="880" w:author="OLIVARES MARTINEZ FERNANDO JESUS" w:date="2026-08-20T17:25:00Z">
              <w:r>
                <w:rPr>
                  <w:rFonts w:cs="Arial"/>
                </w:rPr>
                <w:t>. Es el ID Ejército en SIPERDEF. Debemos tenerlo previamente</w:t>
              </w:r>
            </w:ins>
          </w:p>
        </w:tc>
      </w:tr>
      <w:tr w:rsidR="00854B7A" w:rsidRPr="00381C0B" w14:paraId="3BDAFAC6" w14:textId="77777777" w:rsidTr="00854B7A">
        <w:tblPrEx>
          <w:tblW w:w="9856" w:type="dxa"/>
          <w:tblPrExChange w:id="881" w:author="OLIVARES MARTINEZ FERNANDO JESUS" w:date="2026-08-20T17:34:00Z">
            <w:tblPrEx>
              <w:tblW w:w="9856" w:type="dxa"/>
            </w:tblPrEx>
          </w:tblPrExChange>
        </w:tblPrEx>
        <w:tc>
          <w:tcPr>
            <w:tcW w:w="3628" w:type="dxa"/>
            <w:vMerge/>
            <w:shd w:val="clear" w:color="auto" w:fill="DEEAF6" w:themeFill="accent1" w:themeFillTint="33"/>
            <w:tcPrChange w:id="882" w:author="OLIVARES MARTINEZ FERNANDO JESUS" w:date="2026-08-20T17:34:00Z">
              <w:tcPr>
                <w:tcW w:w="2689" w:type="dxa"/>
                <w:vMerge/>
                <w:shd w:val="clear" w:color="auto" w:fill="DEEAF6" w:themeFill="accent1" w:themeFillTint="33"/>
              </w:tcPr>
            </w:tcPrChange>
          </w:tcPr>
          <w:p w14:paraId="46221FB8" w14:textId="77777777" w:rsidR="00EB7408" w:rsidRPr="00381C0B" w:rsidRDefault="00EB7408" w:rsidP="00EB7408">
            <w:pPr>
              <w:spacing w:after="0" w:line="240" w:lineRule="auto"/>
              <w:rPr>
                <w:rFonts w:cs="Arial"/>
              </w:rPr>
            </w:pPr>
          </w:p>
        </w:tc>
        <w:tc>
          <w:tcPr>
            <w:tcW w:w="478" w:type="dxa"/>
            <w:tcPrChange w:id="883" w:author="OLIVARES MARTINEZ FERNANDO JESUS" w:date="2026-08-20T17:34:00Z">
              <w:tcPr>
                <w:tcW w:w="1655" w:type="dxa"/>
              </w:tcPr>
            </w:tcPrChange>
          </w:tcPr>
          <w:p w14:paraId="2627A87E" w14:textId="08A8B2DD" w:rsidR="00EB7408" w:rsidRDefault="00EB7408" w:rsidP="00EB7408">
            <w:pPr>
              <w:spacing w:after="0" w:line="240" w:lineRule="auto"/>
              <w:rPr>
                <w:rFonts w:cs="Arial"/>
              </w:rPr>
            </w:pPr>
            <w:ins w:id="884" w:author="OLIVARES MARTINEZ FERNANDO JESUS" w:date="2026-08-20T17:23:00Z">
              <w:r>
                <w:rPr>
                  <w:rFonts w:cs="Arial"/>
                </w:rPr>
                <w:t>4.2</w:t>
              </w:r>
            </w:ins>
            <w:del w:id="885" w:author="OLIVARES MARTINEZ FERNANDO JESUS" w:date="2026-08-20T17:23:00Z">
              <w:r w:rsidDel="00EB7408">
                <w:rPr>
                  <w:rFonts w:cs="Arial"/>
                </w:rPr>
                <w:delText>6</w:delText>
              </w:r>
            </w:del>
          </w:p>
        </w:tc>
        <w:tc>
          <w:tcPr>
            <w:tcW w:w="5750" w:type="dxa"/>
            <w:tcPrChange w:id="886" w:author="OLIVARES MARTINEZ FERNANDO JESUS" w:date="2026-08-20T17:34:00Z">
              <w:tcPr>
                <w:tcW w:w="5512" w:type="dxa"/>
                <w:gridSpan w:val="3"/>
              </w:tcPr>
            </w:tcPrChange>
          </w:tcPr>
          <w:p w14:paraId="5A77AAA9" w14:textId="37E45DD2" w:rsidR="00EB7408" w:rsidRDefault="00EB7408" w:rsidP="00EB7408">
            <w:pPr>
              <w:spacing w:after="0" w:line="240" w:lineRule="auto"/>
              <w:rPr>
                <w:rFonts w:cs="Arial"/>
              </w:rPr>
            </w:pPr>
            <w:ins w:id="887" w:author="OLIVARES MARTINEZ FERNANDO JESUS" w:date="2026-08-20T17:23:00Z">
              <w:r>
                <w:rPr>
                  <w:rFonts w:cs="Arial"/>
                </w:rPr>
                <w:t xml:space="preserve">El usuario </w:t>
              </w:r>
            </w:ins>
            <w:ins w:id="888" w:author="OLIVARES MARTINEZ FERNANDO JESUS" w:date="2026-08-20T17:26:00Z">
              <w:r>
                <w:rPr>
                  <w:rFonts w:cs="Arial"/>
                </w:rPr>
                <w:t>introduce</w:t>
              </w:r>
            </w:ins>
            <w:ins w:id="889" w:author="OLIVARES MARTINEZ FERNANDO JESUS" w:date="2026-08-20T17:23:00Z">
              <w:r>
                <w:rPr>
                  <w:rFonts w:cs="Arial"/>
                </w:rPr>
                <w:t xml:space="preserve"> el campo </w:t>
              </w:r>
            </w:ins>
            <w:ins w:id="890" w:author="OLIVARES MARTINEZ FERNANDO JESUS" w:date="2026-08-20T17:25:00Z">
              <w:r>
                <w:rPr>
                  <w:rFonts w:cs="Arial"/>
                </w:rPr>
                <w:t>Código</w:t>
              </w:r>
            </w:ins>
            <w:ins w:id="891" w:author="OLIVARES MARTINEZ FERNANDO JESUS" w:date="2026-08-20T17:23:00Z">
              <w:r>
                <w:rPr>
                  <w:rFonts w:cs="Arial"/>
                </w:rPr>
                <w:t xml:space="preserve"> (Obligatorio)</w:t>
              </w:r>
            </w:ins>
            <w:del w:id="892" w:author="OLIVARES MARTINEZ FERNANDO JESUS" w:date="2026-08-20T17:23:00Z">
              <w:r w:rsidRPr="00532611" w:rsidDel="00EB7408">
                <w:rPr>
                  <w:rFonts w:cs="Arial"/>
                </w:rPr>
                <w:delText>El sistema valida los datos ingresados.</w:delText>
              </w:r>
            </w:del>
          </w:p>
        </w:tc>
      </w:tr>
      <w:tr w:rsidR="00854B7A" w:rsidRPr="00381C0B" w14:paraId="01813AD3" w14:textId="77777777" w:rsidTr="00854B7A">
        <w:tblPrEx>
          <w:tblW w:w="9856" w:type="dxa"/>
          <w:tblPrExChange w:id="893" w:author="OLIVARES MARTINEZ FERNANDO JESUS" w:date="2026-08-20T17:34:00Z">
            <w:tblPrEx>
              <w:tblW w:w="8926" w:type="dxa"/>
            </w:tblPrEx>
          </w:tblPrExChange>
        </w:tblPrEx>
        <w:trPr>
          <w:ins w:id="894" w:author="OLIVARES MARTINEZ FERNANDO JESUS" w:date="2026-08-20T17:23:00Z"/>
          <w:trPrChange w:id="895" w:author="OLIVARES MARTINEZ FERNANDO JESUS" w:date="2026-08-20T17:34:00Z">
            <w:trPr>
              <w:gridAfter w:val="0"/>
            </w:trPr>
          </w:trPrChange>
        </w:trPr>
        <w:tc>
          <w:tcPr>
            <w:tcW w:w="3628" w:type="dxa"/>
            <w:vMerge/>
            <w:shd w:val="clear" w:color="auto" w:fill="DEEAF6" w:themeFill="accent1" w:themeFillTint="33"/>
            <w:tcPrChange w:id="896" w:author="OLIVARES MARTINEZ FERNANDO JESUS" w:date="2026-08-20T17:34:00Z">
              <w:tcPr>
                <w:tcW w:w="3628" w:type="dxa"/>
                <w:vMerge/>
                <w:shd w:val="clear" w:color="auto" w:fill="DEEAF6" w:themeFill="accent1" w:themeFillTint="33"/>
              </w:tcPr>
            </w:tcPrChange>
          </w:tcPr>
          <w:p w14:paraId="2F604D99" w14:textId="77777777" w:rsidR="00EB7408" w:rsidRPr="00381C0B" w:rsidRDefault="00EB7408" w:rsidP="00EB7408">
            <w:pPr>
              <w:spacing w:after="0" w:line="240" w:lineRule="auto"/>
              <w:rPr>
                <w:ins w:id="897" w:author="OLIVARES MARTINEZ FERNANDO JESUS" w:date="2026-08-20T17:23:00Z"/>
                <w:rFonts w:cs="Arial"/>
              </w:rPr>
            </w:pPr>
          </w:p>
        </w:tc>
        <w:tc>
          <w:tcPr>
            <w:tcW w:w="478" w:type="dxa"/>
            <w:tcPrChange w:id="898" w:author="OLIVARES MARTINEZ FERNANDO JESUS" w:date="2026-08-20T17:34:00Z">
              <w:tcPr>
                <w:tcW w:w="1561" w:type="dxa"/>
                <w:gridSpan w:val="2"/>
              </w:tcPr>
            </w:tcPrChange>
          </w:tcPr>
          <w:p w14:paraId="1C8DAF31" w14:textId="3D2461ED" w:rsidR="00EB7408" w:rsidDel="00EB7408" w:rsidRDefault="00EB7408" w:rsidP="00EB7408">
            <w:pPr>
              <w:spacing w:after="0" w:line="240" w:lineRule="auto"/>
              <w:rPr>
                <w:ins w:id="899" w:author="OLIVARES MARTINEZ FERNANDO JESUS" w:date="2026-08-20T17:23:00Z"/>
                <w:rFonts w:cs="Arial"/>
              </w:rPr>
            </w:pPr>
            <w:ins w:id="900" w:author="OLIVARES MARTINEZ FERNANDO JESUS" w:date="2026-08-20T17:25:00Z">
              <w:r>
                <w:rPr>
                  <w:rFonts w:cs="Arial"/>
                </w:rPr>
                <w:t>4.3</w:t>
              </w:r>
            </w:ins>
          </w:p>
        </w:tc>
        <w:tc>
          <w:tcPr>
            <w:tcW w:w="5750" w:type="dxa"/>
            <w:tcPrChange w:id="901" w:author="OLIVARES MARTINEZ FERNANDO JESUS" w:date="2026-08-20T17:34:00Z">
              <w:tcPr>
                <w:tcW w:w="3737" w:type="dxa"/>
              </w:tcPr>
            </w:tcPrChange>
          </w:tcPr>
          <w:p w14:paraId="02869EA8" w14:textId="3D85630C" w:rsidR="00EB7408" w:rsidDel="00EB7408" w:rsidRDefault="00EB7408" w:rsidP="00EB7408">
            <w:pPr>
              <w:spacing w:after="0" w:line="240" w:lineRule="auto"/>
              <w:rPr>
                <w:ins w:id="902" w:author="OLIVARES MARTINEZ FERNANDO JESUS" w:date="2026-08-20T17:23:00Z"/>
                <w:rFonts w:cs="Arial"/>
              </w:rPr>
            </w:pPr>
            <w:ins w:id="903" w:author="OLIVARES MARTINEZ FERNANDO JESUS" w:date="2026-08-20T17:26:00Z">
              <w:r>
                <w:rPr>
                  <w:rFonts w:cs="Arial"/>
                </w:rPr>
                <w:t>El usuario introduce el campo descripción (Opcional)</w:t>
              </w:r>
            </w:ins>
          </w:p>
        </w:tc>
      </w:tr>
      <w:tr w:rsidR="00854B7A" w:rsidRPr="00381C0B" w14:paraId="4B4E2EE5" w14:textId="77777777" w:rsidTr="00854B7A">
        <w:tblPrEx>
          <w:tblW w:w="9856" w:type="dxa"/>
          <w:tblPrExChange w:id="904" w:author="OLIVARES MARTINEZ FERNANDO JESUS" w:date="2026-08-20T17:34:00Z">
            <w:tblPrEx>
              <w:tblW w:w="8926" w:type="dxa"/>
            </w:tblPrEx>
          </w:tblPrExChange>
        </w:tblPrEx>
        <w:trPr>
          <w:ins w:id="905" w:author="OLIVARES MARTINEZ FERNANDO JESUS" w:date="2026-08-20T17:23:00Z"/>
          <w:trPrChange w:id="906" w:author="OLIVARES MARTINEZ FERNANDO JESUS" w:date="2026-08-20T17:34:00Z">
            <w:trPr>
              <w:gridAfter w:val="0"/>
            </w:trPr>
          </w:trPrChange>
        </w:trPr>
        <w:tc>
          <w:tcPr>
            <w:tcW w:w="3628" w:type="dxa"/>
            <w:vMerge/>
            <w:shd w:val="clear" w:color="auto" w:fill="DEEAF6" w:themeFill="accent1" w:themeFillTint="33"/>
            <w:tcPrChange w:id="907" w:author="OLIVARES MARTINEZ FERNANDO JESUS" w:date="2026-08-20T17:34:00Z">
              <w:tcPr>
                <w:tcW w:w="3628" w:type="dxa"/>
                <w:vMerge/>
                <w:shd w:val="clear" w:color="auto" w:fill="DEEAF6" w:themeFill="accent1" w:themeFillTint="33"/>
              </w:tcPr>
            </w:tcPrChange>
          </w:tcPr>
          <w:p w14:paraId="55BA4F13" w14:textId="77777777" w:rsidR="00EB7408" w:rsidRPr="00381C0B" w:rsidRDefault="00EB7408" w:rsidP="00EB7408">
            <w:pPr>
              <w:spacing w:after="0" w:line="240" w:lineRule="auto"/>
              <w:rPr>
                <w:ins w:id="908" w:author="OLIVARES MARTINEZ FERNANDO JESUS" w:date="2026-08-20T17:23:00Z"/>
                <w:rFonts w:cs="Arial"/>
              </w:rPr>
            </w:pPr>
          </w:p>
        </w:tc>
        <w:tc>
          <w:tcPr>
            <w:tcW w:w="478" w:type="dxa"/>
            <w:tcPrChange w:id="909" w:author="OLIVARES MARTINEZ FERNANDO JESUS" w:date="2026-08-20T17:34:00Z">
              <w:tcPr>
                <w:tcW w:w="1561" w:type="dxa"/>
                <w:gridSpan w:val="2"/>
              </w:tcPr>
            </w:tcPrChange>
          </w:tcPr>
          <w:p w14:paraId="677872FF" w14:textId="1CA596EB" w:rsidR="00EB7408" w:rsidDel="00EB7408" w:rsidRDefault="00EB7408" w:rsidP="00EB7408">
            <w:pPr>
              <w:spacing w:after="0" w:line="240" w:lineRule="auto"/>
              <w:rPr>
                <w:ins w:id="910" w:author="OLIVARES MARTINEZ FERNANDO JESUS" w:date="2026-08-20T17:23:00Z"/>
                <w:rFonts w:cs="Arial"/>
              </w:rPr>
            </w:pPr>
            <w:ins w:id="911" w:author="OLIVARES MARTINEZ FERNANDO JESUS" w:date="2026-08-20T17:23:00Z">
              <w:r>
                <w:rPr>
                  <w:rFonts w:cs="Arial"/>
                </w:rPr>
                <w:t>5</w:t>
              </w:r>
            </w:ins>
          </w:p>
        </w:tc>
        <w:tc>
          <w:tcPr>
            <w:tcW w:w="5750" w:type="dxa"/>
            <w:tcPrChange w:id="912" w:author="OLIVARES MARTINEZ FERNANDO JESUS" w:date="2026-08-20T17:34:00Z">
              <w:tcPr>
                <w:tcW w:w="3737" w:type="dxa"/>
              </w:tcPr>
            </w:tcPrChange>
          </w:tcPr>
          <w:p w14:paraId="12E08B56" w14:textId="179B6747" w:rsidR="00EB7408" w:rsidDel="00EB7408" w:rsidRDefault="00EB7408" w:rsidP="00EB7408">
            <w:pPr>
              <w:spacing w:after="0" w:line="240" w:lineRule="auto"/>
              <w:rPr>
                <w:ins w:id="913" w:author="OLIVARES MARTINEZ FERNANDO JESUS" w:date="2026-08-20T17:23:00Z"/>
                <w:rFonts w:cs="Arial"/>
              </w:rPr>
            </w:pPr>
            <w:ins w:id="914" w:author="OLIVARES MARTINEZ FERNANDO JESUS" w:date="2026-08-20T17:23:00Z">
              <w:r w:rsidRPr="00532611">
                <w:rPr>
                  <w:rFonts w:cs="Arial"/>
                </w:rPr>
                <w:t xml:space="preserve">El usuario </w:t>
              </w:r>
              <w:r>
                <w:rPr>
                  <w:rFonts w:cs="Arial"/>
                </w:rPr>
                <w:t xml:space="preserve">hace click en el botón “Dar de alta” y </w:t>
              </w:r>
              <w:r w:rsidRPr="00532611">
                <w:rPr>
                  <w:rFonts w:cs="Arial"/>
                </w:rPr>
                <w:t xml:space="preserve">envía </w:t>
              </w:r>
              <w:r>
                <w:rPr>
                  <w:rFonts w:cs="Arial"/>
                </w:rPr>
                <w:t>los datos</w:t>
              </w:r>
              <w:r w:rsidRPr="00532611">
                <w:rPr>
                  <w:rFonts w:cs="Arial"/>
                </w:rPr>
                <w:t xml:space="preserve"> </w:t>
              </w:r>
              <w:r>
                <w:rPr>
                  <w:rFonts w:cs="Arial"/>
                </w:rPr>
                <w:t xml:space="preserve">del </w:t>
              </w:r>
              <w:r w:rsidRPr="00532611">
                <w:rPr>
                  <w:rFonts w:cs="Arial"/>
                </w:rPr>
                <w:t>formulario</w:t>
              </w:r>
              <w:r>
                <w:rPr>
                  <w:rFonts w:cs="Arial"/>
                </w:rPr>
                <w:t xml:space="preserve"> para su validación</w:t>
              </w:r>
              <w:r w:rsidRPr="00532611">
                <w:rPr>
                  <w:rFonts w:cs="Arial"/>
                </w:rPr>
                <w:t>.</w:t>
              </w:r>
            </w:ins>
          </w:p>
        </w:tc>
      </w:tr>
      <w:tr w:rsidR="00854B7A" w:rsidRPr="00381C0B" w14:paraId="0BEBBDE7" w14:textId="77777777" w:rsidTr="00854B7A">
        <w:tblPrEx>
          <w:tblW w:w="9856" w:type="dxa"/>
          <w:tblPrExChange w:id="915" w:author="OLIVARES MARTINEZ FERNANDO JESUS" w:date="2026-08-20T17:34:00Z">
            <w:tblPrEx>
              <w:tblW w:w="8926" w:type="dxa"/>
            </w:tblPrEx>
          </w:tblPrExChange>
        </w:tblPrEx>
        <w:trPr>
          <w:ins w:id="916" w:author="OLIVARES MARTINEZ FERNANDO JESUS" w:date="2026-08-20T17:23:00Z"/>
          <w:trPrChange w:id="917" w:author="OLIVARES MARTINEZ FERNANDO JESUS" w:date="2026-08-20T17:34:00Z">
            <w:trPr>
              <w:gridAfter w:val="0"/>
            </w:trPr>
          </w:trPrChange>
        </w:trPr>
        <w:tc>
          <w:tcPr>
            <w:tcW w:w="3628" w:type="dxa"/>
            <w:vMerge/>
            <w:shd w:val="clear" w:color="auto" w:fill="DEEAF6" w:themeFill="accent1" w:themeFillTint="33"/>
            <w:tcPrChange w:id="918" w:author="OLIVARES MARTINEZ FERNANDO JESUS" w:date="2026-08-20T17:34:00Z">
              <w:tcPr>
                <w:tcW w:w="3628" w:type="dxa"/>
                <w:vMerge/>
                <w:shd w:val="clear" w:color="auto" w:fill="DEEAF6" w:themeFill="accent1" w:themeFillTint="33"/>
              </w:tcPr>
            </w:tcPrChange>
          </w:tcPr>
          <w:p w14:paraId="1169DA11" w14:textId="77777777" w:rsidR="00EB7408" w:rsidRPr="00381C0B" w:rsidRDefault="00EB7408" w:rsidP="00EB7408">
            <w:pPr>
              <w:spacing w:after="0" w:line="240" w:lineRule="auto"/>
              <w:rPr>
                <w:ins w:id="919" w:author="OLIVARES MARTINEZ FERNANDO JESUS" w:date="2026-08-20T17:23:00Z"/>
                <w:rFonts w:cs="Arial"/>
              </w:rPr>
            </w:pPr>
          </w:p>
        </w:tc>
        <w:tc>
          <w:tcPr>
            <w:tcW w:w="478" w:type="dxa"/>
            <w:tcPrChange w:id="920" w:author="OLIVARES MARTINEZ FERNANDO JESUS" w:date="2026-08-20T17:34:00Z">
              <w:tcPr>
                <w:tcW w:w="1561" w:type="dxa"/>
                <w:gridSpan w:val="2"/>
              </w:tcPr>
            </w:tcPrChange>
          </w:tcPr>
          <w:p w14:paraId="24DF6D9B" w14:textId="3FD5C138" w:rsidR="00EB7408" w:rsidDel="00EB7408" w:rsidRDefault="00EB7408" w:rsidP="00EB7408">
            <w:pPr>
              <w:spacing w:after="0" w:line="240" w:lineRule="auto"/>
              <w:rPr>
                <w:ins w:id="921" w:author="OLIVARES MARTINEZ FERNANDO JESUS" w:date="2026-08-20T17:23:00Z"/>
                <w:rFonts w:cs="Arial"/>
              </w:rPr>
            </w:pPr>
            <w:ins w:id="922" w:author="OLIVARES MARTINEZ FERNANDO JESUS" w:date="2026-08-20T17:23:00Z">
              <w:r>
                <w:rPr>
                  <w:rFonts w:cs="Arial"/>
                </w:rPr>
                <w:t>6</w:t>
              </w:r>
            </w:ins>
          </w:p>
        </w:tc>
        <w:tc>
          <w:tcPr>
            <w:tcW w:w="5750" w:type="dxa"/>
            <w:tcPrChange w:id="923" w:author="OLIVARES MARTINEZ FERNANDO JESUS" w:date="2026-08-20T17:34:00Z">
              <w:tcPr>
                <w:tcW w:w="3737" w:type="dxa"/>
              </w:tcPr>
            </w:tcPrChange>
          </w:tcPr>
          <w:p w14:paraId="2A7CAC53" w14:textId="0662648D" w:rsidR="00EB7408" w:rsidDel="00EB7408" w:rsidRDefault="00EB7408" w:rsidP="00EB7408">
            <w:pPr>
              <w:spacing w:after="0" w:line="240" w:lineRule="auto"/>
              <w:rPr>
                <w:ins w:id="924" w:author="OLIVARES MARTINEZ FERNANDO JESUS" w:date="2026-08-20T17:23:00Z"/>
                <w:rFonts w:cs="Arial"/>
              </w:rPr>
            </w:pPr>
            <w:ins w:id="925" w:author="OLIVARES MARTINEZ FERNANDO JESUS" w:date="2026-08-20T17:23:00Z">
              <w:r w:rsidRPr="00532611">
                <w:rPr>
                  <w:rFonts w:cs="Arial"/>
                </w:rPr>
                <w:t>El sistema valida los datos ingresados.</w:t>
              </w:r>
            </w:ins>
          </w:p>
        </w:tc>
      </w:tr>
      <w:tr w:rsidR="00854B7A" w:rsidRPr="00381C0B" w14:paraId="7B622928" w14:textId="77777777" w:rsidTr="00854B7A">
        <w:tblPrEx>
          <w:tblW w:w="9856" w:type="dxa"/>
          <w:tblPrExChange w:id="926" w:author="OLIVARES MARTINEZ FERNANDO JESUS" w:date="2026-08-20T17:34:00Z">
            <w:tblPrEx>
              <w:tblW w:w="8926" w:type="dxa"/>
            </w:tblPrEx>
          </w:tblPrExChange>
        </w:tblPrEx>
        <w:trPr>
          <w:ins w:id="927" w:author="OLIVARES MARTINEZ FERNANDO JESUS" w:date="2026-08-20T17:23:00Z"/>
          <w:trPrChange w:id="928" w:author="OLIVARES MARTINEZ FERNANDO JESUS" w:date="2026-08-20T17:34:00Z">
            <w:trPr>
              <w:gridAfter w:val="0"/>
            </w:trPr>
          </w:trPrChange>
        </w:trPr>
        <w:tc>
          <w:tcPr>
            <w:tcW w:w="3628" w:type="dxa"/>
            <w:vMerge/>
            <w:shd w:val="clear" w:color="auto" w:fill="DEEAF6" w:themeFill="accent1" w:themeFillTint="33"/>
            <w:tcPrChange w:id="929" w:author="OLIVARES MARTINEZ FERNANDO JESUS" w:date="2026-08-20T17:34:00Z">
              <w:tcPr>
                <w:tcW w:w="3628" w:type="dxa"/>
                <w:vMerge/>
                <w:shd w:val="clear" w:color="auto" w:fill="DEEAF6" w:themeFill="accent1" w:themeFillTint="33"/>
              </w:tcPr>
            </w:tcPrChange>
          </w:tcPr>
          <w:p w14:paraId="6DE100E9" w14:textId="77777777" w:rsidR="00EB7408" w:rsidRPr="00381C0B" w:rsidRDefault="00EB7408" w:rsidP="00EB7408">
            <w:pPr>
              <w:spacing w:after="0" w:line="240" w:lineRule="auto"/>
              <w:rPr>
                <w:ins w:id="930" w:author="OLIVARES MARTINEZ FERNANDO JESUS" w:date="2026-08-20T17:23:00Z"/>
                <w:rFonts w:cs="Arial"/>
              </w:rPr>
            </w:pPr>
          </w:p>
        </w:tc>
        <w:tc>
          <w:tcPr>
            <w:tcW w:w="478" w:type="dxa"/>
            <w:tcPrChange w:id="931" w:author="OLIVARES MARTINEZ FERNANDO JESUS" w:date="2026-08-20T17:34:00Z">
              <w:tcPr>
                <w:tcW w:w="1561" w:type="dxa"/>
                <w:gridSpan w:val="2"/>
              </w:tcPr>
            </w:tcPrChange>
          </w:tcPr>
          <w:p w14:paraId="6BECDB1C" w14:textId="07B83B96" w:rsidR="00EB7408" w:rsidDel="00EB7408" w:rsidRDefault="00EB7408" w:rsidP="00EB7408">
            <w:pPr>
              <w:spacing w:after="0" w:line="240" w:lineRule="auto"/>
              <w:rPr>
                <w:ins w:id="932" w:author="OLIVARES MARTINEZ FERNANDO JESUS" w:date="2026-08-20T17:23:00Z"/>
                <w:rFonts w:cs="Arial"/>
              </w:rPr>
            </w:pPr>
            <w:ins w:id="933" w:author="OLIVARES MARTINEZ FERNANDO JESUS" w:date="2026-08-20T17:23:00Z">
              <w:r>
                <w:rPr>
                  <w:rFonts w:cs="Arial"/>
                </w:rPr>
                <w:t>6.1</w:t>
              </w:r>
            </w:ins>
          </w:p>
        </w:tc>
        <w:tc>
          <w:tcPr>
            <w:tcW w:w="5750" w:type="dxa"/>
            <w:tcPrChange w:id="934" w:author="OLIVARES MARTINEZ FERNANDO JESUS" w:date="2026-08-20T17:34:00Z">
              <w:tcPr>
                <w:tcW w:w="3737" w:type="dxa"/>
              </w:tcPr>
            </w:tcPrChange>
          </w:tcPr>
          <w:p w14:paraId="789EB3BC" w14:textId="41D28C1C" w:rsidR="00EB7408" w:rsidDel="00EB7408" w:rsidRDefault="00EB7408" w:rsidP="00EB7408">
            <w:pPr>
              <w:spacing w:after="0" w:line="240" w:lineRule="auto"/>
              <w:rPr>
                <w:ins w:id="935" w:author="OLIVARES MARTINEZ FERNANDO JESUS" w:date="2026-08-20T17:23:00Z"/>
                <w:rFonts w:cs="Arial"/>
              </w:rPr>
            </w:pPr>
            <w:ins w:id="936" w:author="OLIVARES MARTINEZ FERNANDO JESUS" w:date="2026-08-20T17:23:00Z">
              <w:r>
                <w:rPr>
                  <w:rFonts w:cs="Arial"/>
                </w:rPr>
                <w:t xml:space="preserve">Si </w:t>
              </w:r>
              <w:r w:rsidRPr="00532611">
                <w:rPr>
                  <w:rFonts w:cs="Arial"/>
                </w:rPr>
                <w:t>hay errores de validación</w:t>
              </w:r>
              <w:r>
                <w:rPr>
                  <w:rFonts w:cs="Arial"/>
                </w:rPr>
                <w:t>, e</w:t>
              </w:r>
              <w:r w:rsidRPr="00532611">
                <w:rPr>
                  <w:rFonts w:cs="Arial"/>
                </w:rPr>
                <w:t>l sistema muestra mensajes de error</w:t>
              </w:r>
            </w:ins>
          </w:p>
        </w:tc>
      </w:tr>
      <w:tr w:rsidR="00854B7A" w:rsidRPr="00381C0B" w14:paraId="6D1A5B3D" w14:textId="77777777" w:rsidTr="00854B7A">
        <w:tblPrEx>
          <w:tblW w:w="9856" w:type="dxa"/>
          <w:tblPrExChange w:id="937" w:author="OLIVARES MARTINEZ FERNANDO JESUS" w:date="2026-08-20T17:34:00Z">
            <w:tblPrEx>
              <w:tblW w:w="8926" w:type="dxa"/>
            </w:tblPrEx>
          </w:tblPrExChange>
        </w:tblPrEx>
        <w:trPr>
          <w:ins w:id="938" w:author="OLIVARES MARTINEZ FERNANDO JESUS" w:date="2026-08-20T17:23:00Z"/>
          <w:trPrChange w:id="939" w:author="OLIVARES MARTINEZ FERNANDO JESUS" w:date="2026-08-20T17:34:00Z">
            <w:trPr>
              <w:gridAfter w:val="0"/>
            </w:trPr>
          </w:trPrChange>
        </w:trPr>
        <w:tc>
          <w:tcPr>
            <w:tcW w:w="3628" w:type="dxa"/>
            <w:vMerge/>
            <w:shd w:val="clear" w:color="auto" w:fill="DEEAF6" w:themeFill="accent1" w:themeFillTint="33"/>
            <w:tcPrChange w:id="940" w:author="OLIVARES MARTINEZ FERNANDO JESUS" w:date="2026-08-20T17:34:00Z">
              <w:tcPr>
                <w:tcW w:w="3628" w:type="dxa"/>
                <w:vMerge/>
                <w:shd w:val="clear" w:color="auto" w:fill="DEEAF6" w:themeFill="accent1" w:themeFillTint="33"/>
              </w:tcPr>
            </w:tcPrChange>
          </w:tcPr>
          <w:p w14:paraId="7FD1D917" w14:textId="77777777" w:rsidR="00EB7408" w:rsidRPr="00381C0B" w:rsidRDefault="00EB7408" w:rsidP="00EB7408">
            <w:pPr>
              <w:spacing w:after="0" w:line="240" w:lineRule="auto"/>
              <w:rPr>
                <w:ins w:id="941" w:author="OLIVARES MARTINEZ FERNANDO JESUS" w:date="2026-08-20T17:23:00Z"/>
                <w:rFonts w:cs="Arial"/>
              </w:rPr>
            </w:pPr>
          </w:p>
        </w:tc>
        <w:tc>
          <w:tcPr>
            <w:tcW w:w="478" w:type="dxa"/>
            <w:tcPrChange w:id="942" w:author="OLIVARES MARTINEZ FERNANDO JESUS" w:date="2026-08-20T17:34:00Z">
              <w:tcPr>
                <w:tcW w:w="1561" w:type="dxa"/>
                <w:gridSpan w:val="2"/>
              </w:tcPr>
            </w:tcPrChange>
          </w:tcPr>
          <w:p w14:paraId="30824769" w14:textId="4555E4DD" w:rsidR="00EB7408" w:rsidDel="00EB7408" w:rsidRDefault="00EB7408" w:rsidP="00EB7408">
            <w:pPr>
              <w:spacing w:after="0" w:line="240" w:lineRule="auto"/>
              <w:rPr>
                <w:ins w:id="943" w:author="OLIVARES MARTINEZ FERNANDO JESUS" w:date="2026-08-20T17:23:00Z"/>
                <w:rFonts w:cs="Arial"/>
              </w:rPr>
            </w:pPr>
            <w:ins w:id="944" w:author="OLIVARES MARTINEZ FERNANDO JESUS" w:date="2026-08-20T17:23:00Z">
              <w:r>
                <w:rPr>
                  <w:rFonts w:cs="Arial"/>
                </w:rPr>
                <w:t>6.2</w:t>
              </w:r>
            </w:ins>
          </w:p>
        </w:tc>
        <w:tc>
          <w:tcPr>
            <w:tcW w:w="5750" w:type="dxa"/>
            <w:tcPrChange w:id="945" w:author="OLIVARES MARTINEZ FERNANDO JESUS" w:date="2026-08-20T17:34:00Z">
              <w:tcPr>
                <w:tcW w:w="3737" w:type="dxa"/>
              </w:tcPr>
            </w:tcPrChange>
          </w:tcPr>
          <w:p w14:paraId="10FA4AF5" w14:textId="0B39D232" w:rsidR="00EB7408" w:rsidDel="00EB7408" w:rsidRDefault="00EB7408" w:rsidP="00EB7408">
            <w:pPr>
              <w:spacing w:after="0" w:line="240" w:lineRule="auto"/>
              <w:rPr>
                <w:ins w:id="946" w:author="OLIVARES MARTINEZ FERNANDO JESUS" w:date="2026-08-20T17:23:00Z"/>
                <w:rFonts w:cs="Arial"/>
              </w:rPr>
            </w:pPr>
            <w:ins w:id="947" w:author="OLIVARES MARTINEZ FERNANDO JESUS" w:date="2026-08-20T17:23:00Z">
              <w:r w:rsidRPr="00532611">
                <w:rPr>
                  <w:rFonts w:cs="Arial"/>
                </w:rPr>
                <w:t>El usuario corrige los datos.</w:t>
              </w:r>
            </w:ins>
          </w:p>
        </w:tc>
      </w:tr>
      <w:tr w:rsidR="00854B7A" w:rsidRPr="00381C0B" w14:paraId="369451A9" w14:textId="77777777" w:rsidTr="00854B7A">
        <w:tblPrEx>
          <w:tblW w:w="9856" w:type="dxa"/>
          <w:tblPrExChange w:id="948" w:author="OLIVARES MARTINEZ FERNANDO JESUS" w:date="2026-08-20T17:34:00Z">
            <w:tblPrEx>
              <w:tblW w:w="9856" w:type="dxa"/>
            </w:tblPrEx>
          </w:tblPrExChange>
        </w:tblPrEx>
        <w:tc>
          <w:tcPr>
            <w:tcW w:w="3628" w:type="dxa"/>
            <w:vMerge/>
            <w:shd w:val="clear" w:color="auto" w:fill="DEEAF6" w:themeFill="accent1" w:themeFillTint="33"/>
            <w:tcPrChange w:id="949" w:author="OLIVARES MARTINEZ FERNANDO JESUS" w:date="2026-08-20T17:34:00Z">
              <w:tcPr>
                <w:tcW w:w="2689" w:type="dxa"/>
                <w:vMerge/>
                <w:shd w:val="clear" w:color="auto" w:fill="DEEAF6" w:themeFill="accent1" w:themeFillTint="33"/>
              </w:tcPr>
            </w:tcPrChange>
          </w:tcPr>
          <w:p w14:paraId="5AD34E8D" w14:textId="77777777" w:rsidR="00EB7408" w:rsidRPr="00381C0B" w:rsidRDefault="00EB7408" w:rsidP="00EB7408">
            <w:pPr>
              <w:spacing w:after="0" w:line="240" w:lineRule="auto"/>
              <w:rPr>
                <w:rFonts w:cs="Arial"/>
              </w:rPr>
            </w:pPr>
          </w:p>
        </w:tc>
        <w:tc>
          <w:tcPr>
            <w:tcW w:w="478" w:type="dxa"/>
            <w:tcPrChange w:id="950" w:author="OLIVARES MARTINEZ FERNANDO JESUS" w:date="2026-08-20T17:34:00Z">
              <w:tcPr>
                <w:tcW w:w="1655" w:type="dxa"/>
              </w:tcPr>
            </w:tcPrChange>
          </w:tcPr>
          <w:p w14:paraId="77796224" w14:textId="44418ED2" w:rsidR="00EB7408" w:rsidRDefault="00EB7408" w:rsidP="00EB7408">
            <w:pPr>
              <w:spacing w:after="0" w:line="240" w:lineRule="auto"/>
              <w:rPr>
                <w:rFonts w:cs="Arial"/>
              </w:rPr>
            </w:pPr>
            <w:ins w:id="951" w:author="OLIVARES MARTINEZ FERNANDO JESUS" w:date="2026-08-20T17:23:00Z">
              <w:r>
                <w:rPr>
                  <w:rFonts w:cs="Arial"/>
                </w:rPr>
                <w:t>6.3</w:t>
              </w:r>
            </w:ins>
            <w:del w:id="952" w:author="OLIVARES MARTINEZ FERNANDO JESUS" w:date="2026-08-20T17:23:00Z">
              <w:r w:rsidDel="00EB7408">
                <w:rPr>
                  <w:rFonts w:cs="Arial"/>
                </w:rPr>
                <w:delText>7</w:delText>
              </w:r>
            </w:del>
          </w:p>
        </w:tc>
        <w:tc>
          <w:tcPr>
            <w:tcW w:w="5750" w:type="dxa"/>
            <w:tcPrChange w:id="953" w:author="OLIVARES MARTINEZ FERNANDO JESUS" w:date="2026-08-20T17:34:00Z">
              <w:tcPr>
                <w:tcW w:w="5512" w:type="dxa"/>
                <w:gridSpan w:val="3"/>
              </w:tcPr>
            </w:tcPrChange>
          </w:tcPr>
          <w:p w14:paraId="06B70700" w14:textId="2210F325" w:rsidR="00EB7408" w:rsidRDefault="00EB7408" w:rsidP="00EB7408">
            <w:pPr>
              <w:spacing w:after="0" w:line="240" w:lineRule="auto"/>
              <w:rPr>
                <w:rFonts w:cs="Arial"/>
              </w:rPr>
            </w:pPr>
            <w:ins w:id="954" w:author="OLIVARES MARTINEZ FERNANDO JESUS" w:date="2026-08-20T17:23:00Z">
              <w:r>
                <w:rPr>
                  <w:rFonts w:cs="Arial"/>
                </w:rPr>
                <w:t>Se regresa al paso 4</w:t>
              </w:r>
            </w:ins>
            <w:del w:id="955" w:author="OLIVARES MARTINEZ FERNANDO JESUS" w:date="2026-08-20T17:23:00Z">
              <w:r w:rsidDel="00EB7408">
                <w:rPr>
                  <w:rFonts w:cs="Arial"/>
                </w:rPr>
                <w:delText>Los datos introducidos son válidos, el</w:delText>
              </w:r>
              <w:r w:rsidRPr="00532611" w:rsidDel="00EB7408">
                <w:rPr>
                  <w:rFonts w:cs="Arial"/>
                </w:rPr>
                <w:delText xml:space="preserve"> sistema inserta el nuevo registro en la base de dato</w:delText>
              </w:r>
              <w:r w:rsidDel="00EB7408">
                <w:rPr>
                  <w:rFonts w:cs="Arial"/>
                </w:rPr>
                <w:delText>s</w:delText>
              </w:r>
            </w:del>
          </w:p>
        </w:tc>
      </w:tr>
      <w:tr w:rsidR="00854B7A" w:rsidRPr="00381C0B" w14:paraId="73394C39" w14:textId="77777777" w:rsidTr="00854B7A">
        <w:tblPrEx>
          <w:tblW w:w="9856" w:type="dxa"/>
          <w:tblPrExChange w:id="956" w:author="OLIVARES MARTINEZ FERNANDO JESUS" w:date="2026-08-20T17:34:00Z">
            <w:tblPrEx>
              <w:tblW w:w="9856" w:type="dxa"/>
            </w:tblPrEx>
          </w:tblPrExChange>
        </w:tblPrEx>
        <w:tc>
          <w:tcPr>
            <w:tcW w:w="3628" w:type="dxa"/>
            <w:vMerge/>
            <w:shd w:val="clear" w:color="auto" w:fill="DEEAF6" w:themeFill="accent1" w:themeFillTint="33"/>
            <w:tcPrChange w:id="957" w:author="OLIVARES MARTINEZ FERNANDO JESUS" w:date="2026-08-20T17:34:00Z">
              <w:tcPr>
                <w:tcW w:w="2689" w:type="dxa"/>
                <w:vMerge/>
                <w:shd w:val="clear" w:color="auto" w:fill="DEEAF6" w:themeFill="accent1" w:themeFillTint="33"/>
              </w:tcPr>
            </w:tcPrChange>
          </w:tcPr>
          <w:p w14:paraId="178DF09D" w14:textId="77777777" w:rsidR="00EB7408" w:rsidRPr="00381C0B" w:rsidRDefault="00EB7408" w:rsidP="00EB7408">
            <w:pPr>
              <w:spacing w:after="0" w:line="240" w:lineRule="auto"/>
              <w:rPr>
                <w:rFonts w:cs="Arial"/>
              </w:rPr>
            </w:pPr>
          </w:p>
        </w:tc>
        <w:tc>
          <w:tcPr>
            <w:tcW w:w="478" w:type="dxa"/>
            <w:tcPrChange w:id="958" w:author="OLIVARES MARTINEZ FERNANDO JESUS" w:date="2026-08-20T17:34:00Z">
              <w:tcPr>
                <w:tcW w:w="1655" w:type="dxa"/>
              </w:tcPr>
            </w:tcPrChange>
          </w:tcPr>
          <w:p w14:paraId="3B547F6B" w14:textId="7F4C98A5" w:rsidR="00EB7408" w:rsidRDefault="00EB7408" w:rsidP="00EB7408">
            <w:pPr>
              <w:spacing w:after="0" w:line="240" w:lineRule="auto"/>
              <w:rPr>
                <w:rFonts w:cs="Arial"/>
              </w:rPr>
            </w:pPr>
            <w:ins w:id="959" w:author="OLIVARES MARTINEZ FERNANDO JESUS" w:date="2026-08-20T17:23:00Z">
              <w:r>
                <w:rPr>
                  <w:rFonts w:cs="Arial"/>
                </w:rPr>
                <w:t>7</w:t>
              </w:r>
            </w:ins>
            <w:del w:id="960" w:author="OLIVARES MARTINEZ FERNANDO JESUS" w:date="2026-08-20T17:23:00Z">
              <w:r w:rsidDel="00EB7408">
                <w:rPr>
                  <w:rFonts w:cs="Arial"/>
                </w:rPr>
                <w:delText>7.1</w:delText>
              </w:r>
            </w:del>
          </w:p>
        </w:tc>
        <w:tc>
          <w:tcPr>
            <w:tcW w:w="5750" w:type="dxa"/>
            <w:tcPrChange w:id="961" w:author="OLIVARES MARTINEZ FERNANDO JESUS" w:date="2026-08-20T17:34:00Z">
              <w:tcPr>
                <w:tcW w:w="5512" w:type="dxa"/>
                <w:gridSpan w:val="3"/>
              </w:tcPr>
            </w:tcPrChange>
          </w:tcPr>
          <w:p w14:paraId="33A8F12E" w14:textId="3888F9B6" w:rsidR="00EB7408" w:rsidRPr="00532611" w:rsidRDefault="00EB7408" w:rsidP="00EB7408">
            <w:pPr>
              <w:spacing w:after="0" w:line="240" w:lineRule="auto"/>
              <w:rPr>
                <w:rFonts w:cs="Arial"/>
              </w:rPr>
            </w:pPr>
            <w:ins w:id="962" w:author="OLIVARES MARTINEZ FERNANDO JESUS" w:date="2026-08-20T17:23:00Z">
              <w:r>
                <w:rPr>
                  <w:rFonts w:cs="Arial"/>
                </w:rPr>
                <w:t>Los datos introducidos son válidos, el</w:t>
              </w:r>
              <w:r w:rsidRPr="00532611">
                <w:rPr>
                  <w:rFonts w:cs="Arial"/>
                </w:rPr>
                <w:t xml:space="preserve"> sistema inserta el nuevo registro en la base de dato</w:t>
              </w:r>
              <w:r>
                <w:rPr>
                  <w:rFonts w:cs="Arial"/>
                </w:rPr>
                <w:t>s</w:t>
              </w:r>
            </w:ins>
            <w:del w:id="963" w:author="OLIVARES MARTINEZ FERNANDO JESUS" w:date="2026-08-20T17:23:00Z">
              <w:r w:rsidDel="00EB7408">
                <w:rPr>
                  <w:rFonts w:cs="Arial"/>
                </w:rPr>
                <w:delText xml:space="preserve">Si </w:delText>
              </w:r>
              <w:r w:rsidRPr="00532611" w:rsidDel="00EB7408">
                <w:rPr>
                  <w:rFonts w:cs="Arial"/>
                </w:rPr>
                <w:delText xml:space="preserve">hay errores de </w:delText>
              </w:r>
              <w:r w:rsidDel="00EB7408">
                <w:rPr>
                  <w:rFonts w:cs="Arial"/>
                </w:rPr>
                <w:delText>inserción, e</w:delText>
              </w:r>
              <w:r w:rsidRPr="00532611" w:rsidDel="00EB7408">
                <w:rPr>
                  <w:rFonts w:cs="Arial"/>
                </w:rPr>
                <w:delText>l sistema muestra mensajes de error</w:delText>
              </w:r>
            </w:del>
          </w:p>
        </w:tc>
      </w:tr>
      <w:tr w:rsidR="00854B7A" w:rsidRPr="00381C0B" w14:paraId="57337C5E" w14:textId="77777777" w:rsidTr="00854B7A">
        <w:tblPrEx>
          <w:tblW w:w="9856" w:type="dxa"/>
          <w:tblPrExChange w:id="964" w:author="OLIVARES MARTINEZ FERNANDO JESUS" w:date="2026-08-20T17:34:00Z">
            <w:tblPrEx>
              <w:tblW w:w="9856" w:type="dxa"/>
            </w:tblPrEx>
          </w:tblPrExChange>
        </w:tblPrEx>
        <w:tc>
          <w:tcPr>
            <w:tcW w:w="3628" w:type="dxa"/>
            <w:vMerge/>
            <w:shd w:val="clear" w:color="auto" w:fill="DEEAF6" w:themeFill="accent1" w:themeFillTint="33"/>
            <w:tcPrChange w:id="965" w:author="OLIVARES MARTINEZ FERNANDO JESUS" w:date="2026-08-20T17:34:00Z">
              <w:tcPr>
                <w:tcW w:w="2689" w:type="dxa"/>
                <w:vMerge/>
                <w:shd w:val="clear" w:color="auto" w:fill="DEEAF6" w:themeFill="accent1" w:themeFillTint="33"/>
              </w:tcPr>
            </w:tcPrChange>
          </w:tcPr>
          <w:p w14:paraId="24C92441" w14:textId="77777777" w:rsidR="00EB7408" w:rsidRPr="00381C0B" w:rsidRDefault="00EB7408" w:rsidP="00EB7408">
            <w:pPr>
              <w:spacing w:after="0" w:line="240" w:lineRule="auto"/>
              <w:rPr>
                <w:rFonts w:cs="Arial"/>
              </w:rPr>
            </w:pPr>
          </w:p>
        </w:tc>
        <w:tc>
          <w:tcPr>
            <w:tcW w:w="478" w:type="dxa"/>
            <w:tcPrChange w:id="966" w:author="OLIVARES MARTINEZ FERNANDO JESUS" w:date="2026-08-20T17:34:00Z">
              <w:tcPr>
                <w:tcW w:w="1655" w:type="dxa"/>
              </w:tcPr>
            </w:tcPrChange>
          </w:tcPr>
          <w:p w14:paraId="5380A0E3" w14:textId="79E09A0C" w:rsidR="00EB7408" w:rsidRDefault="00EB7408" w:rsidP="00EB7408">
            <w:pPr>
              <w:spacing w:after="0" w:line="240" w:lineRule="auto"/>
              <w:rPr>
                <w:rFonts w:cs="Arial"/>
              </w:rPr>
            </w:pPr>
            <w:ins w:id="967" w:author="OLIVARES MARTINEZ FERNANDO JESUS" w:date="2026-08-20T17:23:00Z">
              <w:r>
                <w:rPr>
                  <w:rFonts w:cs="Arial"/>
                </w:rPr>
                <w:t>7.1</w:t>
              </w:r>
            </w:ins>
            <w:del w:id="968" w:author="OLIVARES MARTINEZ FERNANDO JESUS" w:date="2026-08-20T17:23:00Z">
              <w:r w:rsidDel="00EB7408">
                <w:rPr>
                  <w:rFonts w:cs="Arial"/>
                </w:rPr>
                <w:delText>7.2</w:delText>
              </w:r>
            </w:del>
          </w:p>
        </w:tc>
        <w:tc>
          <w:tcPr>
            <w:tcW w:w="5750" w:type="dxa"/>
            <w:tcPrChange w:id="969" w:author="OLIVARES MARTINEZ FERNANDO JESUS" w:date="2026-08-20T17:34:00Z">
              <w:tcPr>
                <w:tcW w:w="5512" w:type="dxa"/>
                <w:gridSpan w:val="3"/>
              </w:tcPr>
            </w:tcPrChange>
          </w:tcPr>
          <w:p w14:paraId="08A9050D" w14:textId="3882C3E2" w:rsidR="00EB7408" w:rsidRPr="00532611" w:rsidRDefault="00EB7408" w:rsidP="00EB7408">
            <w:pPr>
              <w:spacing w:after="0" w:line="240" w:lineRule="auto"/>
              <w:rPr>
                <w:rFonts w:cs="Arial"/>
              </w:rPr>
            </w:pPr>
            <w:ins w:id="970" w:author="OLIVARES MARTINEZ FERNANDO JESUS" w:date="2026-08-20T17:23:00Z">
              <w:r>
                <w:rPr>
                  <w:rFonts w:cs="Arial"/>
                </w:rPr>
                <w:t xml:space="preserve">Si </w:t>
              </w:r>
              <w:r w:rsidRPr="00532611">
                <w:rPr>
                  <w:rFonts w:cs="Arial"/>
                </w:rPr>
                <w:t xml:space="preserve">hay errores de </w:t>
              </w:r>
              <w:r>
                <w:rPr>
                  <w:rFonts w:cs="Arial"/>
                </w:rPr>
                <w:t>inserción, e</w:t>
              </w:r>
              <w:r w:rsidRPr="00532611">
                <w:rPr>
                  <w:rFonts w:cs="Arial"/>
                </w:rPr>
                <w:t>l sistema muestra mensajes de error</w:t>
              </w:r>
            </w:ins>
            <w:del w:id="971" w:author="OLIVARES MARTINEZ FERNANDO JESUS" w:date="2026-08-20T17:23:00Z">
              <w:r w:rsidDel="00EB7408">
                <w:rPr>
                  <w:rFonts w:cs="Arial"/>
                </w:rPr>
                <w:delText>El sistema audita</w:delText>
              </w:r>
              <w:r w:rsidRPr="00532611" w:rsidDel="00EB7408">
                <w:rPr>
                  <w:rFonts w:cs="Arial"/>
                </w:rPr>
                <w:delText xml:space="preserve"> el incidente</w:delText>
              </w:r>
            </w:del>
          </w:p>
        </w:tc>
      </w:tr>
      <w:tr w:rsidR="00854B7A" w:rsidRPr="00381C0B" w14:paraId="3342A741" w14:textId="77777777" w:rsidTr="00854B7A">
        <w:tblPrEx>
          <w:tblW w:w="9856" w:type="dxa"/>
          <w:tblPrExChange w:id="972" w:author="OLIVARES MARTINEZ FERNANDO JESUS" w:date="2026-08-20T17:34:00Z">
            <w:tblPrEx>
              <w:tblW w:w="9856" w:type="dxa"/>
            </w:tblPrEx>
          </w:tblPrExChange>
        </w:tblPrEx>
        <w:tc>
          <w:tcPr>
            <w:tcW w:w="3628" w:type="dxa"/>
            <w:vMerge/>
            <w:shd w:val="clear" w:color="auto" w:fill="DEEAF6" w:themeFill="accent1" w:themeFillTint="33"/>
            <w:tcPrChange w:id="973" w:author="OLIVARES MARTINEZ FERNANDO JESUS" w:date="2026-08-20T17:34:00Z">
              <w:tcPr>
                <w:tcW w:w="2689" w:type="dxa"/>
                <w:vMerge/>
                <w:shd w:val="clear" w:color="auto" w:fill="DEEAF6" w:themeFill="accent1" w:themeFillTint="33"/>
              </w:tcPr>
            </w:tcPrChange>
          </w:tcPr>
          <w:p w14:paraId="5EACC7E2" w14:textId="77777777" w:rsidR="00EB7408" w:rsidRPr="00381C0B" w:rsidRDefault="00EB7408" w:rsidP="00EB7408">
            <w:pPr>
              <w:spacing w:after="0" w:line="240" w:lineRule="auto"/>
              <w:rPr>
                <w:rFonts w:cs="Arial"/>
              </w:rPr>
            </w:pPr>
          </w:p>
        </w:tc>
        <w:tc>
          <w:tcPr>
            <w:tcW w:w="478" w:type="dxa"/>
            <w:tcPrChange w:id="974" w:author="OLIVARES MARTINEZ FERNANDO JESUS" w:date="2026-08-20T17:34:00Z">
              <w:tcPr>
                <w:tcW w:w="1655" w:type="dxa"/>
              </w:tcPr>
            </w:tcPrChange>
          </w:tcPr>
          <w:p w14:paraId="257D20FD" w14:textId="0BA182F5" w:rsidR="00EB7408" w:rsidRDefault="00EB7408" w:rsidP="00EB7408">
            <w:pPr>
              <w:spacing w:after="0" w:line="240" w:lineRule="auto"/>
              <w:rPr>
                <w:rFonts w:cs="Arial"/>
              </w:rPr>
            </w:pPr>
            <w:ins w:id="975" w:author="OLIVARES MARTINEZ FERNANDO JESUS" w:date="2026-08-20T17:23:00Z">
              <w:r>
                <w:rPr>
                  <w:rFonts w:cs="Arial"/>
                </w:rPr>
                <w:t>7.2</w:t>
              </w:r>
            </w:ins>
            <w:del w:id="976" w:author="OLIVARES MARTINEZ FERNANDO JESUS" w:date="2026-08-20T17:23:00Z">
              <w:r w:rsidDel="00EB7408">
                <w:rPr>
                  <w:rFonts w:cs="Arial"/>
                </w:rPr>
                <w:delText>8</w:delText>
              </w:r>
            </w:del>
          </w:p>
        </w:tc>
        <w:tc>
          <w:tcPr>
            <w:tcW w:w="5750" w:type="dxa"/>
            <w:tcPrChange w:id="977" w:author="OLIVARES MARTINEZ FERNANDO JESUS" w:date="2026-08-20T17:34:00Z">
              <w:tcPr>
                <w:tcW w:w="5512" w:type="dxa"/>
                <w:gridSpan w:val="3"/>
              </w:tcPr>
            </w:tcPrChange>
          </w:tcPr>
          <w:p w14:paraId="4C67555D" w14:textId="4E2999EA" w:rsidR="00EB7408" w:rsidRDefault="00EB7408" w:rsidP="00EB7408">
            <w:pPr>
              <w:spacing w:after="0" w:line="240" w:lineRule="auto"/>
              <w:rPr>
                <w:rFonts w:cs="Arial"/>
              </w:rPr>
            </w:pPr>
            <w:ins w:id="978" w:author="OLIVARES MARTINEZ FERNANDO JESUS" w:date="2026-08-20T17:23:00Z">
              <w:r>
                <w:rPr>
                  <w:rFonts w:cs="Arial"/>
                </w:rPr>
                <w:t>El sistema audita</w:t>
              </w:r>
              <w:r w:rsidRPr="00532611">
                <w:rPr>
                  <w:rFonts w:cs="Arial"/>
                </w:rPr>
                <w:t xml:space="preserve"> el incidente</w:t>
              </w:r>
            </w:ins>
            <w:del w:id="979" w:author="OLIVARES MARTINEZ FERNANDO JESUS" w:date="2026-08-20T17:23:00Z">
              <w:r w:rsidDel="00EB7408">
                <w:rPr>
                  <w:rFonts w:cs="Arial"/>
                </w:rPr>
                <w:delText>El sistema audita</w:delText>
              </w:r>
              <w:r w:rsidRPr="00532611" w:rsidDel="00EB7408">
                <w:rPr>
                  <w:rFonts w:cs="Arial"/>
                </w:rPr>
                <w:delText xml:space="preserve"> </w:delText>
              </w:r>
              <w:r w:rsidDel="00EB7408">
                <w:rPr>
                  <w:rFonts w:cs="Arial"/>
                </w:rPr>
                <w:delText>la inserción</w:delText>
              </w:r>
            </w:del>
          </w:p>
        </w:tc>
      </w:tr>
      <w:tr w:rsidR="00854B7A" w:rsidRPr="00381C0B" w14:paraId="0D3A7EFF" w14:textId="77777777" w:rsidTr="00854B7A">
        <w:tblPrEx>
          <w:tblW w:w="9856" w:type="dxa"/>
          <w:tblPrExChange w:id="980" w:author="OLIVARES MARTINEZ FERNANDO JESUS" w:date="2026-08-20T17:34:00Z">
            <w:tblPrEx>
              <w:tblW w:w="8926" w:type="dxa"/>
            </w:tblPrEx>
          </w:tblPrExChange>
        </w:tblPrEx>
        <w:trPr>
          <w:ins w:id="981" w:author="OLIVARES MARTINEZ FERNANDO JESUS" w:date="2026-08-20T17:22:00Z"/>
          <w:trPrChange w:id="982" w:author="OLIVARES MARTINEZ FERNANDO JESUS" w:date="2026-08-20T17:34:00Z">
            <w:trPr>
              <w:gridAfter w:val="0"/>
            </w:trPr>
          </w:trPrChange>
        </w:trPr>
        <w:tc>
          <w:tcPr>
            <w:tcW w:w="3628" w:type="dxa"/>
            <w:vMerge/>
            <w:shd w:val="clear" w:color="auto" w:fill="DEEAF6" w:themeFill="accent1" w:themeFillTint="33"/>
            <w:tcPrChange w:id="983" w:author="OLIVARES MARTINEZ FERNANDO JESUS" w:date="2026-08-20T17:34:00Z">
              <w:tcPr>
                <w:tcW w:w="3628" w:type="dxa"/>
                <w:vMerge/>
                <w:shd w:val="clear" w:color="auto" w:fill="DEEAF6" w:themeFill="accent1" w:themeFillTint="33"/>
              </w:tcPr>
            </w:tcPrChange>
          </w:tcPr>
          <w:p w14:paraId="57DE3FD2" w14:textId="77777777" w:rsidR="00EB7408" w:rsidRPr="00381C0B" w:rsidRDefault="00EB7408" w:rsidP="00EB7408">
            <w:pPr>
              <w:spacing w:after="0" w:line="240" w:lineRule="auto"/>
              <w:rPr>
                <w:ins w:id="984" w:author="OLIVARES MARTINEZ FERNANDO JESUS" w:date="2026-08-20T17:22:00Z"/>
                <w:rFonts w:cs="Arial"/>
              </w:rPr>
            </w:pPr>
          </w:p>
        </w:tc>
        <w:tc>
          <w:tcPr>
            <w:tcW w:w="478" w:type="dxa"/>
            <w:tcPrChange w:id="985" w:author="OLIVARES MARTINEZ FERNANDO JESUS" w:date="2026-08-20T17:34:00Z">
              <w:tcPr>
                <w:tcW w:w="1561" w:type="dxa"/>
                <w:gridSpan w:val="2"/>
              </w:tcPr>
            </w:tcPrChange>
          </w:tcPr>
          <w:p w14:paraId="044342B2" w14:textId="2D028698" w:rsidR="00EB7408" w:rsidRDefault="00EB7408" w:rsidP="00EB7408">
            <w:pPr>
              <w:spacing w:after="0" w:line="240" w:lineRule="auto"/>
              <w:rPr>
                <w:ins w:id="986" w:author="OLIVARES MARTINEZ FERNANDO JESUS" w:date="2026-08-20T17:22:00Z"/>
                <w:rFonts w:cs="Arial"/>
              </w:rPr>
            </w:pPr>
            <w:ins w:id="987" w:author="OLIVARES MARTINEZ FERNANDO JESUS" w:date="2026-08-20T17:23:00Z">
              <w:r>
                <w:rPr>
                  <w:rFonts w:cs="Arial"/>
                </w:rPr>
                <w:t>8</w:t>
              </w:r>
            </w:ins>
          </w:p>
        </w:tc>
        <w:tc>
          <w:tcPr>
            <w:tcW w:w="5750" w:type="dxa"/>
            <w:tcPrChange w:id="988" w:author="OLIVARES MARTINEZ FERNANDO JESUS" w:date="2026-08-20T17:34:00Z">
              <w:tcPr>
                <w:tcW w:w="3737" w:type="dxa"/>
              </w:tcPr>
            </w:tcPrChange>
          </w:tcPr>
          <w:p w14:paraId="23624D41" w14:textId="54F22DDD" w:rsidR="00EB7408" w:rsidRPr="00532611" w:rsidRDefault="00EB7408" w:rsidP="00EB7408">
            <w:pPr>
              <w:spacing w:after="0" w:line="240" w:lineRule="auto"/>
              <w:rPr>
                <w:ins w:id="989" w:author="OLIVARES MARTINEZ FERNANDO JESUS" w:date="2026-08-20T17:22:00Z"/>
                <w:rFonts w:cs="Arial"/>
              </w:rPr>
            </w:pPr>
            <w:ins w:id="990" w:author="OLIVARES MARTINEZ FERNANDO JESUS" w:date="2026-08-20T17:23:00Z">
              <w:r>
                <w:rPr>
                  <w:rFonts w:cs="Arial"/>
                </w:rPr>
                <w:t>El sistema audita</w:t>
              </w:r>
              <w:r w:rsidRPr="00532611">
                <w:rPr>
                  <w:rFonts w:cs="Arial"/>
                </w:rPr>
                <w:t xml:space="preserve"> </w:t>
              </w:r>
              <w:r>
                <w:rPr>
                  <w:rFonts w:cs="Arial"/>
                </w:rPr>
                <w:t>la inserción</w:t>
              </w:r>
            </w:ins>
          </w:p>
        </w:tc>
      </w:tr>
      <w:tr w:rsidR="00854B7A" w:rsidRPr="00381C0B" w14:paraId="1D5EE46D" w14:textId="77777777" w:rsidTr="00854B7A">
        <w:tblPrEx>
          <w:tblW w:w="9856" w:type="dxa"/>
          <w:tblPrExChange w:id="991" w:author="OLIVARES MARTINEZ FERNANDO JESUS" w:date="2026-08-20T17:34:00Z">
            <w:tblPrEx>
              <w:tblW w:w="8926" w:type="dxa"/>
            </w:tblPrEx>
          </w:tblPrExChange>
        </w:tblPrEx>
        <w:trPr>
          <w:ins w:id="992" w:author="OLIVARES MARTINEZ FERNANDO JESUS" w:date="2026-08-20T17:22:00Z"/>
          <w:trPrChange w:id="993" w:author="OLIVARES MARTINEZ FERNANDO JESUS" w:date="2026-08-20T17:34:00Z">
            <w:trPr>
              <w:gridAfter w:val="0"/>
            </w:trPr>
          </w:trPrChange>
        </w:trPr>
        <w:tc>
          <w:tcPr>
            <w:tcW w:w="3628" w:type="dxa"/>
            <w:vMerge/>
            <w:shd w:val="clear" w:color="auto" w:fill="DEEAF6" w:themeFill="accent1" w:themeFillTint="33"/>
            <w:tcPrChange w:id="994" w:author="OLIVARES MARTINEZ FERNANDO JESUS" w:date="2026-08-20T17:34:00Z">
              <w:tcPr>
                <w:tcW w:w="3628" w:type="dxa"/>
                <w:vMerge/>
                <w:shd w:val="clear" w:color="auto" w:fill="DEEAF6" w:themeFill="accent1" w:themeFillTint="33"/>
              </w:tcPr>
            </w:tcPrChange>
          </w:tcPr>
          <w:p w14:paraId="1826C1F3" w14:textId="77777777" w:rsidR="00EB7408" w:rsidRPr="00381C0B" w:rsidRDefault="00EB7408" w:rsidP="00EB7408">
            <w:pPr>
              <w:spacing w:after="0" w:line="240" w:lineRule="auto"/>
              <w:rPr>
                <w:ins w:id="995" w:author="OLIVARES MARTINEZ FERNANDO JESUS" w:date="2026-08-20T17:22:00Z"/>
                <w:rFonts w:cs="Arial"/>
              </w:rPr>
            </w:pPr>
          </w:p>
        </w:tc>
        <w:tc>
          <w:tcPr>
            <w:tcW w:w="478" w:type="dxa"/>
            <w:tcPrChange w:id="996" w:author="OLIVARES MARTINEZ FERNANDO JESUS" w:date="2026-08-20T17:34:00Z">
              <w:tcPr>
                <w:tcW w:w="1561" w:type="dxa"/>
                <w:gridSpan w:val="2"/>
              </w:tcPr>
            </w:tcPrChange>
          </w:tcPr>
          <w:p w14:paraId="21EB3B6E" w14:textId="69D65D69" w:rsidR="00EB7408" w:rsidRDefault="00EB7408" w:rsidP="00EB7408">
            <w:pPr>
              <w:spacing w:after="0" w:line="240" w:lineRule="auto"/>
              <w:rPr>
                <w:ins w:id="997" w:author="OLIVARES MARTINEZ FERNANDO JESUS" w:date="2026-08-20T17:22:00Z"/>
                <w:rFonts w:cs="Arial"/>
              </w:rPr>
            </w:pPr>
            <w:ins w:id="998" w:author="OLIVARES MARTINEZ FERNANDO JESUS" w:date="2026-08-20T17:23:00Z">
              <w:r>
                <w:rPr>
                  <w:rFonts w:cs="Arial"/>
                </w:rPr>
                <w:t>9</w:t>
              </w:r>
            </w:ins>
          </w:p>
        </w:tc>
        <w:tc>
          <w:tcPr>
            <w:tcW w:w="5750" w:type="dxa"/>
            <w:tcPrChange w:id="999" w:author="OLIVARES MARTINEZ FERNANDO JESUS" w:date="2026-08-20T17:34:00Z">
              <w:tcPr>
                <w:tcW w:w="3737" w:type="dxa"/>
              </w:tcPr>
            </w:tcPrChange>
          </w:tcPr>
          <w:p w14:paraId="5853AE9F" w14:textId="7DED6345" w:rsidR="00EB7408" w:rsidRPr="00532611" w:rsidRDefault="00EB7408" w:rsidP="00EB7408">
            <w:pPr>
              <w:spacing w:after="0" w:line="240" w:lineRule="auto"/>
              <w:rPr>
                <w:ins w:id="1000" w:author="OLIVARES MARTINEZ FERNANDO JESUS" w:date="2026-08-20T17:22:00Z"/>
                <w:rFonts w:cs="Arial"/>
              </w:rPr>
            </w:pPr>
            <w:ins w:id="1001" w:author="OLIVARES MARTINEZ FERNANDO JESUS" w:date="2026-08-20T17:23:00Z">
              <w:r w:rsidRPr="00532611">
                <w:rPr>
                  <w:rFonts w:cs="Arial"/>
                </w:rPr>
                <w:t xml:space="preserve">El sistema confirma la creación </w:t>
              </w:r>
              <w:r>
                <w:rPr>
                  <w:rFonts w:cs="Arial"/>
                </w:rPr>
                <w:t>de</w:t>
              </w:r>
            </w:ins>
            <w:ins w:id="1002" w:author="OLIVARES MARTINEZ FERNANDO JESUS" w:date="2026-08-20T17:26:00Z">
              <w:r w:rsidR="00854B7A">
                <w:rPr>
                  <w:rFonts w:cs="Arial"/>
                </w:rPr>
                <w:t>l Ejército</w:t>
              </w:r>
            </w:ins>
            <w:ins w:id="1003" w:author="OLIVARES MARTINEZ FERNANDO JESUS" w:date="2026-08-20T17:27:00Z">
              <w:r w:rsidR="00854B7A">
                <w:rPr>
                  <w:rFonts w:cs="Arial"/>
                </w:rPr>
                <w:t xml:space="preserve"> </w:t>
              </w:r>
            </w:ins>
            <w:ins w:id="1004" w:author="OLIVARES MARTINEZ FERNANDO JESUS" w:date="2026-08-20T17:23:00Z">
              <w:r w:rsidRPr="00532611">
                <w:rPr>
                  <w:rFonts w:cs="Arial"/>
                </w:rPr>
                <w:t>al usuario.</w:t>
              </w:r>
            </w:ins>
          </w:p>
        </w:tc>
      </w:tr>
      <w:tr w:rsidR="00854B7A" w:rsidRPr="00381C0B" w14:paraId="08581931" w14:textId="77777777" w:rsidTr="00854B7A">
        <w:tblPrEx>
          <w:tblW w:w="9856" w:type="dxa"/>
          <w:tblPrExChange w:id="1005" w:author="OLIVARES MARTINEZ FERNANDO JESUS" w:date="2026-08-20T17:34:00Z">
            <w:tblPrEx>
              <w:tblW w:w="8926" w:type="dxa"/>
            </w:tblPrEx>
          </w:tblPrExChange>
        </w:tblPrEx>
        <w:trPr>
          <w:ins w:id="1006" w:author="OLIVARES MARTINEZ FERNANDO JESUS" w:date="2026-08-20T17:22:00Z"/>
          <w:trPrChange w:id="1007" w:author="OLIVARES MARTINEZ FERNANDO JESUS" w:date="2026-08-20T17:34:00Z">
            <w:trPr>
              <w:gridAfter w:val="0"/>
            </w:trPr>
          </w:trPrChange>
        </w:trPr>
        <w:tc>
          <w:tcPr>
            <w:tcW w:w="3628" w:type="dxa"/>
            <w:vMerge/>
            <w:shd w:val="clear" w:color="auto" w:fill="DEEAF6" w:themeFill="accent1" w:themeFillTint="33"/>
            <w:tcPrChange w:id="1008" w:author="OLIVARES MARTINEZ FERNANDO JESUS" w:date="2026-08-20T17:34:00Z">
              <w:tcPr>
                <w:tcW w:w="3628" w:type="dxa"/>
                <w:vMerge/>
                <w:shd w:val="clear" w:color="auto" w:fill="DEEAF6" w:themeFill="accent1" w:themeFillTint="33"/>
              </w:tcPr>
            </w:tcPrChange>
          </w:tcPr>
          <w:p w14:paraId="3A0CF350" w14:textId="77777777" w:rsidR="00EB7408" w:rsidRPr="00381C0B" w:rsidRDefault="00EB7408" w:rsidP="00EB7408">
            <w:pPr>
              <w:spacing w:after="0" w:line="240" w:lineRule="auto"/>
              <w:rPr>
                <w:ins w:id="1009" w:author="OLIVARES MARTINEZ FERNANDO JESUS" w:date="2026-08-20T17:22:00Z"/>
                <w:rFonts w:cs="Arial"/>
              </w:rPr>
            </w:pPr>
          </w:p>
        </w:tc>
        <w:tc>
          <w:tcPr>
            <w:tcW w:w="478" w:type="dxa"/>
            <w:tcPrChange w:id="1010" w:author="OLIVARES MARTINEZ FERNANDO JESUS" w:date="2026-08-20T17:34:00Z">
              <w:tcPr>
                <w:tcW w:w="1561" w:type="dxa"/>
                <w:gridSpan w:val="2"/>
              </w:tcPr>
            </w:tcPrChange>
          </w:tcPr>
          <w:p w14:paraId="1DDF2998" w14:textId="74FAB511" w:rsidR="00EB7408" w:rsidRDefault="00EB7408" w:rsidP="00EB7408">
            <w:pPr>
              <w:spacing w:after="0" w:line="240" w:lineRule="auto"/>
              <w:rPr>
                <w:ins w:id="1011" w:author="OLIVARES MARTINEZ FERNANDO JESUS" w:date="2026-08-20T17:22:00Z"/>
                <w:rFonts w:cs="Arial"/>
              </w:rPr>
            </w:pPr>
            <w:ins w:id="1012" w:author="OLIVARES MARTINEZ FERNANDO JESUS" w:date="2026-08-20T17:23:00Z">
              <w:r>
                <w:rPr>
                  <w:rFonts w:cs="Arial"/>
                </w:rPr>
                <w:t>10</w:t>
              </w:r>
            </w:ins>
          </w:p>
        </w:tc>
        <w:tc>
          <w:tcPr>
            <w:tcW w:w="5750" w:type="dxa"/>
            <w:tcPrChange w:id="1013" w:author="OLIVARES MARTINEZ FERNANDO JESUS" w:date="2026-08-20T17:34:00Z">
              <w:tcPr>
                <w:tcW w:w="3737" w:type="dxa"/>
              </w:tcPr>
            </w:tcPrChange>
          </w:tcPr>
          <w:p w14:paraId="154B646B" w14:textId="296FFFE8" w:rsidR="00EB7408" w:rsidRPr="00532611" w:rsidRDefault="00EB7408" w:rsidP="00EB7408">
            <w:pPr>
              <w:spacing w:after="0" w:line="240" w:lineRule="auto"/>
              <w:rPr>
                <w:ins w:id="1014" w:author="OLIVARES MARTINEZ FERNANDO JESUS" w:date="2026-08-20T17:22:00Z"/>
                <w:rFonts w:cs="Arial"/>
              </w:rPr>
            </w:pPr>
            <w:ins w:id="1015" w:author="OLIVARES MARTINEZ FERNANDO JESUS" w:date="2026-08-20T17:23:00Z">
              <w:r w:rsidRPr="001A546C">
                <w:rPr>
                  <w:rFonts w:cs="Arial"/>
                </w:rPr>
                <w:t>El usuario pulsa “</w:t>
              </w:r>
              <w:r>
                <w:rPr>
                  <w:rFonts w:cs="Arial"/>
                </w:rPr>
                <w:t>Cancelar</w:t>
              </w:r>
              <w:r w:rsidRPr="001A546C">
                <w:rPr>
                  <w:rFonts w:cs="Arial"/>
                </w:rPr>
                <w:t xml:space="preserve">”. Se cerrará el diálogo de </w:t>
              </w:r>
            </w:ins>
            <w:ins w:id="1016" w:author="OLIVARES MARTINEZ FERNANDO JESUS" w:date="2026-08-20T17:27:00Z">
              <w:r w:rsidR="00854B7A">
                <w:rPr>
                  <w:rFonts w:cs="Arial"/>
                </w:rPr>
                <w:t>creación</w:t>
              </w:r>
            </w:ins>
            <w:ins w:id="1017" w:author="OLIVARES MARTINEZ FERNANDO JESUS" w:date="2026-08-20T17:23:00Z">
              <w:r w:rsidRPr="001A546C">
                <w:rPr>
                  <w:rFonts w:cs="Arial"/>
                </w:rPr>
                <w:t>.</w:t>
              </w:r>
            </w:ins>
          </w:p>
        </w:tc>
      </w:tr>
      <w:tr w:rsidR="00854B7A" w:rsidRPr="00381C0B" w14:paraId="7C90BBE5" w14:textId="77777777" w:rsidTr="00854B7A">
        <w:tblPrEx>
          <w:tblW w:w="9856" w:type="dxa"/>
          <w:tblPrExChange w:id="1018" w:author="OLIVARES MARTINEZ FERNANDO JESUS" w:date="2026-08-20T17:34:00Z">
            <w:tblPrEx>
              <w:tblW w:w="8926" w:type="dxa"/>
            </w:tblPrEx>
          </w:tblPrExChange>
        </w:tblPrEx>
        <w:trPr>
          <w:ins w:id="1019" w:author="OLIVARES MARTINEZ FERNANDO JESUS" w:date="2026-08-20T17:22:00Z"/>
          <w:trPrChange w:id="1020" w:author="OLIVARES MARTINEZ FERNANDO JESUS" w:date="2026-08-20T17:34:00Z">
            <w:trPr>
              <w:gridAfter w:val="0"/>
            </w:trPr>
          </w:trPrChange>
        </w:trPr>
        <w:tc>
          <w:tcPr>
            <w:tcW w:w="3628" w:type="dxa"/>
            <w:vMerge/>
            <w:shd w:val="clear" w:color="auto" w:fill="DEEAF6" w:themeFill="accent1" w:themeFillTint="33"/>
            <w:tcPrChange w:id="1021" w:author="OLIVARES MARTINEZ FERNANDO JESUS" w:date="2026-08-20T17:34:00Z">
              <w:tcPr>
                <w:tcW w:w="3628" w:type="dxa"/>
                <w:vMerge/>
                <w:shd w:val="clear" w:color="auto" w:fill="DEEAF6" w:themeFill="accent1" w:themeFillTint="33"/>
              </w:tcPr>
            </w:tcPrChange>
          </w:tcPr>
          <w:p w14:paraId="36CB28BF" w14:textId="77777777" w:rsidR="00EB7408" w:rsidRPr="00381C0B" w:rsidRDefault="00EB7408" w:rsidP="00EB7408">
            <w:pPr>
              <w:spacing w:after="0" w:line="240" w:lineRule="auto"/>
              <w:rPr>
                <w:ins w:id="1022" w:author="OLIVARES MARTINEZ FERNANDO JESUS" w:date="2026-08-20T17:22:00Z"/>
                <w:rFonts w:cs="Arial"/>
              </w:rPr>
            </w:pPr>
          </w:p>
        </w:tc>
        <w:tc>
          <w:tcPr>
            <w:tcW w:w="478" w:type="dxa"/>
            <w:tcPrChange w:id="1023" w:author="OLIVARES MARTINEZ FERNANDO JESUS" w:date="2026-08-20T17:34:00Z">
              <w:tcPr>
                <w:tcW w:w="1561" w:type="dxa"/>
                <w:gridSpan w:val="2"/>
              </w:tcPr>
            </w:tcPrChange>
          </w:tcPr>
          <w:p w14:paraId="2AE6E6DA" w14:textId="35FA6257" w:rsidR="00EB7408" w:rsidRDefault="00EB7408" w:rsidP="00EB7408">
            <w:pPr>
              <w:spacing w:after="0" w:line="240" w:lineRule="auto"/>
              <w:rPr>
                <w:ins w:id="1024" w:author="OLIVARES MARTINEZ FERNANDO JESUS" w:date="2026-08-20T17:22:00Z"/>
                <w:rFonts w:cs="Arial"/>
              </w:rPr>
            </w:pPr>
            <w:ins w:id="1025" w:author="OLIVARES MARTINEZ FERNANDO JESUS" w:date="2026-08-20T17:23:00Z">
              <w:r>
                <w:rPr>
                  <w:rFonts w:cs="Arial"/>
                </w:rPr>
                <w:t>10.1</w:t>
              </w:r>
            </w:ins>
          </w:p>
        </w:tc>
        <w:tc>
          <w:tcPr>
            <w:tcW w:w="5750" w:type="dxa"/>
            <w:tcPrChange w:id="1026" w:author="OLIVARES MARTINEZ FERNANDO JESUS" w:date="2026-08-20T17:34:00Z">
              <w:tcPr>
                <w:tcW w:w="3737" w:type="dxa"/>
              </w:tcPr>
            </w:tcPrChange>
          </w:tcPr>
          <w:p w14:paraId="77330D43" w14:textId="44857F9F" w:rsidR="00EB7408" w:rsidRPr="00532611" w:rsidRDefault="00EB7408" w:rsidP="00EB7408">
            <w:pPr>
              <w:spacing w:after="0" w:line="240" w:lineRule="auto"/>
              <w:rPr>
                <w:ins w:id="1027" w:author="OLIVARES MARTINEZ FERNANDO JESUS" w:date="2026-08-20T17:22:00Z"/>
                <w:rFonts w:cs="Arial"/>
              </w:rPr>
            </w:pPr>
            <w:ins w:id="1028" w:author="OLIVARES MARTINEZ FERNANDO JESUS" w:date="2026-08-20T17:23:00Z">
              <w:r w:rsidRPr="001A546C">
                <w:rPr>
                  <w:rFonts w:cs="Arial"/>
                </w:rPr>
                <w:t>El usuario pulsa “X”</w:t>
              </w:r>
              <w:r>
                <w:rPr>
                  <w:rFonts w:cs="Arial"/>
                </w:rPr>
                <w:t xml:space="preserve"> o “Cancelar”</w:t>
              </w:r>
              <w:r w:rsidRPr="001A546C">
                <w:rPr>
                  <w:rFonts w:cs="Arial"/>
                </w:rPr>
                <w:t xml:space="preserve"> para cerrar la ventana emergente de </w:t>
              </w:r>
              <w:r>
                <w:rPr>
                  <w:rFonts w:cs="Arial"/>
                </w:rPr>
                <w:t>Crear</w:t>
              </w:r>
              <w:r w:rsidRPr="001A546C">
                <w:rPr>
                  <w:rFonts w:cs="Arial"/>
                </w:rPr>
                <w:t xml:space="preserve"> </w:t>
              </w:r>
              <w:r>
                <w:rPr>
                  <w:rFonts w:cs="Arial"/>
                </w:rPr>
                <w:t>“</w:t>
              </w:r>
            </w:ins>
            <w:ins w:id="1029" w:author="OLIVARES MARTINEZ FERNANDO JESUS" w:date="2026-08-20T17:27:00Z">
              <w:r w:rsidR="00854B7A">
                <w:rPr>
                  <w:rFonts w:cs="Arial"/>
                </w:rPr>
                <w:t>Ejército</w:t>
              </w:r>
            </w:ins>
            <w:ins w:id="1030" w:author="OLIVARES MARTINEZ FERNANDO JESUS" w:date="2026-08-20T17:23:00Z">
              <w:r>
                <w:rPr>
                  <w:rFonts w:cs="Arial"/>
                </w:rPr>
                <w:t>”</w:t>
              </w:r>
            </w:ins>
          </w:p>
        </w:tc>
      </w:tr>
      <w:tr w:rsidR="00854B7A" w:rsidRPr="00381C0B" w14:paraId="1278CD11" w14:textId="77777777" w:rsidTr="00854B7A">
        <w:tblPrEx>
          <w:tblW w:w="9856" w:type="dxa"/>
          <w:tblPrExChange w:id="1031" w:author="OLIVARES MARTINEZ FERNANDO JESUS" w:date="2026-08-20T17:34:00Z">
            <w:tblPrEx>
              <w:tblW w:w="8926" w:type="dxa"/>
            </w:tblPrEx>
          </w:tblPrExChange>
        </w:tblPrEx>
        <w:trPr>
          <w:ins w:id="1032" w:author="OLIVARES MARTINEZ FERNANDO JESUS" w:date="2026-08-20T17:22:00Z"/>
          <w:trPrChange w:id="1033" w:author="OLIVARES MARTINEZ FERNANDO JESUS" w:date="2026-08-20T17:34:00Z">
            <w:trPr>
              <w:gridAfter w:val="0"/>
            </w:trPr>
          </w:trPrChange>
        </w:trPr>
        <w:tc>
          <w:tcPr>
            <w:tcW w:w="3628" w:type="dxa"/>
            <w:vMerge/>
            <w:shd w:val="clear" w:color="auto" w:fill="DEEAF6" w:themeFill="accent1" w:themeFillTint="33"/>
            <w:tcPrChange w:id="1034" w:author="OLIVARES MARTINEZ FERNANDO JESUS" w:date="2026-08-20T17:34:00Z">
              <w:tcPr>
                <w:tcW w:w="3628" w:type="dxa"/>
                <w:vMerge/>
                <w:shd w:val="clear" w:color="auto" w:fill="DEEAF6" w:themeFill="accent1" w:themeFillTint="33"/>
              </w:tcPr>
            </w:tcPrChange>
          </w:tcPr>
          <w:p w14:paraId="0D0E56B6" w14:textId="77777777" w:rsidR="00EB7408" w:rsidRPr="00381C0B" w:rsidRDefault="00EB7408" w:rsidP="00EB7408">
            <w:pPr>
              <w:spacing w:after="0" w:line="240" w:lineRule="auto"/>
              <w:rPr>
                <w:ins w:id="1035" w:author="OLIVARES MARTINEZ FERNANDO JESUS" w:date="2026-08-20T17:22:00Z"/>
                <w:rFonts w:cs="Arial"/>
              </w:rPr>
            </w:pPr>
          </w:p>
        </w:tc>
        <w:tc>
          <w:tcPr>
            <w:tcW w:w="478" w:type="dxa"/>
            <w:tcPrChange w:id="1036" w:author="OLIVARES MARTINEZ FERNANDO JESUS" w:date="2026-08-20T17:34:00Z">
              <w:tcPr>
                <w:tcW w:w="1561" w:type="dxa"/>
                <w:gridSpan w:val="2"/>
              </w:tcPr>
            </w:tcPrChange>
          </w:tcPr>
          <w:p w14:paraId="7A2146E0" w14:textId="22960DB4" w:rsidR="00EB7408" w:rsidRDefault="00EB7408" w:rsidP="00EB7408">
            <w:pPr>
              <w:spacing w:after="0" w:line="240" w:lineRule="auto"/>
              <w:rPr>
                <w:ins w:id="1037" w:author="OLIVARES MARTINEZ FERNANDO JESUS" w:date="2026-08-20T17:22:00Z"/>
                <w:rFonts w:cs="Arial"/>
              </w:rPr>
            </w:pPr>
            <w:ins w:id="1038" w:author="OLIVARES MARTINEZ FERNANDO JESUS" w:date="2026-08-20T17:23:00Z">
              <w:r>
                <w:rPr>
                  <w:rFonts w:cs="Arial"/>
                </w:rPr>
                <w:t>10.2</w:t>
              </w:r>
            </w:ins>
          </w:p>
        </w:tc>
        <w:tc>
          <w:tcPr>
            <w:tcW w:w="5750" w:type="dxa"/>
            <w:tcPrChange w:id="1039" w:author="OLIVARES MARTINEZ FERNANDO JESUS" w:date="2026-08-20T17:34:00Z">
              <w:tcPr>
                <w:tcW w:w="3737" w:type="dxa"/>
              </w:tcPr>
            </w:tcPrChange>
          </w:tcPr>
          <w:p w14:paraId="69A8F982" w14:textId="4FF29C79" w:rsidR="00EB7408" w:rsidRPr="00532611" w:rsidRDefault="00EB7408" w:rsidP="00EB7408">
            <w:pPr>
              <w:spacing w:after="0" w:line="240" w:lineRule="auto"/>
              <w:rPr>
                <w:ins w:id="1040" w:author="OLIVARES MARTINEZ FERNANDO JESUS" w:date="2026-08-20T17:22:00Z"/>
                <w:rFonts w:cs="Arial"/>
              </w:rPr>
            </w:pPr>
            <w:ins w:id="1041" w:author="OLIVARES MARTINEZ FERNANDO JESUS" w:date="2026-08-20T17:23:00Z">
              <w:r w:rsidRPr="00A36FB1">
                <w:rPr>
                  <w:rFonts w:cs="Arial"/>
                </w:rPr>
                <w:t xml:space="preserve">El sistema cierra la ventana emergente de </w:t>
              </w:r>
              <w:r>
                <w:rPr>
                  <w:rFonts w:cs="Arial"/>
                </w:rPr>
                <w:t>Crear</w:t>
              </w:r>
              <w:r w:rsidRPr="001A546C">
                <w:rPr>
                  <w:rFonts w:cs="Arial"/>
                </w:rPr>
                <w:t xml:space="preserve"> </w:t>
              </w:r>
              <w:r>
                <w:rPr>
                  <w:rFonts w:cs="Arial"/>
                </w:rPr>
                <w:t>“</w:t>
              </w:r>
            </w:ins>
            <w:ins w:id="1042" w:author="OLIVARES MARTINEZ FERNANDO JESUS" w:date="2026-08-20T17:27:00Z">
              <w:r w:rsidR="00854B7A">
                <w:rPr>
                  <w:rFonts w:cs="Arial"/>
                </w:rPr>
                <w:t>Ejército</w:t>
              </w:r>
            </w:ins>
            <w:ins w:id="1043" w:author="OLIVARES MARTINEZ FERNANDO JESUS" w:date="2026-08-20T17:23:00Z">
              <w:r>
                <w:rPr>
                  <w:rFonts w:cs="Arial"/>
                </w:rPr>
                <w:t>”</w:t>
              </w:r>
            </w:ins>
          </w:p>
        </w:tc>
      </w:tr>
      <w:tr w:rsidR="00854B7A" w:rsidRPr="00381C0B" w14:paraId="77492679" w14:textId="77777777" w:rsidTr="00854B7A">
        <w:tc>
          <w:tcPr>
            <w:tcW w:w="3628" w:type="dxa"/>
            <w:shd w:val="clear" w:color="auto" w:fill="DEEAF6" w:themeFill="accent1" w:themeFillTint="33"/>
          </w:tcPr>
          <w:p w14:paraId="0FBEA81E" w14:textId="0B156F7B" w:rsidR="00EB7408" w:rsidRPr="00381C0B" w:rsidRDefault="00EB7408" w:rsidP="00EB7408">
            <w:pPr>
              <w:spacing w:after="0" w:line="240" w:lineRule="auto"/>
              <w:rPr>
                <w:rFonts w:cs="Arial"/>
              </w:rPr>
            </w:pPr>
            <w:proofErr w:type="spellStart"/>
            <w:r w:rsidRPr="00381C0B">
              <w:rPr>
                <w:rFonts w:cs="Arial"/>
              </w:rPr>
              <w:t>PostCondición</w:t>
            </w:r>
            <w:proofErr w:type="spellEnd"/>
          </w:p>
        </w:tc>
        <w:tc>
          <w:tcPr>
            <w:tcW w:w="6228" w:type="dxa"/>
            <w:gridSpan w:val="2"/>
          </w:tcPr>
          <w:p w14:paraId="20444CF5" w14:textId="7FDC2BC1" w:rsidR="00EB7408" w:rsidRPr="00381C0B" w:rsidRDefault="00EB7408" w:rsidP="00EB7408">
            <w:pPr>
              <w:spacing w:after="0" w:line="240" w:lineRule="auto"/>
              <w:rPr>
                <w:rFonts w:cs="Arial"/>
              </w:rPr>
            </w:pPr>
            <w:r>
              <w:rPr>
                <w:rFonts w:cs="Arial"/>
              </w:rPr>
              <w:t>S</w:t>
            </w:r>
            <w:r w:rsidRPr="00A902EB">
              <w:rPr>
                <w:rFonts w:cs="Arial"/>
              </w:rPr>
              <w:t xml:space="preserve">e ha creado un nuevo registro </w:t>
            </w:r>
            <w:r>
              <w:rPr>
                <w:rFonts w:cs="Arial"/>
              </w:rPr>
              <w:t xml:space="preserve">de la entidad </w:t>
            </w:r>
            <w:r w:rsidRPr="00A902EB">
              <w:rPr>
                <w:rFonts w:cs="Arial"/>
              </w:rPr>
              <w:t>en la base de dato</w:t>
            </w:r>
            <w:r>
              <w:rPr>
                <w:rFonts w:cs="Arial"/>
              </w:rPr>
              <w:t>s</w:t>
            </w:r>
          </w:p>
        </w:tc>
      </w:tr>
      <w:tr w:rsidR="00854B7A" w:rsidRPr="00381C0B" w14:paraId="53581A74" w14:textId="77777777" w:rsidTr="00854B7A">
        <w:tc>
          <w:tcPr>
            <w:tcW w:w="3628" w:type="dxa"/>
            <w:shd w:val="clear" w:color="auto" w:fill="DEEAF6" w:themeFill="accent1" w:themeFillTint="33"/>
          </w:tcPr>
          <w:p w14:paraId="4C55D722" w14:textId="50627216" w:rsidR="00EB7408" w:rsidRPr="00381C0B" w:rsidRDefault="00EB7408" w:rsidP="00EB7408">
            <w:pPr>
              <w:spacing w:after="0" w:line="240" w:lineRule="auto"/>
              <w:rPr>
                <w:rFonts w:cs="Arial"/>
              </w:rPr>
            </w:pPr>
            <w:r w:rsidRPr="00381C0B">
              <w:rPr>
                <w:rFonts w:cs="Arial"/>
              </w:rPr>
              <w:t>Comentarios</w:t>
            </w:r>
          </w:p>
        </w:tc>
        <w:tc>
          <w:tcPr>
            <w:tcW w:w="6228" w:type="dxa"/>
            <w:gridSpan w:val="2"/>
          </w:tcPr>
          <w:p w14:paraId="142B11D7" w14:textId="77777777" w:rsidR="00EB7408" w:rsidRPr="00381C0B" w:rsidRDefault="00EB7408" w:rsidP="00EB7408">
            <w:pPr>
              <w:spacing w:after="0" w:line="240" w:lineRule="auto"/>
              <w:contextualSpacing/>
              <w:rPr>
                <w:rFonts w:cs="Arial"/>
                <w:color w:val="FF0000"/>
              </w:rPr>
            </w:pPr>
          </w:p>
        </w:tc>
      </w:tr>
      <w:tr w:rsidR="00854B7A" w:rsidRPr="00381C0B" w14:paraId="5B5CF3BA" w14:textId="77777777" w:rsidTr="00854B7A">
        <w:tc>
          <w:tcPr>
            <w:tcW w:w="3628" w:type="dxa"/>
            <w:shd w:val="clear" w:color="auto" w:fill="DEEAF6" w:themeFill="accent1" w:themeFillTint="33"/>
          </w:tcPr>
          <w:p w14:paraId="75FBBA91" w14:textId="6BBF9CDE" w:rsidR="00854B7A" w:rsidRPr="00381C0B" w:rsidRDefault="00854B7A" w:rsidP="00854B7A">
            <w:pPr>
              <w:spacing w:after="0" w:line="240" w:lineRule="auto"/>
              <w:rPr>
                <w:rFonts w:cs="Arial"/>
              </w:rPr>
            </w:pPr>
            <w:r>
              <w:rPr>
                <w:rFonts w:cs="Arial"/>
              </w:rPr>
              <w:t>Procesos</w:t>
            </w:r>
          </w:p>
        </w:tc>
        <w:tc>
          <w:tcPr>
            <w:tcW w:w="6228" w:type="dxa"/>
            <w:gridSpan w:val="2"/>
          </w:tcPr>
          <w:p w14:paraId="55313221" w14:textId="2310E24C" w:rsidR="00854B7A" w:rsidRPr="00381C0B" w:rsidRDefault="00854B7A" w:rsidP="00854B7A">
            <w:pPr>
              <w:spacing w:after="0" w:line="240" w:lineRule="auto"/>
              <w:contextualSpacing/>
              <w:rPr>
                <w:rFonts w:cs="Arial"/>
                <w:color w:val="FF0000"/>
              </w:rPr>
            </w:pPr>
            <w:ins w:id="1044" w:author="OLIVARES MARTINEZ FERNANDO JESUS" w:date="2026-08-20T17:28:00Z">
              <w:r w:rsidRPr="00743479">
                <w:t>SIA_PRGESDAT</w:t>
              </w:r>
            </w:ins>
            <w:ins w:id="1045" w:author="OLIVARES MARTINEZ FERNANDO JESUS" w:date="2026-08-20T17:30:00Z">
              <w:r>
                <w:t>EJE</w:t>
              </w:r>
            </w:ins>
            <w:ins w:id="1046" w:author="OLIVARES MARTINEZ FERNANDO JESUS" w:date="2026-08-20T17:28:00Z">
              <w:r w:rsidRPr="00743479">
                <w:t>02 - Crear &lt;&lt;</w:t>
              </w:r>
              <w:proofErr w:type="spellStart"/>
              <w:r w:rsidRPr="00743479">
                <w:t>RegistroMaestro</w:t>
              </w:r>
              <w:proofErr w:type="spellEnd"/>
              <w:r w:rsidRPr="00743479">
                <w:t>&gt;&gt;</w:t>
              </w:r>
            </w:ins>
            <w:del w:id="1047" w:author="OLIVARES MARTINEZ FERNANDO JESUS" w:date="2026-08-20T17:28:00Z">
              <w:r w:rsidRPr="00140710" w:rsidDel="005D4C1A">
                <w:delText>SIA_</w:delText>
              </w:r>
            </w:del>
            <w:del w:id="1048" w:author="OLIVARES MARTINEZ FERNANDO JESUS" w:date="2026-08-20T17:27:00Z">
              <w:r w:rsidRPr="00140710" w:rsidDel="00854B7A">
                <w:delText xml:space="preserve">PRGESCNFPAR02 </w:delText>
              </w:r>
            </w:del>
            <w:del w:id="1049" w:author="OLIVARES MARTINEZ FERNANDO JESUS" w:date="2026-08-20T17:28:00Z">
              <w:r w:rsidRPr="00140710" w:rsidDel="005D4C1A">
                <w:delText>- Crear Parámetro</w:delText>
              </w:r>
            </w:del>
          </w:p>
        </w:tc>
      </w:tr>
      <w:tr w:rsidR="00854B7A" w:rsidRPr="00381C0B" w14:paraId="706EE310" w14:textId="77777777" w:rsidTr="00854B7A">
        <w:tc>
          <w:tcPr>
            <w:tcW w:w="3628" w:type="dxa"/>
            <w:shd w:val="clear" w:color="auto" w:fill="DEEAF6" w:themeFill="accent1" w:themeFillTint="33"/>
          </w:tcPr>
          <w:p w14:paraId="17FF1B50" w14:textId="30F1D98D" w:rsidR="00854B7A" w:rsidRDefault="00854B7A" w:rsidP="00854B7A">
            <w:pPr>
              <w:spacing w:after="0" w:line="240" w:lineRule="auto"/>
              <w:rPr>
                <w:rFonts w:cs="Arial"/>
              </w:rPr>
            </w:pPr>
            <w:r>
              <w:rPr>
                <w:rFonts w:cs="Arial"/>
              </w:rPr>
              <w:t>Interfaces</w:t>
            </w:r>
          </w:p>
        </w:tc>
        <w:tc>
          <w:tcPr>
            <w:tcW w:w="6228" w:type="dxa"/>
            <w:gridSpan w:val="2"/>
          </w:tcPr>
          <w:p w14:paraId="30C77F64" w14:textId="1479FB32" w:rsidR="00854B7A" w:rsidRDefault="00854B7A" w:rsidP="00854B7A">
            <w:pPr>
              <w:spacing w:after="0" w:line="240" w:lineRule="auto"/>
              <w:contextualSpacing/>
              <w:rPr>
                <w:rStyle w:val="Hipervnculo"/>
                <w:rFonts w:cs="Arial"/>
              </w:rPr>
            </w:pPr>
            <w:proofErr w:type="spellStart"/>
            <w:ins w:id="1050" w:author="OLIVARES MARTINEZ FERNANDO JESUS" w:date="2026-08-20T17:28:00Z">
              <w:r w:rsidRPr="00470E3A">
                <w:rPr>
                  <w:rStyle w:val="Hipervnculo"/>
                  <w:rFonts w:cs="Arial"/>
                </w:rPr>
                <w:t>SIABOD.epgz</w:t>
              </w:r>
              <w:proofErr w:type="spellEnd"/>
              <w:r>
                <w:rPr>
                  <w:rStyle w:val="Hipervnculo"/>
                  <w:rFonts w:cs="Arial"/>
                </w:rPr>
                <w:t xml:space="preserve"> </w:t>
              </w:r>
              <w:r>
                <w:rPr>
                  <w:rStyle w:val="Hipervnculo"/>
                </w:rPr>
                <w:t>[Ejército]</w:t>
              </w:r>
            </w:ins>
            <w:del w:id="1051" w:author="OLIVARES MARTINEZ FERNANDO JESUS" w:date="2026-08-20T17:28:00Z">
              <w:r w:rsidRPr="00470E3A" w:rsidDel="00854B7A">
                <w:rPr>
                  <w:rStyle w:val="Hipervnculo"/>
                  <w:rFonts w:cs="Arial"/>
                </w:rPr>
                <w:delText>SIABOD.</w:delText>
              </w:r>
              <w:r w:rsidDel="00854B7A">
                <w:rPr>
                  <w:rStyle w:val="Hipervnculo"/>
                  <w:rFonts w:cs="Arial"/>
                </w:rPr>
                <w:delText xml:space="preserve">CNF </w:delText>
              </w:r>
              <w:r w:rsidDel="00854B7A">
                <w:rPr>
                  <w:rStyle w:val="Hipervnculo"/>
                </w:rPr>
                <w:delText>[Parámetro]</w:delText>
              </w:r>
            </w:del>
          </w:p>
        </w:tc>
      </w:tr>
    </w:tbl>
    <w:p w14:paraId="6909BE71" w14:textId="77777777" w:rsidR="00F169DA" w:rsidRDefault="00F169DA" w:rsidP="00F169DA"/>
    <w:p w14:paraId="4332DCC5" w14:textId="45D8416A" w:rsidR="00854B7A" w:rsidRDefault="00854B7A" w:rsidP="00854B7A">
      <w:pPr>
        <w:pStyle w:val="Ttulo2"/>
        <w:numPr>
          <w:ilvl w:val="2"/>
          <w:numId w:val="1"/>
        </w:numPr>
        <w:rPr>
          <w:ins w:id="1052" w:author="OLIVARES MARTINEZ FERNANDO JESUS" w:date="2026-08-20T17:30:00Z"/>
        </w:rPr>
      </w:pPr>
      <w:bookmarkStart w:id="1053" w:name="_Toc229128607"/>
      <w:bookmarkStart w:id="1054" w:name="_Toc238141065"/>
      <w:bookmarkStart w:id="1055" w:name="_Hlk237511759"/>
      <w:ins w:id="1056" w:author="OLIVARES MARTINEZ FERNANDO JESUS" w:date="2026-08-20T17:30:00Z">
        <w:r w:rsidRPr="00D85F39">
          <w:t>SIA_CUGESDAT</w:t>
        </w:r>
        <w:r>
          <w:t>EJE</w:t>
        </w:r>
        <w:r w:rsidRPr="00D85F39">
          <w:t>0</w:t>
        </w:r>
        <w:r>
          <w:t>3</w:t>
        </w:r>
        <w:r w:rsidRPr="00D85F39">
          <w:t>:</w:t>
        </w:r>
        <w:r>
          <w:t xml:space="preserve"> Consultar</w:t>
        </w:r>
        <w:r w:rsidRPr="00D85F39">
          <w:t xml:space="preserve"> &lt;&lt;</w:t>
        </w:r>
        <w:r>
          <w:t>Registro Maestro</w:t>
        </w:r>
        <w:r w:rsidRPr="00D85F39">
          <w:t>&gt;&gt;</w:t>
        </w:r>
        <w:bookmarkEnd w:id="1053"/>
        <w:bookmarkEnd w:id="1054"/>
      </w:ins>
    </w:p>
    <w:tbl>
      <w:tblPr>
        <w:tblStyle w:val="Tablaconcuadrcula"/>
        <w:tblW w:w="9918" w:type="dxa"/>
        <w:tblLook w:val="04A0" w:firstRow="1" w:lastRow="0" w:firstColumn="1" w:lastColumn="0" w:noHBand="0" w:noVBand="1"/>
        <w:tblPrChange w:id="1057" w:author="OLIVARES MARTINEZ FERNANDO JESUS" w:date="2026-08-20T17:32:00Z">
          <w:tblPr>
            <w:tblStyle w:val="Tablaconcuadrcula"/>
            <w:tblW w:w="0" w:type="auto"/>
            <w:tblLook w:val="04A0" w:firstRow="1" w:lastRow="0" w:firstColumn="1" w:lastColumn="0" w:noHBand="0" w:noVBand="1"/>
          </w:tblPr>
        </w:tblPrChange>
      </w:tblPr>
      <w:tblGrid>
        <w:gridCol w:w="3254"/>
        <w:gridCol w:w="852"/>
        <w:gridCol w:w="5812"/>
        <w:tblGridChange w:id="1058">
          <w:tblGrid>
            <w:gridCol w:w="3254"/>
            <w:gridCol w:w="114"/>
            <w:gridCol w:w="638"/>
            <w:gridCol w:w="100"/>
            <w:gridCol w:w="4388"/>
            <w:gridCol w:w="1424"/>
          </w:tblGrid>
        </w:tblGridChange>
      </w:tblGrid>
      <w:tr w:rsidR="00A902EB" w:rsidRPr="00C20808" w14:paraId="316E3BD4" w14:textId="77777777" w:rsidTr="00854B7A">
        <w:trPr>
          <w:trPrChange w:id="1059" w:author="OLIVARES MARTINEZ FERNANDO JESUS" w:date="2026-08-20T17:32:00Z">
            <w:trPr>
              <w:gridAfter w:val="0"/>
            </w:trPr>
          </w:trPrChange>
        </w:trPr>
        <w:tc>
          <w:tcPr>
            <w:tcW w:w="3254" w:type="dxa"/>
            <w:shd w:val="clear" w:color="auto" w:fill="5B9BD5" w:themeFill="accent1"/>
            <w:tcPrChange w:id="1060" w:author="OLIVARES MARTINEZ FERNANDO JESUS" w:date="2026-08-20T17:32:00Z">
              <w:tcPr>
                <w:tcW w:w="2252" w:type="dxa"/>
                <w:gridSpan w:val="2"/>
                <w:shd w:val="clear" w:color="auto" w:fill="5B9BD5" w:themeFill="accent1"/>
              </w:tcPr>
            </w:tcPrChange>
          </w:tcPr>
          <w:bookmarkEnd w:id="1055"/>
          <w:p w14:paraId="6D0B37F1" w14:textId="3E558736" w:rsidR="00A902EB" w:rsidRPr="00C20808" w:rsidRDefault="00A902EB" w:rsidP="00CE021D">
            <w:pPr>
              <w:spacing w:after="0" w:line="240" w:lineRule="auto"/>
              <w:rPr>
                <w:rFonts w:cs="Arial"/>
                <w:b/>
                <w:bCs/>
                <w:color w:val="FFFFFF" w:themeColor="background1"/>
              </w:rPr>
            </w:pPr>
            <w:r w:rsidRPr="00D85F39">
              <w:rPr>
                <w:rFonts w:cs="Arial"/>
                <w:b/>
                <w:bCs/>
                <w:color w:val="FFFFFF" w:themeColor="background1"/>
              </w:rPr>
              <w:t>SIA_CUGES</w:t>
            </w:r>
            <w:ins w:id="1061" w:author="OLIVARES MARTINEZ FERNANDO JESUS" w:date="2026-08-20T17:30:00Z">
              <w:r w:rsidR="00854B7A">
                <w:rPr>
                  <w:rFonts w:cs="Arial"/>
                  <w:b/>
                  <w:bCs/>
                  <w:color w:val="FFFFFF" w:themeColor="background1"/>
                </w:rPr>
                <w:t>DATEJE</w:t>
              </w:r>
            </w:ins>
            <w:commentRangeStart w:id="1062"/>
            <w:del w:id="1063" w:author="OLIVARES MARTINEZ FERNANDO JESUS" w:date="2026-08-17T11:21:00Z">
              <w:r w:rsidRPr="00D85F39" w:rsidDel="006B1ACA">
                <w:rPr>
                  <w:rFonts w:cs="Arial"/>
                  <w:b/>
                  <w:bCs/>
                  <w:color w:val="FFFFFF" w:themeColor="background1"/>
                </w:rPr>
                <w:delText>DAT</w:delText>
              </w:r>
            </w:del>
            <w:commentRangeEnd w:id="1062"/>
            <w:r w:rsidR="00B414A7">
              <w:rPr>
                <w:rStyle w:val="Refdecomentario"/>
                <w:rFonts w:asciiTheme="minorHAnsi" w:eastAsiaTheme="minorHAnsi" w:hAnsiTheme="minorHAnsi" w:cstheme="minorBidi"/>
                <w:lang w:eastAsia="en-US"/>
              </w:rPr>
              <w:commentReference w:id="1062"/>
            </w:r>
            <w:r w:rsidRPr="00D85F39">
              <w:rPr>
                <w:rFonts w:cs="Arial"/>
                <w:b/>
                <w:bCs/>
                <w:color w:val="FFFFFF" w:themeColor="background1"/>
              </w:rPr>
              <w:t>0</w:t>
            </w:r>
            <w:r>
              <w:rPr>
                <w:rFonts w:cs="Arial"/>
                <w:b/>
                <w:bCs/>
                <w:color w:val="FFFFFF" w:themeColor="background1"/>
              </w:rPr>
              <w:t>3</w:t>
            </w:r>
          </w:p>
        </w:tc>
        <w:tc>
          <w:tcPr>
            <w:tcW w:w="6664" w:type="dxa"/>
            <w:gridSpan w:val="2"/>
            <w:shd w:val="clear" w:color="auto" w:fill="5B9BD5" w:themeFill="accent1"/>
            <w:tcPrChange w:id="1064" w:author="OLIVARES MARTINEZ FERNANDO JESUS" w:date="2026-08-20T17:32:00Z">
              <w:tcPr>
                <w:tcW w:w="6242" w:type="dxa"/>
                <w:gridSpan w:val="3"/>
                <w:shd w:val="clear" w:color="auto" w:fill="5B9BD5" w:themeFill="accent1"/>
              </w:tcPr>
            </w:tcPrChange>
          </w:tcPr>
          <w:p w14:paraId="626E02CC" w14:textId="46E50F7A" w:rsidR="00A902EB" w:rsidRPr="00C20808" w:rsidRDefault="00A902EB" w:rsidP="00CE021D">
            <w:pPr>
              <w:spacing w:after="0" w:line="240" w:lineRule="auto"/>
              <w:rPr>
                <w:rFonts w:cs="Arial"/>
                <w:b/>
                <w:bCs/>
                <w:color w:val="FFFFFF" w:themeColor="background1"/>
              </w:rPr>
            </w:pPr>
            <w:r w:rsidRPr="00D85F39">
              <w:rPr>
                <w:rFonts w:cs="Arial"/>
                <w:b/>
                <w:bCs/>
                <w:color w:val="FFFFFF" w:themeColor="background1"/>
              </w:rPr>
              <w:t>C</w:t>
            </w:r>
            <w:r>
              <w:rPr>
                <w:rFonts w:cs="Arial"/>
                <w:b/>
                <w:bCs/>
                <w:color w:val="FFFFFF" w:themeColor="background1"/>
              </w:rPr>
              <w:t>onsultar</w:t>
            </w:r>
            <w:r w:rsidRPr="00D85F39">
              <w:rPr>
                <w:rFonts w:cs="Arial"/>
                <w:b/>
                <w:bCs/>
                <w:color w:val="FFFFFF" w:themeColor="background1"/>
              </w:rPr>
              <w:t xml:space="preserve"> &lt;&lt;</w:t>
            </w:r>
            <w:commentRangeStart w:id="1065"/>
            <w:del w:id="1066" w:author="BERNARDO MONJAS GEMA" w:date="2026-08-16T22:08:00Z">
              <w:r w:rsidR="00647B7B" w:rsidDel="008169E9">
                <w:rPr>
                  <w:rFonts w:cs="Arial"/>
                  <w:b/>
                  <w:bCs/>
                  <w:color w:val="FFFFFF" w:themeColor="background1"/>
                </w:rPr>
                <w:delText>Voz</w:delText>
              </w:r>
              <w:commentRangeEnd w:id="1065"/>
              <w:r w:rsidR="008169E9" w:rsidDel="008169E9">
                <w:rPr>
                  <w:rStyle w:val="Refdecomentario"/>
                  <w:rFonts w:asciiTheme="minorHAnsi" w:eastAsiaTheme="minorHAnsi" w:hAnsiTheme="minorHAnsi" w:cstheme="minorBidi"/>
                  <w:lang w:eastAsia="en-US"/>
                </w:rPr>
                <w:commentReference w:id="1065"/>
              </w:r>
            </w:del>
            <w:ins w:id="1067" w:author="BERNARDO MONJAS GEMA" w:date="2026-08-16T22:08:00Z">
              <w:r w:rsidR="008169E9">
                <w:rPr>
                  <w:rFonts w:cs="Arial"/>
                  <w:b/>
                  <w:bCs/>
                  <w:color w:val="FFFFFF" w:themeColor="background1"/>
                </w:rPr>
                <w:t>Par</w:t>
              </w:r>
            </w:ins>
            <w:ins w:id="1068" w:author="BERNARDO MONJAS GEMA" w:date="2026-08-16T22:12:00Z">
              <w:r w:rsidR="009558A9">
                <w:rPr>
                  <w:rFonts w:cs="Arial"/>
                  <w:b/>
                  <w:bCs/>
                  <w:color w:val="FFFFFF" w:themeColor="background1"/>
                </w:rPr>
                <w:t>á</w:t>
              </w:r>
            </w:ins>
            <w:ins w:id="1069" w:author="BERNARDO MONJAS GEMA" w:date="2026-08-16T22:08:00Z">
              <w:r w:rsidR="008169E9">
                <w:rPr>
                  <w:rFonts w:cs="Arial"/>
                  <w:b/>
                  <w:bCs/>
                  <w:color w:val="FFFFFF" w:themeColor="background1"/>
                </w:rPr>
                <w:t>metro</w:t>
              </w:r>
            </w:ins>
            <w:r w:rsidRPr="00D85F39">
              <w:rPr>
                <w:rFonts w:cs="Arial"/>
                <w:b/>
                <w:bCs/>
                <w:color w:val="FFFFFF" w:themeColor="background1"/>
              </w:rPr>
              <w:t>&gt;&gt;</w:t>
            </w:r>
          </w:p>
        </w:tc>
      </w:tr>
      <w:tr w:rsidR="00A902EB" w:rsidRPr="00381C0B" w14:paraId="494E4CA1" w14:textId="77777777" w:rsidTr="00854B7A">
        <w:trPr>
          <w:trPrChange w:id="1070" w:author="OLIVARES MARTINEZ FERNANDO JESUS" w:date="2026-08-20T17:32:00Z">
            <w:trPr>
              <w:gridAfter w:val="0"/>
            </w:trPr>
          </w:trPrChange>
        </w:trPr>
        <w:tc>
          <w:tcPr>
            <w:tcW w:w="3254" w:type="dxa"/>
            <w:shd w:val="clear" w:color="auto" w:fill="DEEAF6" w:themeFill="accent1" w:themeFillTint="33"/>
            <w:tcPrChange w:id="1071" w:author="OLIVARES MARTINEZ FERNANDO JESUS" w:date="2026-08-20T17:32:00Z">
              <w:tcPr>
                <w:tcW w:w="2252" w:type="dxa"/>
                <w:gridSpan w:val="2"/>
                <w:shd w:val="clear" w:color="auto" w:fill="DEEAF6" w:themeFill="accent1" w:themeFillTint="33"/>
              </w:tcPr>
            </w:tcPrChange>
          </w:tcPr>
          <w:p w14:paraId="6CFA072F" w14:textId="77777777" w:rsidR="00A902EB" w:rsidRPr="00381C0B" w:rsidRDefault="00A902EB" w:rsidP="00CE021D">
            <w:pPr>
              <w:spacing w:after="0" w:line="240" w:lineRule="auto"/>
              <w:rPr>
                <w:rFonts w:cs="Arial"/>
              </w:rPr>
            </w:pPr>
            <w:r w:rsidRPr="00381C0B">
              <w:rPr>
                <w:rFonts w:cs="Arial"/>
              </w:rPr>
              <w:t>Actores</w:t>
            </w:r>
          </w:p>
        </w:tc>
        <w:tc>
          <w:tcPr>
            <w:tcW w:w="6664" w:type="dxa"/>
            <w:gridSpan w:val="2"/>
            <w:tcPrChange w:id="1072" w:author="OLIVARES MARTINEZ FERNANDO JESUS" w:date="2026-08-20T17:32:00Z">
              <w:tcPr>
                <w:tcW w:w="6242" w:type="dxa"/>
                <w:gridSpan w:val="3"/>
              </w:tcPr>
            </w:tcPrChange>
          </w:tcPr>
          <w:p w14:paraId="4EF287BD" w14:textId="6BDE487E" w:rsidR="00A902EB" w:rsidRPr="00381C0B" w:rsidRDefault="00854B7A" w:rsidP="00CE021D">
            <w:pPr>
              <w:spacing w:after="0" w:line="240" w:lineRule="auto"/>
              <w:rPr>
                <w:rFonts w:cs="Arial"/>
              </w:rPr>
            </w:pPr>
            <w:ins w:id="1073" w:author="OLIVARES MARTINEZ FERNANDO JESUS" w:date="2026-08-20T17:31:00Z">
              <w:r w:rsidRPr="0065682A">
                <w:rPr>
                  <w:rFonts w:cs="Arial"/>
                </w:rPr>
                <w:t>SIABOD_ADMINISTRADOR_TECNICO</w:t>
              </w:r>
            </w:ins>
            <w:ins w:id="1074" w:author="OLIVARES MARTINEZ FERNANDO JESUS" w:date="2026-08-20T17:42:00Z">
              <w:r w:rsidR="00835613" w:rsidRPr="0065682A" w:rsidDel="00854B7A">
                <w:rPr>
                  <w:rFonts w:cs="Arial"/>
                </w:rPr>
                <w:t xml:space="preserve"> </w:t>
              </w:r>
            </w:ins>
            <w:del w:id="1075" w:author="OLIVARES MARTINEZ FERNANDO JESUS" w:date="2026-08-20T17:31:00Z">
              <w:r w:rsidR="00A902EB" w:rsidRPr="0065682A" w:rsidDel="00854B7A">
                <w:rPr>
                  <w:rFonts w:cs="Arial"/>
                </w:rPr>
                <w:delText>SIABOD_ADMINISTRADOR_TECNICO</w:delText>
              </w:r>
            </w:del>
          </w:p>
        </w:tc>
      </w:tr>
      <w:tr w:rsidR="00A902EB" w:rsidRPr="00381C0B" w14:paraId="40A0AA48" w14:textId="77777777" w:rsidTr="00854B7A">
        <w:trPr>
          <w:trPrChange w:id="1076" w:author="OLIVARES MARTINEZ FERNANDO JESUS" w:date="2026-08-20T17:32:00Z">
            <w:trPr>
              <w:gridAfter w:val="0"/>
            </w:trPr>
          </w:trPrChange>
        </w:trPr>
        <w:tc>
          <w:tcPr>
            <w:tcW w:w="3254" w:type="dxa"/>
            <w:shd w:val="clear" w:color="auto" w:fill="DEEAF6" w:themeFill="accent1" w:themeFillTint="33"/>
            <w:tcPrChange w:id="1077" w:author="OLIVARES MARTINEZ FERNANDO JESUS" w:date="2026-08-20T17:32:00Z">
              <w:tcPr>
                <w:tcW w:w="2252" w:type="dxa"/>
                <w:gridSpan w:val="2"/>
                <w:shd w:val="clear" w:color="auto" w:fill="DEEAF6" w:themeFill="accent1" w:themeFillTint="33"/>
              </w:tcPr>
            </w:tcPrChange>
          </w:tcPr>
          <w:p w14:paraId="5BDE96B3" w14:textId="77777777" w:rsidR="00A902EB" w:rsidRPr="00381C0B" w:rsidRDefault="00A902EB" w:rsidP="00CE021D">
            <w:pPr>
              <w:spacing w:after="0" w:line="240" w:lineRule="auto"/>
              <w:rPr>
                <w:rFonts w:cs="Arial"/>
              </w:rPr>
            </w:pPr>
            <w:r w:rsidRPr="00381C0B">
              <w:rPr>
                <w:rFonts w:cs="Arial"/>
              </w:rPr>
              <w:t>Dependencias</w:t>
            </w:r>
          </w:p>
        </w:tc>
        <w:tc>
          <w:tcPr>
            <w:tcW w:w="6664" w:type="dxa"/>
            <w:gridSpan w:val="2"/>
            <w:tcPrChange w:id="1078" w:author="OLIVARES MARTINEZ FERNANDO JESUS" w:date="2026-08-20T17:32:00Z">
              <w:tcPr>
                <w:tcW w:w="6242" w:type="dxa"/>
                <w:gridSpan w:val="3"/>
              </w:tcPr>
            </w:tcPrChange>
          </w:tcPr>
          <w:p w14:paraId="0548458B" w14:textId="77777777" w:rsidR="00A902EB" w:rsidRPr="00381C0B" w:rsidRDefault="00A902EB" w:rsidP="00CE021D">
            <w:pPr>
              <w:spacing w:after="0" w:line="240" w:lineRule="auto"/>
              <w:rPr>
                <w:rFonts w:cs="Arial"/>
              </w:rPr>
            </w:pPr>
          </w:p>
        </w:tc>
      </w:tr>
      <w:tr w:rsidR="00854B7A" w:rsidRPr="00381C0B" w14:paraId="4BEA1F4D" w14:textId="77777777" w:rsidTr="00854B7A">
        <w:trPr>
          <w:trPrChange w:id="1079" w:author="OLIVARES MARTINEZ FERNANDO JESUS" w:date="2026-08-20T17:32:00Z">
            <w:trPr>
              <w:gridAfter w:val="0"/>
            </w:trPr>
          </w:trPrChange>
        </w:trPr>
        <w:tc>
          <w:tcPr>
            <w:tcW w:w="3254" w:type="dxa"/>
            <w:shd w:val="clear" w:color="auto" w:fill="DEEAF6" w:themeFill="accent1" w:themeFillTint="33"/>
            <w:tcPrChange w:id="1080" w:author="OLIVARES MARTINEZ FERNANDO JESUS" w:date="2026-08-20T17:32:00Z">
              <w:tcPr>
                <w:tcW w:w="2252" w:type="dxa"/>
                <w:gridSpan w:val="2"/>
                <w:shd w:val="clear" w:color="auto" w:fill="DEEAF6" w:themeFill="accent1" w:themeFillTint="33"/>
              </w:tcPr>
            </w:tcPrChange>
          </w:tcPr>
          <w:p w14:paraId="6EB15C41" w14:textId="77777777" w:rsidR="00854B7A" w:rsidRPr="00381C0B" w:rsidRDefault="00854B7A" w:rsidP="00854B7A">
            <w:pPr>
              <w:spacing w:after="0" w:line="240" w:lineRule="auto"/>
              <w:rPr>
                <w:rFonts w:cs="Arial"/>
              </w:rPr>
            </w:pPr>
            <w:r w:rsidRPr="00381C0B">
              <w:rPr>
                <w:rFonts w:cs="Arial"/>
              </w:rPr>
              <w:t>Descripción</w:t>
            </w:r>
          </w:p>
        </w:tc>
        <w:tc>
          <w:tcPr>
            <w:tcW w:w="6664" w:type="dxa"/>
            <w:gridSpan w:val="2"/>
            <w:tcPrChange w:id="1081" w:author="OLIVARES MARTINEZ FERNANDO JESUS" w:date="2026-08-20T17:32:00Z">
              <w:tcPr>
                <w:tcW w:w="6242" w:type="dxa"/>
                <w:gridSpan w:val="3"/>
              </w:tcPr>
            </w:tcPrChange>
          </w:tcPr>
          <w:p w14:paraId="252D0A1F" w14:textId="5D8F6CF9" w:rsidR="00854B7A" w:rsidRPr="00381C0B" w:rsidRDefault="00854B7A" w:rsidP="00854B7A">
            <w:pPr>
              <w:spacing w:after="0" w:line="240" w:lineRule="auto"/>
              <w:rPr>
                <w:rFonts w:cs="Arial"/>
              </w:rPr>
            </w:pPr>
            <w:ins w:id="1082" w:author="OLIVARES MARTINEZ FERNANDO JESUS" w:date="2026-08-20T17:31:00Z">
              <w:r w:rsidRPr="00B359FD">
                <w:rPr>
                  <w:rFonts w:cs="Arial"/>
                </w:rPr>
                <w:t xml:space="preserve">Este caso de uso permite al usuario </w:t>
              </w:r>
              <w:r>
                <w:rPr>
                  <w:rFonts w:cs="Arial"/>
                </w:rPr>
                <w:t>consultar el detalle de</w:t>
              </w:r>
              <w:r w:rsidRPr="00B359FD">
                <w:rPr>
                  <w:rFonts w:cs="Arial"/>
                </w:rPr>
                <w:t xml:space="preserve"> un</w:t>
              </w:r>
              <w:r>
                <w:rPr>
                  <w:rFonts w:cs="Arial"/>
                </w:rPr>
                <w:t xml:space="preserve"> “Ejército”, previamente configurado en el sistema y almacenado en BBDD.</w:t>
              </w:r>
            </w:ins>
            <w:del w:id="1083" w:author="OLIVARES MARTINEZ FERNANDO JESUS" w:date="2026-08-20T17:31:00Z">
              <w:r w:rsidRPr="00B359FD" w:rsidDel="00E542BD">
                <w:rPr>
                  <w:rFonts w:cs="Arial"/>
                </w:rPr>
                <w:delText xml:space="preserve">Este caso de uso permite al usuario </w:delText>
              </w:r>
              <w:r w:rsidDel="00E542BD">
                <w:rPr>
                  <w:rFonts w:cs="Arial"/>
                </w:rPr>
                <w:delText>consultar el detalle de</w:delText>
              </w:r>
              <w:r w:rsidRPr="00B359FD" w:rsidDel="00E542BD">
                <w:rPr>
                  <w:rFonts w:cs="Arial"/>
                </w:rPr>
                <w:delText xml:space="preserve"> un</w:delText>
              </w:r>
              <w:r w:rsidDel="00E542BD">
                <w:rPr>
                  <w:rFonts w:cs="Arial"/>
                </w:rPr>
                <w:delText xml:space="preserve"> “Parámetro”, previamente configurado en el sistema y almacenado en BBDD.</w:delText>
              </w:r>
            </w:del>
          </w:p>
        </w:tc>
      </w:tr>
      <w:tr w:rsidR="00854B7A" w:rsidRPr="00381C0B" w14:paraId="4EF979F0" w14:textId="77777777" w:rsidTr="00854B7A">
        <w:trPr>
          <w:trPrChange w:id="1084" w:author="OLIVARES MARTINEZ FERNANDO JESUS" w:date="2026-08-20T17:32:00Z">
            <w:trPr>
              <w:gridAfter w:val="0"/>
            </w:trPr>
          </w:trPrChange>
        </w:trPr>
        <w:tc>
          <w:tcPr>
            <w:tcW w:w="3254" w:type="dxa"/>
            <w:shd w:val="clear" w:color="auto" w:fill="DEEAF6" w:themeFill="accent1" w:themeFillTint="33"/>
            <w:tcPrChange w:id="1085" w:author="OLIVARES MARTINEZ FERNANDO JESUS" w:date="2026-08-20T17:32:00Z">
              <w:tcPr>
                <w:tcW w:w="2252" w:type="dxa"/>
                <w:gridSpan w:val="2"/>
                <w:shd w:val="clear" w:color="auto" w:fill="DEEAF6" w:themeFill="accent1" w:themeFillTint="33"/>
              </w:tcPr>
            </w:tcPrChange>
          </w:tcPr>
          <w:p w14:paraId="6FBFB738" w14:textId="77777777" w:rsidR="00854B7A" w:rsidRPr="00381C0B" w:rsidRDefault="00854B7A" w:rsidP="00854B7A">
            <w:pPr>
              <w:spacing w:after="0" w:line="240" w:lineRule="auto"/>
              <w:rPr>
                <w:rFonts w:cs="Arial"/>
              </w:rPr>
            </w:pPr>
            <w:r w:rsidRPr="00381C0B">
              <w:rPr>
                <w:rFonts w:cs="Arial"/>
              </w:rPr>
              <w:t>Precondición</w:t>
            </w:r>
          </w:p>
        </w:tc>
        <w:tc>
          <w:tcPr>
            <w:tcW w:w="6664" w:type="dxa"/>
            <w:gridSpan w:val="2"/>
            <w:tcPrChange w:id="1086" w:author="OLIVARES MARTINEZ FERNANDO JESUS" w:date="2026-08-20T17:32:00Z">
              <w:tcPr>
                <w:tcW w:w="6242" w:type="dxa"/>
                <w:gridSpan w:val="3"/>
              </w:tcPr>
            </w:tcPrChange>
          </w:tcPr>
          <w:p w14:paraId="078EFD53" w14:textId="77777777" w:rsidR="00854B7A" w:rsidRDefault="00854B7A" w:rsidP="00854B7A">
            <w:pPr>
              <w:spacing w:after="0" w:line="240" w:lineRule="auto"/>
              <w:rPr>
                <w:ins w:id="1087" w:author="OLIVARES MARTINEZ FERNANDO JESUS" w:date="2026-08-20T17:31:00Z"/>
                <w:rFonts w:cs="Arial"/>
              </w:rPr>
            </w:pPr>
            <w:ins w:id="1088" w:author="OLIVARES MARTINEZ FERNANDO JESUS" w:date="2026-08-20T17:31:00Z">
              <w:r w:rsidRPr="00B359FD">
                <w:rPr>
                  <w:rFonts w:cs="Arial"/>
                </w:rPr>
                <w:t xml:space="preserve">El usuario está autenticado en el sistema. </w:t>
              </w:r>
            </w:ins>
          </w:p>
          <w:p w14:paraId="13990C8E" w14:textId="206FFB85" w:rsidR="00854B7A" w:rsidRDefault="00854B7A" w:rsidP="00854B7A">
            <w:pPr>
              <w:spacing w:after="0" w:line="240" w:lineRule="auto"/>
              <w:rPr>
                <w:ins w:id="1089" w:author="OLIVARES MARTINEZ FERNANDO JESUS" w:date="2026-08-20T17:31:00Z"/>
                <w:rFonts w:cs="Arial"/>
              </w:rPr>
            </w:pPr>
            <w:ins w:id="1090" w:author="OLIVARES MARTINEZ FERNANDO JESUS" w:date="2026-08-20T17:31:00Z">
              <w:r w:rsidRPr="00381C0B">
                <w:rPr>
                  <w:rFonts w:cs="Arial"/>
                </w:rPr>
                <w:t>El usuario debe tener</w:t>
              </w:r>
              <w:r>
                <w:rPr>
                  <w:rFonts w:cs="Arial"/>
                </w:rPr>
                <w:t xml:space="preserve"> rol de administrador técnico para poder</w:t>
              </w:r>
              <w:r w:rsidRPr="00381C0B">
                <w:rPr>
                  <w:rFonts w:cs="Arial"/>
                </w:rPr>
                <w:t xml:space="preserve"> </w:t>
              </w:r>
              <w:r>
                <w:rPr>
                  <w:rFonts w:cs="Arial"/>
                </w:rPr>
                <w:t xml:space="preserve">acceder a la opción que permite consultar un registro de la tabla maestra, </w:t>
              </w:r>
              <w:r w:rsidRPr="00E57737">
                <w:rPr>
                  <w:rFonts w:cs="Arial"/>
                </w:rPr>
                <w:t>seleccionad</w:t>
              </w:r>
              <w:r>
                <w:rPr>
                  <w:rFonts w:cs="Arial"/>
                </w:rPr>
                <w:t>o</w:t>
              </w:r>
              <w:r w:rsidRPr="00E57737">
                <w:rPr>
                  <w:rFonts w:cs="Arial"/>
                </w:rPr>
                <w:t xml:space="preserve"> desde </w:t>
              </w:r>
              <w:r>
                <w:rPr>
                  <w:rFonts w:cs="Arial"/>
                </w:rPr>
                <w:t>el</w:t>
              </w:r>
              <w:r w:rsidRPr="00E57737">
                <w:rPr>
                  <w:rFonts w:cs="Arial"/>
                </w:rPr>
                <w:t xml:space="preserve"> listado </w:t>
              </w:r>
              <w:r>
                <w:rPr>
                  <w:rFonts w:cs="Arial"/>
                </w:rPr>
                <w:t>de la tabla maestra del sistema.</w:t>
              </w:r>
            </w:ins>
          </w:p>
          <w:p w14:paraId="28E4CEEA" w14:textId="71836E49" w:rsidR="00854B7A" w:rsidDel="00E542BD" w:rsidRDefault="00854B7A" w:rsidP="00854B7A">
            <w:pPr>
              <w:spacing w:after="0" w:line="240" w:lineRule="auto"/>
              <w:rPr>
                <w:del w:id="1091" w:author="OLIVARES MARTINEZ FERNANDO JESUS" w:date="2026-08-20T17:31:00Z"/>
                <w:rFonts w:cs="Arial"/>
              </w:rPr>
            </w:pPr>
            <w:ins w:id="1092" w:author="OLIVARES MARTINEZ FERNANDO JESUS" w:date="2026-08-20T17:31:00Z">
              <w:r w:rsidRPr="00E57737">
                <w:rPr>
                  <w:rFonts w:cs="Arial"/>
                </w:rPr>
                <w:t>Existe al menos un registro de la entidad en la base de datos</w:t>
              </w:r>
            </w:ins>
            <w:del w:id="1093" w:author="OLIVARES MARTINEZ FERNANDO JESUS" w:date="2026-08-20T17:31:00Z">
              <w:r w:rsidRPr="00B359FD" w:rsidDel="00E542BD">
                <w:rPr>
                  <w:rFonts w:cs="Arial"/>
                </w:rPr>
                <w:delText xml:space="preserve">El usuario está autenticado en el sistema. </w:delText>
              </w:r>
            </w:del>
          </w:p>
          <w:p w14:paraId="7BCFC8B6" w14:textId="73156612" w:rsidR="00854B7A" w:rsidDel="00E542BD" w:rsidRDefault="00854B7A" w:rsidP="00854B7A">
            <w:pPr>
              <w:spacing w:after="0" w:line="240" w:lineRule="auto"/>
              <w:rPr>
                <w:del w:id="1094" w:author="OLIVARES MARTINEZ FERNANDO JESUS" w:date="2026-08-20T17:31:00Z"/>
                <w:rFonts w:cs="Arial"/>
              </w:rPr>
            </w:pPr>
            <w:del w:id="1095" w:author="OLIVARES MARTINEZ FERNANDO JESUS" w:date="2026-08-20T17:31:00Z">
              <w:r w:rsidRPr="00381C0B" w:rsidDel="00E542BD">
                <w:rPr>
                  <w:rFonts w:cs="Arial"/>
                </w:rPr>
                <w:delText>El usuario debe tener</w:delText>
              </w:r>
              <w:r w:rsidDel="00E542BD">
                <w:rPr>
                  <w:rFonts w:cs="Arial"/>
                </w:rPr>
                <w:delText xml:space="preserve"> rol de administrador técnico para poder</w:delText>
              </w:r>
              <w:r w:rsidRPr="00381C0B" w:rsidDel="00E542BD">
                <w:rPr>
                  <w:rFonts w:cs="Arial"/>
                </w:rPr>
                <w:delText xml:space="preserve"> </w:delText>
              </w:r>
              <w:r w:rsidDel="00E542BD">
                <w:rPr>
                  <w:rFonts w:cs="Arial"/>
                </w:rPr>
                <w:delText>acceder a la opción que permite consultar un registro de la tabla maestra</w:delText>
              </w:r>
            </w:del>
            <w:ins w:id="1096" w:author="BERNARDO MONJAS GEMA" w:date="2026-08-16T22:09:00Z">
              <w:del w:id="1097" w:author="OLIVARES MARTINEZ FERNANDO JESUS" w:date="2026-08-20T17:31:00Z">
                <w:r w:rsidDel="00E542BD">
                  <w:rPr>
                    <w:rFonts w:cs="Arial"/>
                  </w:rPr>
                  <w:delText>de configuración</w:delText>
                </w:r>
              </w:del>
            </w:ins>
            <w:del w:id="1098" w:author="OLIVARES MARTINEZ FERNANDO JESUS" w:date="2026-08-20T17:31:00Z">
              <w:r w:rsidDel="00E542BD">
                <w:rPr>
                  <w:rFonts w:cs="Arial"/>
                </w:rPr>
                <w:delText xml:space="preserve">, </w:delText>
              </w:r>
              <w:r w:rsidRPr="00E57737" w:rsidDel="00E542BD">
                <w:rPr>
                  <w:rFonts w:cs="Arial"/>
                </w:rPr>
                <w:delText>seleccionad</w:delText>
              </w:r>
              <w:r w:rsidDel="00E542BD">
                <w:rPr>
                  <w:rFonts w:cs="Arial"/>
                </w:rPr>
                <w:delText>o</w:delText>
              </w:r>
              <w:r w:rsidRPr="00E57737" w:rsidDel="00E542BD">
                <w:rPr>
                  <w:rFonts w:cs="Arial"/>
                </w:rPr>
                <w:delText xml:space="preserve"> desde </w:delText>
              </w:r>
              <w:r w:rsidDel="00E542BD">
                <w:rPr>
                  <w:rFonts w:cs="Arial"/>
                </w:rPr>
                <w:delText>el</w:delText>
              </w:r>
              <w:r w:rsidRPr="00E57737" w:rsidDel="00E542BD">
                <w:rPr>
                  <w:rFonts w:cs="Arial"/>
                </w:rPr>
                <w:delText xml:space="preserve"> listado </w:delText>
              </w:r>
              <w:r w:rsidDel="00E542BD">
                <w:rPr>
                  <w:rFonts w:cs="Arial"/>
                </w:rPr>
                <w:delText xml:space="preserve">de la tabla maestra </w:delText>
              </w:r>
            </w:del>
            <w:ins w:id="1099" w:author="BERNARDO MONJAS GEMA" w:date="2026-08-16T22:09:00Z">
              <w:del w:id="1100" w:author="OLIVARES MARTINEZ FERNANDO JESUS" w:date="2026-08-20T17:31:00Z">
                <w:r w:rsidDel="00E542BD">
                  <w:rPr>
                    <w:rFonts w:cs="Arial"/>
                  </w:rPr>
                  <w:delText xml:space="preserve">de configuración </w:delText>
                </w:r>
              </w:del>
            </w:ins>
            <w:del w:id="1101" w:author="OLIVARES MARTINEZ FERNANDO JESUS" w:date="2026-08-20T17:31:00Z">
              <w:r w:rsidDel="00E542BD">
                <w:rPr>
                  <w:rFonts w:cs="Arial"/>
                </w:rPr>
                <w:delText>del sistema.</w:delText>
              </w:r>
            </w:del>
          </w:p>
          <w:p w14:paraId="6CE2AC50" w14:textId="16F9C889" w:rsidR="00854B7A" w:rsidRPr="00381C0B" w:rsidRDefault="00854B7A" w:rsidP="00854B7A">
            <w:pPr>
              <w:spacing w:after="0" w:line="240" w:lineRule="auto"/>
              <w:rPr>
                <w:rFonts w:cs="Arial"/>
              </w:rPr>
            </w:pPr>
            <w:del w:id="1102" w:author="OLIVARES MARTINEZ FERNANDO JESUS" w:date="2026-08-20T17:31:00Z">
              <w:r w:rsidRPr="00E57737" w:rsidDel="00E542BD">
                <w:rPr>
                  <w:rFonts w:cs="Arial"/>
                </w:rPr>
                <w:delText>Existe al menos un registro de la entidad en la base de datos</w:delText>
              </w:r>
            </w:del>
          </w:p>
        </w:tc>
      </w:tr>
      <w:tr w:rsidR="00854B7A" w:rsidRPr="00381C0B" w14:paraId="5FF23D88" w14:textId="77777777" w:rsidTr="00854B7A">
        <w:tc>
          <w:tcPr>
            <w:tcW w:w="3254" w:type="dxa"/>
            <w:vMerge w:val="restart"/>
            <w:shd w:val="clear" w:color="auto" w:fill="DEEAF6" w:themeFill="accent1" w:themeFillTint="33"/>
          </w:tcPr>
          <w:p w14:paraId="53C7D636" w14:textId="77777777" w:rsidR="00FB3CC0" w:rsidRPr="00381C0B" w:rsidRDefault="00FB3CC0" w:rsidP="00CE021D">
            <w:pPr>
              <w:spacing w:after="0" w:line="240" w:lineRule="auto"/>
              <w:rPr>
                <w:rFonts w:cs="Arial"/>
              </w:rPr>
            </w:pPr>
            <w:r w:rsidRPr="00381C0B">
              <w:rPr>
                <w:rFonts w:cs="Arial"/>
              </w:rPr>
              <w:t>Secuencia</w:t>
            </w:r>
          </w:p>
        </w:tc>
        <w:tc>
          <w:tcPr>
            <w:tcW w:w="852" w:type="dxa"/>
            <w:shd w:val="clear" w:color="auto" w:fill="DEEAF6" w:themeFill="accent1" w:themeFillTint="33"/>
          </w:tcPr>
          <w:p w14:paraId="3471B048" w14:textId="77777777" w:rsidR="00FB3CC0" w:rsidRPr="00381C0B" w:rsidRDefault="00FB3CC0" w:rsidP="00CE021D">
            <w:pPr>
              <w:spacing w:after="0" w:line="240" w:lineRule="auto"/>
              <w:rPr>
                <w:rFonts w:cs="Arial"/>
              </w:rPr>
            </w:pPr>
            <w:r w:rsidRPr="00381C0B">
              <w:rPr>
                <w:rFonts w:cs="Arial"/>
              </w:rPr>
              <w:t>Paso</w:t>
            </w:r>
          </w:p>
        </w:tc>
        <w:tc>
          <w:tcPr>
            <w:tcW w:w="5812" w:type="dxa"/>
            <w:shd w:val="clear" w:color="auto" w:fill="DEEAF6" w:themeFill="accent1" w:themeFillTint="33"/>
          </w:tcPr>
          <w:p w14:paraId="08848BC2" w14:textId="77777777" w:rsidR="00FB3CC0" w:rsidRPr="00381C0B" w:rsidRDefault="00FB3CC0" w:rsidP="00CE021D">
            <w:pPr>
              <w:spacing w:after="0" w:line="240" w:lineRule="auto"/>
              <w:rPr>
                <w:rFonts w:cs="Arial"/>
              </w:rPr>
            </w:pPr>
            <w:r w:rsidRPr="00381C0B">
              <w:rPr>
                <w:rFonts w:cs="Arial"/>
              </w:rPr>
              <w:t>Acción</w:t>
            </w:r>
          </w:p>
        </w:tc>
      </w:tr>
      <w:tr w:rsidR="00854B7A" w:rsidRPr="00381C0B" w14:paraId="572F3C1C" w14:textId="77777777" w:rsidTr="00854B7A">
        <w:trPr>
          <w:trPrChange w:id="1103" w:author="OLIVARES MARTINEZ FERNANDO JESUS" w:date="2026-08-20T17:32:00Z">
            <w:trPr>
              <w:gridAfter w:val="0"/>
            </w:trPr>
          </w:trPrChange>
        </w:trPr>
        <w:tc>
          <w:tcPr>
            <w:tcW w:w="3254" w:type="dxa"/>
            <w:vMerge/>
            <w:shd w:val="clear" w:color="auto" w:fill="DEEAF6" w:themeFill="accent1" w:themeFillTint="33"/>
            <w:tcPrChange w:id="1104" w:author="OLIVARES MARTINEZ FERNANDO JESUS" w:date="2026-08-20T17:32:00Z">
              <w:tcPr>
                <w:tcW w:w="2252" w:type="dxa"/>
                <w:gridSpan w:val="2"/>
                <w:vMerge/>
                <w:shd w:val="clear" w:color="auto" w:fill="DEEAF6" w:themeFill="accent1" w:themeFillTint="33"/>
              </w:tcPr>
            </w:tcPrChange>
          </w:tcPr>
          <w:p w14:paraId="6B2F831D" w14:textId="77777777" w:rsidR="00854B7A" w:rsidRPr="00381C0B" w:rsidRDefault="00854B7A" w:rsidP="00854B7A">
            <w:pPr>
              <w:spacing w:after="0" w:line="240" w:lineRule="auto"/>
              <w:rPr>
                <w:rFonts w:cs="Arial"/>
              </w:rPr>
            </w:pPr>
          </w:p>
        </w:tc>
        <w:tc>
          <w:tcPr>
            <w:tcW w:w="852" w:type="dxa"/>
            <w:tcPrChange w:id="1105" w:author="OLIVARES MARTINEZ FERNANDO JESUS" w:date="2026-08-20T17:32:00Z">
              <w:tcPr>
                <w:tcW w:w="638" w:type="dxa"/>
              </w:tcPr>
            </w:tcPrChange>
          </w:tcPr>
          <w:p w14:paraId="18C5E147" w14:textId="72C97CA5" w:rsidR="00854B7A" w:rsidRPr="00381C0B" w:rsidRDefault="00854B7A" w:rsidP="00854B7A">
            <w:pPr>
              <w:spacing w:after="0" w:line="240" w:lineRule="auto"/>
              <w:rPr>
                <w:rFonts w:cs="Arial"/>
              </w:rPr>
            </w:pPr>
            <w:ins w:id="1106" w:author="OLIVARES MARTINEZ FERNANDO JESUS" w:date="2026-08-20T17:32:00Z">
              <w:r>
                <w:rPr>
                  <w:rFonts w:cs="Arial"/>
                </w:rPr>
                <w:t>1</w:t>
              </w:r>
            </w:ins>
            <w:del w:id="1107" w:author="OLIVARES MARTINEZ FERNANDO JESUS" w:date="2026-08-20T17:32:00Z">
              <w:r w:rsidDel="00DA3A32">
                <w:rPr>
                  <w:rFonts w:cs="Arial"/>
                </w:rPr>
                <w:delText>1</w:delText>
              </w:r>
            </w:del>
          </w:p>
        </w:tc>
        <w:tc>
          <w:tcPr>
            <w:tcW w:w="5812" w:type="dxa"/>
            <w:tcPrChange w:id="1108" w:author="OLIVARES MARTINEZ FERNANDO JESUS" w:date="2026-08-20T17:32:00Z">
              <w:tcPr>
                <w:tcW w:w="5604" w:type="dxa"/>
                <w:gridSpan w:val="2"/>
              </w:tcPr>
            </w:tcPrChange>
          </w:tcPr>
          <w:p w14:paraId="7A603070" w14:textId="06CE2ABC" w:rsidR="00854B7A" w:rsidRDefault="00854B7A" w:rsidP="00854B7A">
            <w:pPr>
              <w:spacing w:after="0" w:line="240" w:lineRule="auto"/>
            </w:pPr>
            <w:ins w:id="1109" w:author="OLIVARES MARTINEZ FERNANDO JESUS" w:date="2026-08-20T17:32:00Z">
              <w:r w:rsidRPr="007F17DF">
                <w:rPr>
                  <w:rFonts w:cs="Arial"/>
                </w:rPr>
                <w:t xml:space="preserve">El usuario navega hasta la opción </w:t>
              </w:r>
              <w:r>
                <w:rPr>
                  <w:rFonts w:cs="Arial"/>
                </w:rPr>
                <w:t>de menú Catálogos/&lt;&lt;Ejército&gt;&gt;</w:t>
              </w:r>
            </w:ins>
            <w:del w:id="1110" w:author="OLIVARES MARTINEZ FERNANDO JESUS" w:date="2026-08-20T17:32:00Z">
              <w:r w:rsidRPr="007F17DF" w:rsidDel="00DA3A32">
                <w:rPr>
                  <w:rFonts w:cs="Arial"/>
                </w:rPr>
                <w:delText xml:space="preserve">El usuario navega hasta la opción </w:delText>
              </w:r>
              <w:r w:rsidDel="00DA3A32">
                <w:rPr>
                  <w:rFonts w:cs="Arial"/>
                </w:rPr>
                <w:delText>de menú Configuración/ &lt;&lt;Parámetros&gt;&gt;</w:delText>
              </w:r>
            </w:del>
          </w:p>
        </w:tc>
      </w:tr>
      <w:tr w:rsidR="00854B7A" w:rsidRPr="00381C0B" w14:paraId="5FE24A1C" w14:textId="77777777" w:rsidTr="00854B7A">
        <w:trPr>
          <w:trPrChange w:id="1111" w:author="OLIVARES MARTINEZ FERNANDO JESUS" w:date="2026-08-20T17:32:00Z">
            <w:trPr>
              <w:gridAfter w:val="0"/>
            </w:trPr>
          </w:trPrChange>
        </w:trPr>
        <w:tc>
          <w:tcPr>
            <w:tcW w:w="3254" w:type="dxa"/>
            <w:vMerge/>
            <w:shd w:val="clear" w:color="auto" w:fill="DEEAF6" w:themeFill="accent1" w:themeFillTint="33"/>
            <w:tcPrChange w:id="1112" w:author="OLIVARES MARTINEZ FERNANDO JESUS" w:date="2026-08-20T17:32:00Z">
              <w:tcPr>
                <w:tcW w:w="2252" w:type="dxa"/>
                <w:gridSpan w:val="2"/>
                <w:vMerge/>
                <w:shd w:val="clear" w:color="auto" w:fill="DEEAF6" w:themeFill="accent1" w:themeFillTint="33"/>
              </w:tcPr>
            </w:tcPrChange>
          </w:tcPr>
          <w:p w14:paraId="4A21EF17" w14:textId="77777777" w:rsidR="00854B7A" w:rsidRPr="00381C0B" w:rsidRDefault="00854B7A" w:rsidP="00854B7A">
            <w:pPr>
              <w:spacing w:after="0" w:line="240" w:lineRule="auto"/>
              <w:rPr>
                <w:rFonts w:cs="Arial"/>
              </w:rPr>
            </w:pPr>
          </w:p>
        </w:tc>
        <w:tc>
          <w:tcPr>
            <w:tcW w:w="852" w:type="dxa"/>
            <w:tcPrChange w:id="1113" w:author="OLIVARES MARTINEZ FERNANDO JESUS" w:date="2026-08-20T17:32:00Z">
              <w:tcPr>
                <w:tcW w:w="638" w:type="dxa"/>
              </w:tcPr>
            </w:tcPrChange>
          </w:tcPr>
          <w:p w14:paraId="12DE14EF" w14:textId="0A3310A0" w:rsidR="00854B7A" w:rsidRDefault="00854B7A" w:rsidP="00854B7A">
            <w:pPr>
              <w:spacing w:after="0" w:line="240" w:lineRule="auto"/>
              <w:rPr>
                <w:rFonts w:cs="Arial"/>
              </w:rPr>
            </w:pPr>
            <w:ins w:id="1114" w:author="OLIVARES MARTINEZ FERNANDO JESUS" w:date="2026-08-20T17:32:00Z">
              <w:r>
                <w:rPr>
                  <w:rFonts w:cs="Arial"/>
                </w:rPr>
                <w:t>2</w:t>
              </w:r>
            </w:ins>
            <w:del w:id="1115" w:author="OLIVARES MARTINEZ FERNANDO JESUS" w:date="2026-08-20T17:32:00Z">
              <w:r w:rsidDel="00DA3A32">
                <w:rPr>
                  <w:rFonts w:cs="Arial"/>
                </w:rPr>
                <w:delText>2</w:delText>
              </w:r>
            </w:del>
          </w:p>
        </w:tc>
        <w:tc>
          <w:tcPr>
            <w:tcW w:w="5812" w:type="dxa"/>
            <w:tcPrChange w:id="1116" w:author="OLIVARES MARTINEZ FERNANDO JESUS" w:date="2026-08-20T17:32:00Z">
              <w:tcPr>
                <w:tcW w:w="5604" w:type="dxa"/>
                <w:gridSpan w:val="2"/>
              </w:tcPr>
            </w:tcPrChange>
          </w:tcPr>
          <w:p w14:paraId="6CD5C48D" w14:textId="0D8F8527" w:rsidR="00854B7A" w:rsidRPr="001C1EE6" w:rsidRDefault="00854B7A" w:rsidP="00854B7A">
            <w:pPr>
              <w:spacing w:after="0" w:line="240" w:lineRule="auto"/>
              <w:rPr>
                <w:rFonts w:cs="Arial"/>
              </w:rPr>
            </w:pPr>
            <w:ins w:id="1117" w:author="OLIVARES MARTINEZ FERNANDO JESUS" w:date="2026-08-20T17:32:00Z">
              <w:r w:rsidRPr="00B359FD">
                <w:rPr>
                  <w:rFonts w:cs="Arial"/>
                </w:rPr>
                <w:t xml:space="preserve">El usuario accede a la </w:t>
              </w:r>
              <w:r>
                <w:rPr>
                  <w:rFonts w:cs="Arial"/>
                </w:rPr>
                <w:t>acción</w:t>
              </w:r>
              <w:r w:rsidRPr="00B359FD">
                <w:rPr>
                  <w:rFonts w:cs="Arial"/>
                </w:rPr>
                <w:t xml:space="preserve"> “</w:t>
              </w:r>
              <w:r>
                <w:rPr>
                  <w:rFonts w:cs="Arial"/>
                </w:rPr>
                <w:t>Consultar</w:t>
              </w:r>
              <w:r w:rsidRPr="00B359FD">
                <w:rPr>
                  <w:rFonts w:cs="Arial"/>
                </w:rPr>
                <w:t>”</w:t>
              </w:r>
              <w:r>
                <w:rPr>
                  <w:rFonts w:cs="Arial"/>
                </w:rPr>
                <w:t xml:space="preserve"> de un registro del listado de &lt;Voces&gt;&gt;</w:t>
              </w:r>
            </w:ins>
            <w:del w:id="1118" w:author="OLIVARES MARTINEZ FERNANDO JESUS" w:date="2026-08-20T17:32:00Z">
              <w:r w:rsidRPr="00B359FD" w:rsidDel="00DA3A32">
                <w:rPr>
                  <w:rFonts w:cs="Arial"/>
                </w:rPr>
                <w:delText xml:space="preserve">El usuario accede a la </w:delText>
              </w:r>
              <w:r w:rsidDel="00DA3A32">
                <w:rPr>
                  <w:rFonts w:cs="Arial"/>
                </w:rPr>
                <w:delText>acción</w:delText>
              </w:r>
              <w:r w:rsidRPr="00B359FD" w:rsidDel="00DA3A32">
                <w:rPr>
                  <w:rFonts w:cs="Arial"/>
                </w:rPr>
                <w:delText xml:space="preserve"> “</w:delText>
              </w:r>
              <w:r w:rsidDel="00DA3A32">
                <w:rPr>
                  <w:rFonts w:cs="Arial"/>
                </w:rPr>
                <w:delText>Consultar</w:delText>
              </w:r>
              <w:r w:rsidRPr="00B359FD" w:rsidDel="00DA3A32">
                <w:rPr>
                  <w:rFonts w:cs="Arial"/>
                </w:rPr>
                <w:delText>”</w:delText>
              </w:r>
              <w:r w:rsidDel="00DA3A32">
                <w:rPr>
                  <w:rFonts w:cs="Arial"/>
                </w:rPr>
                <w:delText xml:space="preserve"> de un registro del listado de &lt;&lt;Parámetros&gt;&gt; en Acciones &lt;&lt;Consultar&gt;&gt;</w:delText>
              </w:r>
            </w:del>
          </w:p>
        </w:tc>
      </w:tr>
      <w:tr w:rsidR="00854B7A" w:rsidRPr="00381C0B" w14:paraId="2BBBDEF8" w14:textId="77777777" w:rsidTr="00854B7A">
        <w:trPr>
          <w:trPrChange w:id="1119" w:author="OLIVARES MARTINEZ FERNANDO JESUS" w:date="2026-08-20T17:32:00Z">
            <w:trPr>
              <w:gridAfter w:val="0"/>
            </w:trPr>
          </w:trPrChange>
        </w:trPr>
        <w:tc>
          <w:tcPr>
            <w:tcW w:w="3254" w:type="dxa"/>
            <w:vMerge/>
            <w:shd w:val="clear" w:color="auto" w:fill="DEEAF6" w:themeFill="accent1" w:themeFillTint="33"/>
            <w:tcPrChange w:id="1120" w:author="OLIVARES MARTINEZ FERNANDO JESUS" w:date="2026-08-20T17:32:00Z">
              <w:tcPr>
                <w:tcW w:w="2252" w:type="dxa"/>
                <w:gridSpan w:val="2"/>
                <w:vMerge/>
                <w:shd w:val="clear" w:color="auto" w:fill="DEEAF6" w:themeFill="accent1" w:themeFillTint="33"/>
              </w:tcPr>
            </w:tcPrChange>
          </w:tcPr>
          <w:p w14:paraId="0741FBCD" w14:textId="77777777" w:rsidR="00854B7A" w:rsidRPr="00381C0B" w:rsidRDefault="00854B7A" w:rsidP="00854B7A">
            <w:pPr>
              <w:spacing w:after="0" w:line="240" w:lineRule="auto"/>
              <w:rPr>
                <w:rFonts w:cs="Arial"/>
              </w:rPr>
            </w:pPr>
          </w:p>
        </w:tc>
        <w:tc>
          <w:tcPr>
            <w:tcW w:w="852" w:type="dxa"/>
            <w:tcPrChange w:id="1121" w:author="OLIVARES MARTINEZ FERNANDO JESUS" w:date="2026-08-20T17:32:00Z">
              <w:tcPr>
                <w:tcW w:w="638" w:type="dxa"/>
              </w:tcPr>
            </w:tcPrChange>
          </w:tcPr>
          <w:p w14:paraId="0965A2F8" w14:textId="062B25B7" w:rsidR="00854B7A" w:rsidRDefault="00854B7A" w:rsidP="00854B7A">
            <w:pPr>
              <w:spacing w:after="0" w:line="240" w:lineRule="auto"/>
              <w:rPr>
                <w:rFonts w:cs="Arial"/>
              </w:rPr>
            </w:pPr>
            <w:ins w:id="1122" w:author="OLIVARES MARTINEZ FERNANDO JESUS" w:date="2026-08-20T17:32:00Z">
              <w:r>
                <w:rPr>
                  <w:rFonts w:cs="Arial"/>
                </w:rPr>
                <w:t>3</w:t>
              </w:r>
            </w:ins>
            <w:del w:id="1123" w:author="OLIVARES MARTINEZ FERNANDO JESUS" w:date="2026-08-20T17:32:00Z">
              <w:r w:rsidDel="00DA3A32">
                <w:rPr>
                  <w:rFonts w:cs="Arial"/>
                </w:rPr>
                <w:delText>3</w:delText>
              </w:r>
            </w:del>
          </w:p>
        </w:tc>
        <w:tc>
          <w:tcPr>
            <w:tcW w:w="5812" w:type="dxa"/>
            <w:tcPrChange w:id="1124" w:author="OLIVARES MARTINEZ FERNANDO JESUS" w:date="2026-08-20T17:32:00Z">
              <w:tcPr>
                <w:tcW w:w="5604" w:type="dxa"/>
                <w:gridSpan w:val="2"/>
              </w:tcPr>
            </w:tcPrChange>
          </w:tcPr>
          <w:p w14:paraId="1B29C01D" w14:textId="69CCD399" w:rsidR="00854B7A" w:rsidRPr="0065682A" w:rsidRDefault="00854B7A" w:rsidP="00854B7A">
            <w:pPr>
              <w:spacing w:after="0" w:line="240" w:lineRule="auto"/>
              <w:rPr>
                <w:rFonts w:cs="Arial"/>
              </w:rPr>
            </w:pPr>
            <w:ins w:id="1125" w:author="OLIVARES MARTINEZ FERNANDO JESUS" w:date="2026-08-20T17:32:00Z">
              <w:r>
                <w:rPr>
                  <w:rFonts w:cs="Arial"/>
                </w:rPr>
                <w:t>E</w:t>
              </w:r>
              <w:r w:rsidRPr="00D8763E">
                <w:rPr>
                  <w:rFonts w:cs="Arial"/>
                </w:rPr>
                <w:t xml:space="preserve">l sistema </w:t>
              </w:r>
              <w:r w:rsidRPr="00E57737">
                <w:rPr>
                  <w:rFonts w:cs="Arial"/>
                </w:rPr>
                <w:t>consulta la base de datos para obtener el detalle</w:t>
              </w:r>
              <w:r>
                <w:rPr>
                  <w:rFonts w:cs="Arial"/>
                </w:rPr>
                <w:t xml:space="preserve"> del registro seleccionado</w:t>
              </w:r>
            </w:ins>
            <w:del w:id="1126" w:author="OLIVARES MARTINEZ FERNANDO JESUS" w:date="2026-08-20T17:32:00Z">
              <w:r w:rsidDel="00DA3A32">
                <w:rPr>
                  <w:rFonts w:cs="Arial"/>
                </w:rPr>
                <w:delText>E</w:delText>
              </w:r>
              <w:r w:rsidRPr="00D8763E" w:rsidDel="00DA3A32">
                <w:rPr>
                  <w:rFonts w:cs="Arial"/>
                </w:rPr>
                <w:delText xml:space="preserve">l sistema </w:delText>
              </w:r>
              <w:r w:rsidRPr="00E57737" w:rsidDel="00DA3A32">
                <w:rPr>
                  <w:rFonts w:cs="Arial"/>
                </w:rPr>
                <w:delText>consulta la base de datos para obtener el detalle</w:delText>
              </w:r>
              <w:r w:rsidDel="00DA3A32">
                <w:rPr>
                  <w:rFonts w:cs="Arial"/>
                </w:rPr>
                <w:delText xml:space="preserve"> del registro seleccionado</w:delText>
              </w:r>
            </w:del>
          </w:p>
        </w:tc>
      </w:tr>
      <w:tr w:rsidR="00854B7A" w:rsidRPr="00381C0B" w14:paraId="1A1C17CD" w14:textId="77777777" w:rsidTr="00854B7A">
        <w:trPr>
          <w:trPrChange w:id="1127" w:author="OLIVARES MARTINEZ FERNANDO JESUS" w:date="2026-08-20T17:32:00Z">
            <w:trPr>
              <w:gridAfter w:val="0"/>
            </w:trPr>
          </w:trPrChange>
        </w:trPr>
        <w:tc>
          <w:tcPr>
            <w:tcW w:w="3254" w:type="dxa"/>
            <w:vMerge/>
            <w:shd w:val="clear" w:color="auto" w:fill="DEEAF6" w:themeFill="accent1" w:themeFillTint="33"/>
            <w:tcPrChange w:id="1128" w:author="OLIVARES MARTINEZ FERNANDO JESUS" w:date="2026-08-20T17:32:00Z">
              <w:tcPr>
                <w:tcW w:w="2252" w:type="dxa"/>
                <w:gridSpan w:val="2"/>
                <w:vMerge/>
                <w:shd w:val="clear" w:color="auto" w:fill="DEEAF6" w:themeFill="accent1" w:themeFillTint="33"/>
              </w:tcPr>
            </w:tcPrChange>
          </w:tcPr>
          <w:p w14:paraId="7F645980" w14:textId="77777777" w:rsidR="00854B7A" w:rsidRPr="00381C0B" w:rsidRDefault="00854B7A" w:rsidP="00854B7A">
            <w:pPr>
              <w:spacing w:after="0" w:line="240" w:lineRule="auto"/>
              <w:rPr>
                <w:rFonts w:cs="Arial"/>
              </w:rPr>
            </w:pPr>
          </w:p>
        </w:tc>
        <w:tc>
          <w:tcPr>
            <w:tcW w:w="852" w:type="dxa"/>
            <w:tcPrChange w:id="1129" w:author="OLIVARES MARTINEZ FERNANDO JESUS" w:date="2026-08-20T17:32:00Z">
              <w:tcPr>
                <w:tcW w:w="638" w:type="dxa"/>
              </w:tcPr>
            </w:tcPrChange>
          </w:tcPr>
          <w:p w14:paraId="47CA7DA2" w14:textId="7DA9521E" w:rsidR="00854B7A" w:rsidRDefault="00854B7A" w:rsidP="00854B7A">
            <w:pPr>
              <w:spacing w:after="0" w:line="240" w:lineRule="auto"/>
              <w:rPr>
                <w:rFonts w:cs="Arial"/>
              </w:rPr>
            </w:pPr>
            <w:ins w:id="1130" w:author="OLIVARES MARTINEZ FERNANDO JESUS" w:date="2026-08-20T17:32:00Z">
              <w:r>
                <w:rPr>
                  <w:rFonts w:cs="Arial"/>
                </w:rPr>
                <w:t>3.1</w:t>
              </w:r>
            </w:ins>
            <w:del w:id="1131" w:author="OLIVARES MARTINEZ FERNANDO JESUS" w:date="2026-08-20T17:32:00Z">
              <w:r w:rsidDel="00DA3A32">
                <w:rPr>
                  <w:rFonts w:cs="Arial"/>
                </w:rPr>
                <w:delText>3.1</w:delText>
              </w:r>
            </w:del>
          </w:p>
        </w:tc>
        <w:tc>
          <w:tcPr>
            <w:tcW w:w="5812" w:type="dxa"/>
            <w:tcPrChange w:id="1132" w:author="OLIVARES MARTINEZ FERNANDO JESUS" w:date="2026-08-20T17:32:00Z">
              <w:tcPr>
                <w:tcW w:w="5604" w:type="dxa"/>
                <w:gridSpan w:val="2"/>
              </w:tcPr>
            </w:tcPrChange>
          </w:tcPr>
          <w:p w14:paraId="3E428CB0" w14:textId="464C7E14" w:rsidR="00854B7A" w:rsidRPr="00E57737" w:rsidRDefault="00854B7A" w:rsidP="00854B7A">
            <w:pPr>
              <w:spacing w:after="0" w:line="240" w:lineRule="auto"/>
              <w:rPr>
                <w:rFonts w:cs="Arial"/>
              </w:rPr>
            </w:pPr>
            <w:ins w:id="1133" w:author="OLIVARES MARTINEZ FERNANDO JESUS" w:date="2026-08-20T17:32:00Z">
              <w:r>
                <w:rPr>
                  <w:rFonts w:cs="Arial"/>
                </w:rPr>
                <w:t xml:space="preserve">Si </w:t>
              </w:r>
              <w:r w:rsidRPr="00532611">
                <w:rPr>
                  <w:rFonts w:cs="Arial"/>
                </w:rPr>
                <w:t xml:space="preserve">hay errores de </w:t>
              </w:r>
              <w:r>
                <w:rPr>
                  <w:rFonts w:cs="Arial"/>
                </w:rPr>
                <w:t>consulta, e</w:t>
              </w:r>
              <w:r w:rsidRPr="00532611">
                <w:rPr>
                  <w:rFonts w:cs="Arial"/>
                </w:rPr>
                <w:t>l sistema muestra mensajes de error</w:t>
              </w:r>
            </w:ins>
            <w:del w:id="1134" w:author="OLIVARES MARTINEZ FERNANDO JESUS" w:date="2026-08-20T17:32:00Z">
              <w:r w:rsidDel="00DA3A32">
                <w:rPr>
                  <w:rFonts w:cs="Arial"/>
                </w:rPr>
                <w:delText xml:space="preserve">Si </w:delText>
              </w:r>
              <w:r w:rsidRPr="00532611" w:rsidDel="00DA3A32">
                <w:rPr>
                  <w:rFonts w:cs="Arial"/>
                </w:rPr>
                <w:delText xml:space="preserve">hay errores de </w:delText>
              </w:r>
              <w:r w:rsidDel="00DA3A32">
                <w:rPr>
                  <w:rFonts w:cs="Arial"/>
                </w:rPr>
                <w:delText>consulta, e</w:delText>
              </w:r>
              <w:r w:rsidRPr="00532611" w:rsidDel="00DA3A32">
                <w:rPr>
                  <w:rFonts w:cs="Arial"/>
                </w:rPr>
                <w:delText>l sistema muestra mensajes de error</w:delText>
              </w:r>
            </w:del>
          </w:p>
        </w:tc>
      </w:tr>
      <w:tr w:rsidR="00854B7A" w:rsidRPr="00381C0B" w14:paraId="4C3FAA27" w14:textId="77777777" w:rsidTr="00854B7A">
        <w:trPr>
          <w:trPrChange w:id="1135" w:author="OLIVARES MARTINEZ FERNANDO JESUS" w:date="2026-08-20T17:32:00Z">
            <w:trPr>
              <w:gridAfter w:val="0"/>
            </w:trPr>
          </w:trPrChange>
        </w:trPr>
        <w:tc>
          <w:tcPr>
            <w:tcW w:w="3254" w:type="dxa"/>
            <w:vMerge/>
            <w:shd w:val="clear" w:color="auto" w:fill="DEEAF6" w:themeFill="accent1" w:themeFillTint="33"/>
            <w:tcPrChange w:id="1136" w:author="OLIVARES MARTINEZ FERNANDO JESUS" w:date="2026-08-20T17:32:00Z">
              <w:tcPr>
                <w:tcW w:w="2252" w:type="dxa"/>
                <w:gridSpan w:val="2"/>
                <w:vMerge/>
                <w:shd w:val="clear" w:color="auto" w:fill="DEEAF6" w:themeFill="accent1" w:themeFillTint="33"/>
              </w:tcPr>
            </w:tcPrChange>
          </w:tcPr>
          <w:p w14:paraId="223DA5C2" w14:textId="77777777" w:rsidR="00854B7A" w:rsidRPr="00381C0B" w:rsidRDefault="00854B7A" w:rsidP="00854B7A">
            <w:pPr>
              <w:spacing w:after="0" w:line="240" w:lineRule="auto"/>
              <w:rPr>
                <w:rFonts w:cs="Arial"/>
              </w:rPr>
            </w:pPr>
          </w:p>
        </w:tc>
        <w:tc>
          <w:tcPr>
            <w:tcW w:w="852" w:type="dxa"/>
            <w:tcPrChange w:id="1137" w:author="OLIVARES MARTINEZ FERNANDO JESUS" w:date="2026-08-20T17:32:00Z">
              <w:tcPr>
                <w:tcW w:w="638" w:type="dxa"/>
              </w:tcPr>
            </w:tcPrChange>
          </w:tcPr>
          <w:p w14:paraId="320CCFD4" w14:textId="788DA6ED" w:rsidR="00854B7A" w:rsidRDefault="00854B7A" w:rsidP="00854B7A">
            <w:pPr>
              <w:spacing w:after="0" w:line="240" w:lineRule="auto"/>
              <w:rPr>
                <w:rFonts w:cs="Arial"/>
              </w:rPr>
            </w:pPr>
            <w:ins w:id="1138" w:author="OLIVARES MARTINEZ FERNANDO JESUS" w:date="2026-08-20T17:32:00Z">
              <w:r>
                <w:rPr>
                  <w:rFonts w:cs="Arial"/>
                </w:rPr>
                <w:t>3.2</w:t>
              </w:r>
            </w:ins>
            <w:del w:id="1139" w:author="OLIVARES MARTINEZ FERNANDO JESUS" w:date="2026-08-20T17:32:00Z">
              <w:r w:rsidDel="00DA3A32">
                <w:rPr>
                  <w:rFonts w:cs="Arial"/>
                </w:rPr>
                <w:delText>3.2</w:delText>
              </w:r>
            </w:del>
          </w:p>
        </w:tc>
        <w:tc>
          <w:tcPr>
            <w:tcW w:w="5812" w:type="dxa"/>
            <w:tcPrChange w:id="1140" w:author="OLIVARES MARTINEZ FERNANDO JESUS" w:date="2026-08-20T17:32:00Z">
              <w:tcPr>
                <w:tcW w:w="5604" w:type="dxa"/>
                <w:gridSpan w:val="2"/>
              </w:tcPr>
            </w:tcPrChange>
          </w:tcPr>
          <w:p w14:paraId="308DD561" w14:textId="6A10380E" w:rsidR="00854B7A" w:rsidRPr="00E57737" w:rsidRDefault="00854B7A" w:rsidP="00854B7A">
            <w:pPr>
              <w:spacing w:after="0" w:line="240" w:lineRule="auto"/>
              <w:rPr>
                <w:rFonts w:cs="Arial"/>
              </w:rPr>
            </w:pPr>
            <w:ins w:id="1141" w:author="OLIVARES MARTINEZ FERNANDO JESUS" w:date="2026-08-20T17:32:00Z">
              <w:r>
                <w:rPr>
                  <w:rFonts w:cs="Arial"/>
                </w:rPr>
                <w:t>El sistema audita</w:t>
              </w:r>
              <w:r w:rsidRPr="00532611">
                <w:rPr>
                  <w:rFonts w:cs="Arial"/>
                </w:rPr>
                <w:t xml:space="preserve"> el incidente</w:t>
              </w:r>
            </w:ins>
            <w:del w:id="1142" w:author="OLIVARES MARTINEZ FERNANDO JESUS" w:date="2026-08-20T17:32:00Z">
              <w:r w:rsidDel="00DA3A32">
                <w:rPr>
                  <w:rFonts w:cs="Arial"/>
                </w:rPr>
                <w:delText>El sistema audita</w:delText>
              </w:r>
              <w:r w:rsidRPr="00532611" w:rsidDel="00DA3A32">
                <w:rPr>
                  <w:rFonts w:cs="Arial"/>
                </w:rPr>
                <w:delText xml:space="preserve"> el incidente</w:delText>
              </w:r>
            </w:del>
          </w:p>
        </w:tc>
      </w:tr>
      <w:tr w:rsidR="00854B7A" w:rsidRPr="00381C0B" w14:paraId="3A8FEA81" w14:textId="77777777" w:rsidTr="00854B7A">
        <w:trPr>
          <w:trPrChange w:id="1143" w:author="OLIVARES MARTINEZ FERNANDO JESUS" w:date="2026-08-20T17:32:00Z">
            <w:trPr>
              <w:gridAfter w:val="0"/>
            </w:trPr>
          </w:trPrChange>
        </w:trPr>
        <w:tc>
          <w:tcPr>
            <w:tcW w:w="3254" w:type="dxa"/>
            <w:vMerge/>
            <w:shd w:val="clear" w:color="auto" w:fill="DEEAF6" w:themeFill="accent1" w:themeFillTint="33"/>
            <w:tcPrChange w:id="1144" w:author="OLIVARES MARTINEZ FERNANDO JESUS" w:date="2026-08-20T17:32:00Z">
              <w:tcPr>
                <w:tcW w:w="2252" w:type="dxa"/>
                <w:gridSpan w:val="2"/>
                <w:vMerge/>
                <w:shd w:val="clear" w:color="auto" w:fill="DEEAF6" w:themeFill="accent1" w:themeFillTint="33"/>
              </w:tcPr>
            </w:tcPrChange>
          </w:tcPr>
          <w:p w14:paraId="6165A00A" w14:textId="77777777" w:rsidR="00854B7A" w:rsidRPr="00381C0B" w:rsidRDefault="00854B7A" w:rsidP="00854B7A">
            <w:pPr>
              <w:spacing w:after="0" w:line="240" w:lineRule="auto"/>
              <w:rPr>
                <w:rFonts w:cs="Arial"/>
              </w:rPr>
            </w:pPr>
          </w:p>
        </w:tc>
        <w:tc>
          <w:tcPr>
            <w:tcW w:w="852" w:type="dxa"/>
            <w:tcPrChange w:id="1145" w:author="OLIVARES MARTINEZ FERNANDO JESUS" w:date="2026-08-20T17:32:00Z">
              <w:tcPr>
                <w:tcW w:w="638" w:type="dxa"/>
              </w:tcPr>
            </w:tcPrChange>
          </w:tcPr>
          <w:p w14:paraId="12B99892" w14:textId="342A6365" w:rsidR="00854B7A" w:rsidRDefault="00854B7A" w:rsidP="00854B7A">
            <w:pPr>
              <w:spacing w:after="0" w:line="240" w:lineRule="auto"/>
              <w:rPr>
                <w:rFonts w:cs="Arial"/>
              </w:rPr>
            </w:pPr>
            <w:ins w:id="1146" w:author="OLIVARES MARTINEZ FERNANDO JESUS" w:date="2026-08-20T17:32:00Z">
              <w:r>
                <w:rPr>
                  <w:rFonts w:cs="Arial"/>
                </w:rPr>
                <w:t>4</w:t>
              </w:r>
            </w:ins>
            <w:del w:id="1147" w:author="OLIVARES MARTINEZ FERNANDO JESUS" w:date="2026-08-20T17:32:00Z">
              <w:r w:rsidDel="00DA3A32">
                <w:rPr>
                  <w:rFonts w:cs="Arial"/>
                </w:rPr>
                <w:delText>4</w:delText>
              </w:r>
            </w:del>
          </w:p>
        </w:tc>
        <w:tc>
          <w:tcPr>
            <w:tcW w:w="5812" w:type="dxa"/>
            <w:tcPrChange w:id="1148" w:author="OLIVARES MARTINEZ FERNANDO JESUS" w:date="2026-08-20T17:32:00Z">
              <w:tcPr>
                <w:tcW w:w="5604" w:type="dxa"/>
                <w:gridSpan w:val="2"/>
              </w:tcPr>
            </w:tcPrChange>
          </w:tcPr>
          <w:p w14:paraId="751ED2F5" w14:textId="3618BC5A" w:rsidR="00854B7A" w:rsidRDefault="00854B7A" w:rsidP="00854B7A">
            <w:pPr>
              <w:spacing w:after="0" w:line="240" w:lineRule="auto"/>
              <w:rPr>
                <w:rFonts w:cs="Arial"/>
              </w:rPr>
            </w:pPr>
            <w:ins w:id="1149" w:author="OLIVARES MARTINEZ FERNANDO JESUS" w:date="2026-08-20T17:32:00Z">
              <w:r w:rsidRPr="00E57737">
                <w:rPr>
                  <w:rFonts w:cs="Arial"/>
                </w:rPr>
                <w:t>El sistema muestra la información completa del registro</w:t>
              </w:r>
            </w:ins>
            <w:del w:id="1150" w:author="OLIVARES MARTINEZ FERNANDO JESUS" w:date="2026-08-20T17:32:00Z">
              <w:r w:rsidRPr="00E57737" w:rsidDel="00DA3A32">
                <w:rPr>
                  <w:rFonts w:cs="Arial"/>
                </w:rPr>
                <w:delText>El sistema muestra la información completa del registro</w:delText>
              </w:r>
            </w:del>
          </w:p>
        </w:tc>
      </w:tr>
      <w:tr w:rsidR="00854B7A" w:rsidRPr="00381C0B" w14:paraId="74322C6E" w14:textId="77777777" w:rsidTr="00854B7A">
        <w:trPr>
          <w:trPrChange w:id="1151" w:author="OLIVARES MARTINEZ FERNANDO JESUS" w:date="2026-08-20T17:32:00Z">
            <w:trPr>
              <w:gridAfter w:val="0"/>
            </w:trPr>
          </w:trPrChange>
        </w:trPr>
        <w:tc>
          <w:tcPr>
            <w:tcW w:w="3254" w:type="dxa"/>
            <w:vMerge/>
            <w:shd w:val="clear" w:color="auto" w:fill="DEEAF6" w:themeFill="accent1" w:themeFillTint="33"/>
            <w:tcPrChange w:id="1152" w:author="OLIVARES MARTINEZ FERNANDO JESUS" w:date="2026-08-20T17:32:00Z">
              <w:tcPr>
                <w:tcW w:w="2252" w:type="dxa"/>
                <w:gridSpan w:val="2"/>
                <w:vMerge/>
                <w:shd w:val="clear" w:color="auto" w:fill="DEEAF6" w:themeFill="accent1" w:themeFillTint="33"/>
              </w:tcPr>
            </w:tcPrChange>
          </w:tcPr>
          <w:p w14:paraId="6772BAF2" w14:textId="77777777" w:rsidR="00854B7A" w:rsidRPr="00381C0B" w:rsidRDefault="00854B7A" w:rsidP="00854B7A">
            <w:pPr>
              <w:spacing w:after="0" w:line="240" w:lineRule="auto"/>
              <w:rPr>
                <w:rFonts w:cs="Arial"/>
              </w:rPr>
            </w:pPr>
          </w:p>
        </w:tc>
        <w:tc>
          <w:tcPr>
            <w:tcW w:w="852" w:type="dxa"/>
            <w:tcPrChange w:id="1153" w:author="OLIVARES MARTINEZ FERNANDO JESUS" w:date="2026-08-20T17:32:00Z">
              <w:tcPr>
                <w:tcW w:w="638" w:type="dxa"/>
              </w:tcPr>
            </w:tcPrChange>
          </w:tcPr>
          <w:p w14:paraId="377ABED1" w14:textId="598C3786" w:rsidR="00854B7A" w:rsidRDefault="00854B7A" w:rsidP="00854B7A">
            <w:pPr>
              <w:spacing w:after="0" w:line="240" w:lineRule="auto"/>
              <w:rPr>
                <w:rFonts w:cs="Arial"/>
              </w:rPr>
            </w:pPr>
            <w:ins w:id="1154" w:author="OLIVARES MARTINEZ FERNANDO JESUS" w:date="2026-08-20T17:32:00Z">
              <w:r>
                <w:rPr>
                  <w:rFonts w:cs="Arial"/>
                </w:rPr>
                <w:t>5</w:t>
              </w:r>
            </w:ins>
            <w:del w:id="1155" w:author="OLIVARES MARTINEZ FERNANDO JESUS" w:date="2026-08-20T17:32:00Z">
              <w:r w:rsidDel="00DA3A32">
                <w:rPr>
                  <w:rFonts w:cs="Arial"/>
                </w:rPr>
                <w:delText>5</w:delText>
              </w:r>
            </w:del>
          </w:p>
        </w:tc>
        <w:tc>
          <w:tcPr>
            <w:tcW w:w="5812" w:type="dxa"/>
            <w:tcPrChange w:id="1156" w:author="OLIVARES MARTINEZ FERNANDO JESUS" w:date="2026-08-20T17:32:00Z">
              <w:tcPr>
                <w:tcW w:w="5604" w:type="dxa"/>
                <w:gridSpan w:val="2"/>
              </w:tcPr>
            </w:tcPrChange>
          </w:tcPr>
          <w:p w14:paraId="7AF716CA" w14:textId="0F722EE3" w:rsidR="00854B7A" w:rsidRPr="00E57737" w:rsidRDefault="00854B7A" w:rsidP="00854B7A">
            <w:pPr>
              <w:spacing w:after="0" w:line="240" w:lineRule="auto"/>
              <w:rPr>
                <w:rFonts w:cs="Arial"/>
              </w:rPr>
            </w:pPr>
            <w:ins w:id="1157" w:author="OLIVARES MARTINEZ FERNANDO JESUS" w:date="2026-08-20T17:32:00Z">
              <w:r w:rsidRPr="001A546C">
                <w:rPr>
                  <w:rFonts w:cs="Arial"/>
                </w:rPr>
                <w:t>El usuario pulsa “</w:t>
              </w:r>
              <w:r>
                <w:rPr>
                  <w:rFonts w:cs="Arial"/>
                </w:rPr>
                <w:t>Cancelar</w:t>
              </w:r>
              <w:r w:rsidRPr="001A546C">
                <w:rPr>
                  <w:rFonts w:cs="Arial"/>
                </w:rPr>
                <w:t>”. Se cerrará el diálogo de consulta.</w:t>
              </w:r>
            </w:ins>
            <w:del w:id="1158" w:author="OLIVARES MARTINEZ FERNANDO JESUS" w:date="2026-08-20T17:32:00Z">
              <w:r w:rsidRPr="001A546C" w:rsidDel="00DA3A32">
                <w:rPr>
                  <w:rFonts w:cs="Arial"/>
                </w:rPr>
                <w:delText>El usuario pulsa “</w:delText>
              </w:r>
              <w:r w:rsidDel="00DA3A32">
                <w:rPr>
                  <w:rFonts w:cs="Arial"/>
                </w:rPr>
                <w:delText>Cancelar</w:delText>
              </w:r>
              <w:r w:rsidRPr="001A546C" w:rsidDel="00DA3A32">
                <w:rPr>
                  <w:rFonts w:cs="Arial"/>
                </w:rPr>
                <w:delText>”. Se cerrará el diálogo de consulta.</w:delText>
              </w:r>
            </w:del>
          </w:p>
        </w:tc>
      </w:tr>
      <w:tr w:rsidR="00854B7A" w:rsidRPr="00381C0B" w14:paraId="4F70F6DA" w14:textId="77777777" w:rsidTr="00854B7A">
        <w:trPr>
          <w:trPrChange w:id="1159" w:author="OLIVARES MARTINEZ FERNANDO JESUS" w:date="2026-08-20T17:32:00Z">
            <w:trPr>
              <w:gridAfter w:val="0"/>
            </w:trPr>
          </w:trPrChange>
        </w:trPr>
        <w:tc>
          <w:tcPr>
            <w:tcW w:w="3254" w:type="dxa"/>
            <w:vMerge/>
            <w:shd w:val="clear" w:color="auto" w:fill="DEEAF6" w:themeFill="accent1" w:themeFillTint="33"/>
            <w:tcPrChange w:id="1160" w:author="OLIVARES MARTINEZ FERNANDO JESUS" w:date="2026-08-20T17:32:00Z">
              <w:tcPr>
                <w:tcW w:w="2252" w:type="dxa"/>
                <w:gridSpan w:val="2"/>
                <w:vMerge/>
                <w:shd w:val="clear" w:color="auto" w:fill="DEEAF6" w:themeFill="accent1" w:themeFillTint="33"/>
              </w:tcPr>
            </w:tcPrChange>
          </w:tcPr>
          <w:p w14:paraId="7909EB95" w14:textId="77777777" w:rsidR="00854B7A" w:rsidRPr="00381C0B" w:rsidRDefault="00854B7A" w:rsidP="00854B7A">
            <w:pPr>
              <w:spacing w:after="0" w:line="240" w:lineRule="auto"/>
              <w:rPr>
                <w:rFonts w:cs="Arial"/>
              </w:rPr>
            </w:pPr>
          </w:p>
        </w:tc>
        <w:tc>
          <w:tcPr>
            <w:tcW w:w="852" w:type="dxa"/>
            <w:tcPrChange w:id="1161" w:author="OLIVARES MARTINEZ FERNANDO JESUS" w:date="2026-08-20T17:32:00Z">
              <w:tcPr>
                <w:tcW w:w="638" w:type="dxa"/>
              </w:tcPr>
            </w:tcPrChange>
          </w:tcPr>
          <w:p w14:paraId="0C9FAB8B" w14:textId="2A654E6A" w:rsidR="00854B7A" w:rsidRDefault="00854B7A" w:rsidP="00854B7A">
            <w:pPr>
              <w:spacing w:after="0" w:line="240" w:lineRule="auto"/>
              <w:rPr>
                <w:rFonts w:cs="Arial"/>
              </w:rPr>
            </w:pPr>
            <w:ins w:id="1162" w:author="OLIVARES MARTINEZ FERNANDO JESUS" w:date="2026-08-20T17:32:00Z">
              <w:r>
                <w:rPr>
                  <w:rFonts w:cs="Arial"/>
                </w:rPr>
                <w:t>5.1</w:t>
              </w:r>
            </w:ins>
            <w:del w:id="1163" w:author="OLIVARES MARTINEZ FERNANDO JESUS" w:date="2026-08-20T17:32:00Z">
              <w:r w:rsidDel="00DA3A32">
                <w:rPr>
                  <w:rFonts w:cs="Arial"/>
                </w:rPr>
                <w:delText>5.1</w:delText>
              </w:r>
            </w:del>
          </w:p>
        </w:tc>
        <w:tc>
          <w:tcPr>
            <w:tcW w:w="5812" w:type="dxa"/>
            <w:tcPrChange w:id="1164" w:author="OLIVARES MARTINEZ FERNANDO JESUS" w:date="2026-08-20T17:32:00Z">
              <w:tcPr>
                <w:tcW w:w="5604" w:type="dxa"/>
                <w:gridSpan w:val="2"/>
              </w:tcPr>
            </w:tcPrChange>
          </w:tcPr>
          <w:p w14:paraId="6484A313" w14:textId="68C893AB" w:rsidR="00854B7A" w:rsidRPr="00E57737" w:rsidRDefault="00854B7A" w:rsidP="00854B7A">
            <w:pPr>
              <w:spacing w:after="0" w:line="240" w:lineRule="auto"/>
              <w:rPr>
                <w:rFonts w:cs="Arial"/>
              </w:rPr>
            </w:pPr>
            <w:ins w:id="1165" w:author="OLIVARES MARTINEZ FERNANDO JESUS" w:date="2026-08-20T17:32:00Z">
              <w:r w:rsidRPr="001A546C">
                <w:rPr>
                  <w:rFonts w:cs="Arial"/>
                </w:rPr>
                <w:t>El usuario pulsa “X”</w:t>
              </w:r>
              <w:r>
                <w:rPr>
                  <w:rFonts w:cs="Arial"/>
                </w:rPr>
                <w:t xml:space="preserve"> o “Cancelar”</w:t>
              </w:r>
              <w:r w:rsidRPr="001A546C">
                <w:rPr>
                  <w:rFonts w:cs="Arial"/>
                </w:rPr>
                <w:t xml:space="preserve"> para cerrar la ventana emergente de consulta de </w:t>
              </w:r>
              <w:r>
                <w:rPr>
                  <w:rFonts w:cs="Arial"/>
                </w:rPr>
                <w:t>“Voz”</w:t>
              </w:r>
            </w:ins>
            <w:del w:id="1166" w:author="OLIVARES MARTINEZ FERNANDO JESUS" w:date="2026-08-20T17:32:00Z">
              <w:r w:rsidRPr="001A546C" w:rsidDel="00DA3A32">
                <w:rPr>
                  <w:rFonts w:cs="Arial"/>
                </w:rPr>
                <w:delText xml:space="preserve">El usuario pulsa “X” para cerrar la ventana emergente de consulta de </w:delText>
              </w:r>
              <w:r w:rsidDel="00DA3A32">
                <w:rPr>
                  <w:rFonts w:cs="Arial"/>
                </w:rPr>
                <w:delText>“Parámetro”</w:delText>
              </w:r>
            </w:del>
          </w:p>
        </w:tc>
      </w:tr>
      <w:tr w:rsidR="00854B7A" w:rsidRPr="00381C0B" w14:paraId="530C3189" w14:textId="77777777" w:rsidTr="00854B7A">
        <w:trPr>
          <w:trPrChange w:id="1167" w:author="OLIVARES MARTINEZ FERNANDO JESUS" w:date="2026-08-20T17:32:00Z">
            <w:trPr>
              <w:gridAfter w:val="0"/>
            </w:trPr>
          </w:trPrChange>
        </w:trPr>
        <w:tc>
          <w:tcPr>
            <w:tcW w:w="3254" w:type="dxa"/>
            <w:vMerge/>
            <w:shd w:val="clear" w:color="auto" w:fill="DEEAF6" w:themeFill="accent1" w:themeFillTint="33"/>
            <w:tcPrChange w:id="1168" w:author="OLIVARES MARTINEZ FERNANDO JESUS" w:date="2026-08-20T17:32:00Z">
              <w:tcPr>
                <w:tcW w:w="2252" w:type="dxa"/>
                <w:gridSpan w:val="2"/>
                <w:vMerge/>
                <w:shd w:val="clear" w:color="auto" w:fill="DEEAF6" w:themeFill="accent1" w:themeFillTint="33"/>
              </w:tcPr>
            </w:tcPrChange>
          </w:tcPr>
          <w:p w14:paraId="5841CE63" w14:textId="77777777" w:rsidR="00854B7A" w:rsidRPr="00381C0B" w:rsidRDefault="00854B7A" w:rsidP="00854B7A">
            <w:pPr>
              <w:spacing w:after="0" w:line="240" w:lineRule="auto"/>
              <w:rPr>
                <w:rFonts w:cs="Arial"/>
              </w:rPr>
            </w:pPr>
          </w:p>
        </w:tc>
        <w:tc>
          <w:tcPr>
            <w:tcW w:w="852" w:type="dxa"/>
            <w:tcPrChange w:id="1169" w:author="OLIVARES MARTINEZ FERNANDO JESUS" w:date="2026-08-20T17:32:00Z">
              <w:tcPr>
                <w:tcW w:w="638" w:type="dxa"/>
              </w:tcPr>
            </w:tcPrChange>
          </w:tcPr>
          <w:p w14:paraId="6F979E87" w14:textId="38C76523" w:rsidR="00854B7A" w:rsidRDefault="00854B7A" w:rsidP="00854B7A">
            <w:pPr>
              <w:spacing w:after="0" w:line="240" w:lineRule="auto"/>
              <w:rPr>
                <w:rFonts w:cs="Arial"/>
              </w:rPr>
            </w:pPr>
            <w:ins w:id="1170" w:author="OLIVARES MARTINEZ FERNANDO JESUS" w:date="2026-08-20T17:32:00Z">
              <w:r>
                <w:rPr>
                  <w:rFonts w:cs="Arial"/>
                </w:rPr>
                <w:t>5.2</w:t>
              </w:r>
            </w:ins>
            <w:del w:id="1171" w:author="OLIVARES MARTINEZ FERNANDO JESUS" w:date="2026-08-20T17:32:00Z">
              <w:r w:rsidDel="00DA3A32">
                <w:rPr>
                  <w:rFonts w:cs="Arial"/>
                </w:rPr>
                <w:delText>5.2</w:delText>
              </w:r>
            </w:del>
          </w:p>
        </w:tc>
        <w:tc>
          <w:tcPr>
            <w:tcW w:w="5812" w:type="dxa"/>
            <w:tcPrChange w:id="1172" w:author="OLIVARES MARTINEZ FERNANDO JESUS" w:date="2026-08-20T17:32:00Z">
              <w:tcPr>
                <w:tcW w:w="5604" w:type="dxa"/>
                <w:gridSpan w:val="2"/>
              </w:tcPr>
            </w:tcPrChange>
          </w:tcPr>
          <w:p w14:paraId="26A996D5" w14:textId="4D543400" w:rsidR="00854B7A" w:rsidRPr="00E57737" w:rsidRDefault="00854B7A" w:rsidP="00854B7A">
            <w:pPr>
              <w:spacing w:after="0" w:line="240" w:lineRule="auto"/>
              <w:rPr>
                <w:rFonts w:cs="Arial"/>
              </w:rPr>
            </w:pPr>
            <w:ins w:id="1173" w:author="OLIVARES MARTINEZ FERNANDO JESUS" w:date="2026-08-20T17:32:00Z">
              <w:r w:rsidRPr="00A36FB1">
                <w:rPr>
                  <w:rFonts w:cs="Arial"/>
                </w:rPr>
                <w:t xml:space="preserve">El sistema cierra la ventana emergente de consulta de </w:t>
              </w:r>
              <w:r>
                <w:rPr>
                  <w:rFonts w:cs="Arial"/>
                </w:rPr>
                <w:t>“</w:t>
              </w:r>
            </w:ins>
            <w:ins w:id="1174" w:author="OLIVARES MARTINEZ FERNANDO JESUS" w:date="2026-08-20T17:34:00Z">
              <w:r>
                <w:rPr>
                  <w:rFonts w:cs="Arial"/>
                </w:rPr>
                <w:t>Ejército</w:t>
              </w:r>
            </w:ins>
            <w:ins w:id="1175" w:author="OLIVARES MARTINEZ FERNANDO JESUS" w:date="2026-08-20T17:32:00Z">
              <w:r>
                <w:rPr>
                  <w:rFonts w:cs="Arial"/>
                </w:rPr>
                <w:t>”</w:t>
              </w:r>
            </w:ins>
            <w:del w:id="1176" w:author="OLIVARES MARTINEZ FERNANDO JESUS" w:date="2026-08-20T17:32:00Z">
              <w:r w:rsidRPr="00A36FB1" w:rsidDel="00DA3A32">
                <w:rPr>
                  <w:rFonts w:cs="Arial"/>
                </w:rPr>
                <w:delText xml:space="preserve">El sistema cierra la ventana emergente de consulta de </w:delText>
              </w:r>
              <w:r w:rsidDel="00DA3A32">
                <w:rPr>
                  <w:rFonts w:cs="Arial"/>
                </w:rPr>
                <w:delText>“Parámetro”</w:delText>
              </w:r>
            </w:del>
          </w:p>
        </w:tc>
      </w:tr>
      <w:tr w:rsidR="00854B7A" w:rsidRPr="00381C0B" w14:paraId="3F26DC22" w14:textId="77777777" w:rsidTr="00854B7A">
        <w:trPr>
          <w:trPrChange w:id="1177" w:author="OLIVARES MARTINEZ FERNANDO JESUS" w:date="2026-08-20T17:32:00Z">
            <w:trPr>
              <w:gridAfter w:val="0"/>
            </w:trPr>
          </w:trPrChange>
        </w:trPr>
        <w:tc>
          <w:tcPr>
            <w:tcW w:w="3254" w:type="dxa"/>
            <w:vMerge/>
            <w:shd w:val="clear" w:color="auto" w:fill="DEEAF6" w:themeFill="accent1" w:themeFillTint="33"/>
            <w:tcPrChange w:id="1178" w:author="OLIVARES MARTINEZ FERNANDO JESUS" w:date="2026-08-20T17:32:00Z">
              <w:tcPr>
                <w:tcW w:w="2252" w:type="dxa"/>
                <w:gridSpan w:val="2"/>
                <w:vMerge/>
                <w:shd w:val="clear" w:color="auto" w:fill="DEEAF6" w:themeFill="accent1" w:themeFillTint="33"/>
              </w:tcPr>
            </w:tcPrChange>
          </w:tcPr>
          <w:p w14:paraId="0EC5C00A" w14:textId="77777777" w:rsidR="00854B7A" w:rsidRPr="00381C0B" w:rsidRDefault="00854B7A" w:rsidP="00854B7A">
            <w:pPr>
              <w:spacing w:after="0" w:line="240" w:lineRule="auto"/>
              <w:rPr>
                <w:rFonts w:cs="Arial"/>
              </w:rPr>
            </w:pPr>
          </w:p>
        </w:tc>
        <w:tc>
          <w:tcPr>
            <w:tcW w:w="852" w:type="dxa"/>
            <w:tcPrChange w:id="1179" w:author="OLIVARES MARTINEZ FERNANDO JESUS" w:date="2026-08-20T17:32:00Z">
              <w:tcPr>
                <w:tcW w:w="638" w:type="dxa"/>
              </w:tcPr>
            </w:tcPrChange>
          </w:tcPr>
          <w:p w14:paraId="5365035E" w14:textId="4BD0C10D" w:rsidR="00854B7A" w:rsidRDefault="00854B7A" w:rsidP="00854B7A">
            <w:pPr>
              <w:spacing w:after="0" w:line="240" w:lineRule="auto"/>
              <w:rPr>
                <w:rFonts w:cs="Arial"/>
              </w:rPr>
            </w:pPr>
            <w:ins w:id="1180" w:author="OLIVARES MARTINEZ FERNANDO JESUS" w:date="2026-08-20T17:32:00Z">
              <w:r>
                <w:rPr>
                  <w:rFonts w:cs="Arial"/>
                </w:rPr>
                <w:t>6</w:t>
              </w:r>
            </w:ins>
            <w:del w:id="1181" w:author="OLIVARES MARTINEZ FERNANDO JESUS" w:date="2026-08-20T17:32:00Z">
              <w:r w:rsidDel="00DA3A32">
                <w:rPr>
                  <w:rFonts w:cs="Arial"/>
                </w:rPr>
                <w:delText>6</w:delText>
              </w:r>
            </w:del>
          </w:p>
        </w:tc>
        <w:tc>
          <w:tcPr>
            <w:tcW w:w="5812" w:type="dxa"/>
            <w:tcPrChange w:id="1182" w:author="OLIVARES MARTINEZ FERNANDO JESUS" w:date="2026-08-20T17:32:00Z">
              <w:tcPr>
                <w:tcW w:w="5604" w:type="dxa"/>
                <w:gridSpan w:val="2"/>
              </w:tcPr>
            </w:tcPrChange>
          </w:tcPr>
          <w:p w14:paraId="653F0EC7" w14:textId="431B887C" w:rsidR="00854B7A" w:rsidRPr="00E57737" w:rsidRDefault="00854B7A" w:rsidP="00854B7A">
            <w:pPr>
              <w:spacing w:after="0" w:line="240" w:lineRule="auto"/>
              <w:rPr>
                <w:rFonts w:cs="Arial"/>
              </w:rPr>
            </w:pPr>
            <w:ins w:id="1183" w:author="OLIVARES MARTINEZ FERNANDO JESUS" w:date="2026-08-20T17:32:00Z">
              <w:r>
                <w:rPr>
                  <w:rFonts w:cs="Arial"/>
                </w:rPr>
                <w:t>Una vez que el usuario “Consulta la información mostrada de</w:t>
              </w:r>
            </w:ins>
            <w:ins w:id="1184" w:author="OLIVARES MARTINEZ FERNANDO JESUS" w:date="2026-08-20T17:34:00Z">
              <w:r>
                <w:rPr>
                  <w:rFonts w:cs="Arial"/>
                </w:rPr>
                <w:t>l</w:t>
              </w:r>
            </w:ins>
            <w:ins w:id="1185" w:author="OLIVARES MARTINEZ FERNANDO JESUS" w:date="2026-08-20T17:32:00Z">
              <w:r>
                <w:rPr>
                  <w:rFonts w:cs="Arial"/>
                </w:rPr>
                <w:t xml:space="preserve"> “</w:t>
              </w:r>
            </w:ins>
            <w:ins w:id="1186" w:author="OLIVARES MARTINEZ FERNANDO JESUS" w:date="2026-08-20T17:34:00Z">
              <w:r>
                <w:rPr>
                  <w:rFonts w:cs="Arial"/>
                </w:rPr>
                <w:t>Ejército</w:t>
              </w:r>
            </w:ins>
            <w:ins w:id="1187" w:author="OLIVARES MARTINEZ FERNANDO JESUS" w:date="2026-08-20T17:32:00Z">
              <w:r>
                <w:rPr>
                  <w:rFonts w:cs="Arial"/>
                </w:rPr>
                <w:t>”, podrá cerrar el formulario</w:t>
              </w:r>
            </w:ins>
            <w:del w:id="1188" w:author="OLIVARES MARTINEZ FERNANDO JESUS" w:date="2026-08-20T17:32:00Z">
              <w:r w:rsidDel="00DA3A32">
                <w:rPr>
                  <w:rFonts w:cs="Arial"/>
                </w:rPr>
                <w:delText xml:space="preserve">Una vez que el usuario “Consulta la información mostrada del “parámetro”, </w:delText>
              </w:r>
            </w:del>
            <w:del w:id="1189" w:author="OLIVARES MARTINEZ FERNANDO JESUS" w:date="2026-08-17T12:00:00Z">
              <w:r w:rsidDel="00257963">
                <w:rPr>
                  <w:rFonts w:cs="Arial"/>
                </w:rPr>
                <w:delText>podrá</w:delText>
              </w:r>
            </w:del>
            <w:del w:id="1190" w:author="OLIVARES MARTINEZ FERNANDO JESUS" w:date="2026-08-20T17:32:00Z">
              <w:r w:rsidDel="00DA3A32">
                <w:rPr>
                  <w:rFonts w:cs="Arial"/>
                </w:rPr>
                <w:delText xml:space="preserve"> </w:delText>
              </w:r>
              <w:commentRangeStart w:id="1191"/>
              <w:r w:rsidDel="00DA3A32">
                <w:rPr>
                  <w:rFonts w:cs="Arial"/>
                </w:rPr>
                <w:delText>cerrar el formulario</w:delText>
              </w:r>
              <w:commentRangeEnd w:id="1191"/>
              <w:r w:rsidDel="00DA3A32">
                <w:rPr>
                  <w:rStyle w:val="Refdecomentario"/>
                  <w:rFonts w:asciiTheme="minorHAnsi" w:eastAsiaTheme="minorHAnsi" w:hAnsiTheme="minorHAnsi" w:cstheme="minorBidi"/>
                  <w:lang w:eastAsia="en-US"/>
                </w:rPr>
                <w:commentReference w:id="1191"/>
              </w:r>
            </w:del>
          </w:p>
        </w:tc>
      </w:tr>
      <w:tr w:rsidR="00FB3CC0" w:rsidRPr="00381C0B" w14:paraId="30FCF9E4" w14:textId="77777777" w:rsidTr="00854B7A">
        <w:trPr>
          <w:trPrChange w:id="1192" w:author="OLIVARES MARTINEZ FERNANDO JESUS" w:date="2026-08-20T17:32:00Z">
            <w:trPr>
              <w:gridAfter w:val="0"/>
            </w:trPr>
          </w:trPrChange>
        </w:trPr>
        <w:tc>
          <w:tcPr>
            <w:tcW w:w="3254" w:type="dxa"/>
            <w:shd w:val="clear" w:color="auto" w:fill="DEEAF6" w:themeFill="accent1" w:themeFillTint="33"/>
            <w:tcPrChange w:id="1193" w:author="OLIVARES MARTINEZ FERNANDO JESUS" w:date="2026-08-20T17:32:00Z">
              <w:tcPr>
                <w:tcW w:w="2252" w:type="dxa"/>
                <w:gridSpan w:val="2"/>
                <w:shd w:val="clear" w:color="auto" w:fill="DEEAF6" w:themeFill="accent1" w:themeFillTint="33"/>
              </w:tcPr>
            </w:tcPrChange>
          </w:tcPr>
          <w:p w14:paraId="53D7EA44" w14:textId="77777777" w:rsidR="00FB3CC0" w:rsidRPr="00381C0B" w:rsidRDefault="00FB3CC0" w:rsidP="00FB3CC0">
            <w:pPr>
              <w:spacing w:after="0" w:line="240" w:lineRule="auto"/>
              <w:rPr>
                <w:rFonts w:cs="Arial"/>
              </w:rPr>
            </w:pPr>
            <w:proofErr w:type="spellStart"/>
            <w:r w:rsidRPr="00381C0B">
              <w:rPr>
                <w:rFonts w:cs="Arial"/>
              </w:rPr>
              <w:t>PostCondición</w:t>
            </w:r>
            <w:proofErr w:type="spellEnd"/>
          </w:p>
        </w:tc>
        <w:tc>
          <w:tcPr>
            <w:tcW w:w="6664" w:type="dxa"/>
            <w:gridSpan w:val="2"/>
            <w:tcPrChange w:id="1194" w:author="OLIVARES MARTINEZ FERNANDO JESUS" w:date="2026-08-20T17:32:00Z">
              <w:tcPr>
                <w:tcW w:w="6242" w:type="dxa"/>
                <w:gridSpan w:val="3"/>
              </w:tcPr>
            </w:tcPrChange>
          </w:tcPr>
          <w:p w14:paraId="1D431157" w14:textId="14608236" w:rsidR="00FB3CC0" w:rsidRPr="00381C0B" w:rsidRDefault="00FB3CC0" w:rsidP="00FB3CC0">
            <w:pPr>
              <w:spacing w:after="0" w:line="240" w:lineRule="auto"/>
              <w:rPr>
                <w:rFonts w:cs="Arial"/>
              </w:rPr>
            </w:pPr>
            <w:r>
              <w:rPr>
                <w:rFonts w:cs="Arial"/>
              </w:rPr>
              <w:t>El usuario v</w:t>
            </w:r>
            <w:r w:rsidRPr="009F07A0">
              <w:rPr>
                <w:rFonts w:cs="Arial"/>
              </w:rPr>
              <w:t>isualiza el detalle completo del registro seleccionad</w:t>
            </w:r>
            <w:r>
              <w:rPr>
                <w:rFonts w:cs="Arial"/>
              </w:rPr>
              <w:t>o</w:t>
            </w:r>
          </w:p>
        </w:tc>
      </w:tr>
      <w:tr w:rsidR="00FB3CC0" w:rsidRPr="00381C0B" w14:paraId="053350CC" w14:textId="77777777" w:rsidTr="00854B7A">
        <w:trPr>
          <w:trPrChange w:id="1195" w:author="OLIVARES MARTINEZ FERNANDO JESUS" w:date="2026-08-20T17:32:00Z">
            <w:trPr>
              <w:gridAfter w:val="0"/>
            </w:trPr>
          </w:trPrChange>
        </w:trPr>
        <w:tc>
          <w:tcPr>
            <w:tcW w:w="3254" w:type="dxa"/>
            <w:shd w:val="clear" w:color="auto" w:fill="DEEAF6" w:themeFill="accent1" w:themeFillTint="33"/>
            <w:tcPrChange w:id="1196" w:author="OLIVARES MARTINEZ FERNANDO JESUS" w:date="2026-08-20T17:32:00Z">
              <w:tcPr>
                <w:tcW w:w="2252" w:type="dxa"/>
                <w:gridSpan w:val="2"/>
                <w:shd w:val="clear" w:color="auto" w:fill="DEEAF6" w:themeFill="accent1" w:themeFillTint="33"/>
              </w:tcPr>
            </w:tcPrChange>
          </w:tcPr>
          <w:p w14:paraId="740B7E03" w14:textId="77777777" w:rsidR="00FB3CC0" w:rsidRPr="00381C0B" w:rsidRDefault="00FB3CC0" w:rsidP="00FB3CC0">
            <w:pPr>
              <w:spacing w:after="0" w:line="240" w:lineRule="auto"/>
              <w:rPr>
                <w:rFonts w:cs="Arial"/>
              </w:rPr>
            </w:pPr>
            <w:r w:rsidRPr="00381C0B">
              <w:rPr>
                <w:rFonts w:cs="Arial"/>
              </w:rPr>
              <w:t>Comentarios</w:t>
            </w:r>
          </w:p>
        </w:tc>
        <w:tc>
          <w:tcPr>
            <w:tcW w:w="6664" w:type="dxa"/>
            <w:gridSpan w:val="2"/>
            <w:tcPrChange w:id="1197" w:author="OLIVARES MARTINEZ FERNANDO JESUS" w:date="2026-08-20T17:32:00Z">
              <w:tcPr>
                <w:tcW w:w="6242" w:type="dxa"/>
                <w:gridSpan w:val="3"/>
              </w:tcPr>
            </w:tcPrChange>
          </w:tcPr>
          <w:p w14:paraId="77EE1F4A" w14:textId="77777777" w:rsidR="00FB3CC0" w:rsidRPr="00381C0B" w:rsidRDefault="00FB3CC0" w:rsidP="00FB3CC0">
            <w:pPr>
              <w:spacing w:after="0" w:line="240" w:lineRule="auto"/>
              <w:contextualSpacing/>
              <w:rPr>
                <w:rFonts w:cs="Arial"/>
                <w:color w:val="FF0000"/>
              </w:rPr>
            </w:pPr>
          </w:p>
        </w:tc>
      </w:tr>
      <w:tr w:rsidR="00FB3CC0" w:rsidRPr="00381C0B" w14:paraId="2C00BEC7" w14:textId="77777777" w:rsidTr="00854B7A">
        <w:trPr>
          <w:trPrChange w:id="1198" w:author="OLIVARES MARTINEZ FERNANDO JESUS" w:date="2026-08-20T17:32:00Z">
            <w:trPr>
              <w:gridAfter w:val="0"/>
            </w:trPr>
          </w:trPrChange>
        </w:trPr>
        <w:tc>
          <w:tcPr>
            <w:tcW w:w="3254" w:type="dxa"/>
            <w:shd w:val="clear" w:color="auto" w:fill="DEEAF6" w:themeFill="accent1" w:themeFillTint="33"/>
            <w:tcPrChange w:id="1199" w:author="OLIVARES MARTINEZ FERNANDO JESUS" w:date="2026-08-20T17:32:00Z">
              <w:tcPr>
                <w:tcW w:w="2252" w:type="dxa"/>
                <w:gridSpan w:val="2"/>
                <w:shd w:val="clear" w:color="auto" w:fill="DEEAF6" w:themeFill="accent1" w:themeFillTint="33"/>
              </w:tcPr>
            </w:tcPrChange>
          </w:tcPr>
          <w:p w14:paraId="1CAF5FC7" w14:textId="77777777" w:rsidR="00FB3CC0" w:rsidRPr="00381C0B" w:rsidRDefault="00FB3CC0" w:rsidP="00FB3CC0">
            <w:pPr>
              <w:spacing w:after="0" w:line="240" w:lineRule="auto"/>
              <w:rPr>
                <w:rFonts w:cs="Arial"/>
              </w:rPr>
            </w:pPr>
            <w:r>
              <w:rPr>
                <w:rFonts w:cs="Arial"/>
              </w:rPr>
              <w:t>Procesos</w:t>
            </w:r>
          </w:p>
        </w:tc>
        <w:tc>
          <w:tcPr>
            <w:tcW w:w="6664" w:type="dxa"/>
            <w:gridSpan w:val="2"/>
            <w:tcPrChange w:id="1200" w:author="OLIVARES MARTINEZ FERNANDO JESUS" w:date="2026-08-20T17:32:00Z">
              <w:tcPr>
                <w:tcW w:w="6242" w:type="dxa"/>
                <w:gridSpan w:val="3"/>
              </w:tcPr>
            </w:tcPrChange>
          </w:tcPr>
          <w:p w14:paraId="0EFA1B94" w14:textId="38918770" w:rsidR="00FB3CC0" w:rsidRPr="00381C0B" w:rsidRDefault="00FB3CC0" w:rsidP="00FB3CC0">
            <w:pPr>
              <w:spacing w:after="0" w:line="240" w:lineRule="auto"/>
              <w:contextualSpacing/>
              <w:rPr>
                <w:rFonts w:cs="Arial"/>
                <w:color w:val="FF0000"/>
              </w:rPr>
            </w:pPr>
            <w:r w:rsidRPr="00D85F39">
              <w:t>SIA_</w:t>
            </w:r>
            <w:r>
              <w:t>PR</w:t>
            </w:r>
            <w:r w:rsidRPr="00D85F39">
              <w:t>GES</w:t>
            </w:r>
            <w:r>
              <w:t>CNF</w:t>
            </w:r>
            <w:r w:rsidRPr="00D85F39">
              <w:t>0</w:t>
            </w:r>
            <w:r>
              <w:t>3</w:t>
            </w:r>
            <w:r w:rsidRPr="00854B7A">
              <w:rPr>
                <w:rPrChange w:id="1201" w:author="OLIVARES MARTINEZ FERNANDO JESUS" w:date="2026-08-20T17:34:00Z">
                  <w:rPr>
                    <w:lang w:val="en-US"/>
                  </w:rPr>
                </w:rPrChange>
              </w:rPr>
              <w:t>: Consultar &lt;&lt;</w:t>
            </w:r>
            <w:del w:id="1202" w:author="OLIVARES MARTINEZ FERNANDO JESUS" w:date="2026-08-20T17:34:00Z">
              <w:r w:rsidRPr="00854B7A" w:rsidDel="00854B7A">
                <w:rPr>
                  <w:rPrChange w:id="1203" w:author="OLIVARES MARTINEZ FERNANDO JESUS" w:date="2026-08-20T17:34:00Z">
                    <w:rPr>
                      <w:lang w:val="en-US"/>
                    </w:rPr>
                  </w:rPrChange>
                </w:rPr>
                <w:delText>Parámetro</w:delText>
              </w:r>
            </w:del>
            <w:ins w:id="1204" w:author="OLIVARES MARTINEZ FERNANDO JESUS" w:date="2026-08-20T17:34:00Z">
              <w:r w:rsidR="00854B7A" w:rsidRPr="00854B7A">
                <w:rPr>
                  <w:rPrChange w:id="1205" w:author="OLIVARES MARTINEZ FERNANDO JESUS" w:date="2026-08-20T17:34:00Z">
                    <w:rPr>
                      <w:lang w:val="en-US"/>
                    </w:rPr>
                  </w:rPrChange>
                </w:rPr>
                <w:t>Registro Maestro</w:t>
              </w:r>
            </w:ins>
            <w:r w:rsidRPr="00854B7A">
              <w:rPr>
                <w:rPrChange w:id="1206" w:author="OLIVARES MARTINEZ FERNANDO JESUS" w:date="2026-08-20T17:34:00Z">
                  <w:rPr>
                    <w:lang w:val="en-US"/>
                  </w:rPr>
                </w:rPrChange>
              </w:rPr>
              <w:t>&gt;&gt;</w:t>
            </w:r>
          </w:p>
        </w:tc>
      </w:tr>
      <w:tr w:rsidR="001004F8" w:rsidRPr="00381C0B" w14:paraId="66CFE425" w14:textId="77777777" w:rsidTr="00854B7A">
        <w:trPr>
          <w:trPrChange w:id="1207" w:author="OLIVARES MARTINEZ FERNANDO JESUS" w:date="2026-08-20T17:32:00Z">
            <w:trPr>
              <w:gridAfter w:val="0"/>
            </w:trPr>
          </w:trPrChange>
        </w:trPr>
        <w:tc>
          <w:tcPr>
            <w:tcW w:w="3254" w:type="dxa"/>
            <w:shd w:val="clear" w:color="auto" w:fill="DEEAF6" w:themeFill="accent1" w:themeFillTint="33"/>
            <w:tcPrChange w:id="1208" w:author="OLIVARES MARTINEZ FERNANDO JESUS" w:date="2026-08-20T17:32:00Z">
              <w:tcPr>
                <w:tcW w:w="2252" w:type="dxa"/>
                <w:gridSpan w:val="2"/>
                <w:shd w:val="clear" w:color="auto" w:fill="DEEAF6" w:themeFill="accent1" w:themeFillTint="33"/>
              </w:tcPr>
            </w:tcPrChange>
          </w:tcPr>
          <w:p w14:paraId="33A3B31B" w14:textId="77777777" w:rsidR="001004F8" w:rsidRDefault="001004F8" w:rsidP="001004F8">
            <w:pPr>
              <w:spacing w:after="0" w:line="240" w:lineRule="auto"/>
              <w:rPr>
                <w:rFonts w:cs="Arial"/>
              </w:rPr>
            </w:pPr>
            <w:r>
              <w:rPr>
                <w:rFonts w:cs="Arial"/>
              </w:rPr>
              <w:t>Interfaces</w:t>
            </w:r>
          </w:p>
        </w:tc>
        <w:tc>
          <w:tcPr>
            <w:tcW w:w="6664" w:type="dxa"/>
            <w:gridSpan w:val="2"/>
            <w:tcPrChange w:id="1209" w:author="OLIVARES MARTINEZ FERNANDO JESUS" w:date="2026-08-20T17:32:00Z">
              <w:tcPr>
                <w:tcW w:w="6242" w:type="dxa"/>
                <w:gridSpan w:val="3"/>
              </w:tcPr>
            </w:tcPrChange>
          </w:tcPr>
          <w:p w14:paraId="2A1AF258" w14:textId="65C60FB6" w:rsidR="001004F8" w:rsidRPr="00854B7A" w:rsidRDefault="00854B7A" w:rsidP="001004F8">
            <w:pPr>
              <w:spacing w:after="0" w:line="240" w:lineRule="auto"/>
              <w:contextualSpacing/>
              <w:rPr>
                <w:rStyle w:val="Hipervnculo"/>
                <w:rFonts w:cs="Arial"/>
                <w:u w:val="none"/>
                <w:rPrChange w:id="1210" w:author="OLIVARES MARTINEZ FERNANDO JESUS" w:date="2026-08-20T17:34:00Z">
                  <w:rPr>
                    <w:rStyle w:val="Hipervnculo"/>
                    <w:rFonts w:asciiTheme="minorHAnsi" w:eastAsiaTheme="minorHAnsi" w:hAnsiTheme="minorHAnsi" w:cs="Arial"/>
                    <w:sz w:val="22"/>
                    <w:szCs w:val="22"/>
                    <w:lang w:eastAsia="en-US"/>
                  </w:rPr>
                </w:rPrChange>
              </w:rPr>
            </w:pPr>
            <w:proofErr w:type="spellStart"/>
            <w:ins w:id="1211" w:author="OLIVARES MARTINEZ FERNANDO JESUS" w:date="2026-08-20T17:34:00Z">
              <w:r w:rsidRPr="00470E3A">
                <w:rPr>
                  <w:rStyle w:val="Hipervnculo"/>
                  <w:rFonts w:cs="Arial"/>
                </w:rPr>
                <w:t>SIABOD.epgz</w:t>
              </w:r>
              <w:proofErr w:type="spellEnd"/>
              <w:r>
                <w:rPr>
                  <w:rStyle w:val="Hipervnculo"/>
                  <w:rFonts w:cs="Arial"/>
                </w:rPr>
                <w:t xml:space="preserve"> </w:t>
              </w:r>
              <w:r>
                <w:rPr>
                  <w:rStyle w:val="Hipervnculo"/>
                </w:rPr>
                <w:t>[Ejército]</w:t>
              </w:r>
            </w:ins>
            <w:del w:id="1212" w:author="OLIVARES MARTINEZ FERNANDO JESUS" w:date="2026-08-20T17:34:00Z">
              <w:r w:rsidR="001004F8" w:rsidRPr="00470E3A" w:rsidDel="00854B7A">
                <w:rPr>
                  <w:rStyle w:val="Hipervnculo"/>
                  <w:rFonts w:cs="Arial"/>
                </w:rPr>
                <w:delText>SIABOD.</w:delText>
              </w:r>
              <w:r w:rsidR="001004F8" w:rsidDel="00854B7A">
                <w:rPr>
                  <w:rStyle w:val="Hipervnculo"/>
                  <w:rFonts w:cs="Arial"/>
                </w:rPr>
                <w:delText xml:space="preserve">CNF </w:delText>
              </w:r>
              <w:r w:rsidR="001004F8" w:rsidDel="00854B7A">
                <w:rPr>
                  <w:rStyle w:val="Hipervnculo"/>
                </w:rPr>
                <w:delText>[Parámetro]</w:delText>
              </w:r>
            </w:del>
          </w:p>
        </w:tc>
      </w:tr>
    </w:tbl>
    <w:p w14:paraId="507058E6" w14:textId="77777777" w:rsidR="00A902EB" w:rsidRDefault="00A902EB" w:rsidP="00A902EB"/>
    <w:p w14:paraId="68229557" w14:textId="0B017C17" w:rsidR="00835613" w:rsidRDefault="00835613" w:rsidP="00835613">
      <w:pPr>
        <w:pStyle w:val="Ttulo2"/>
        <w:numPr>
          <w:ilvl w:val="2"/>
          <w:numId w:val="1"/>
        </w:numPr>
        <w:rPr>
          <w:ins w:id="1213" w:author="OLIVARES MARTINEZ FERNANDO JESUS" w:date="2026-08-20T17:41:00Z"/>
        </w:rPr>
      </w:pPr>
      <w:bookmarkStart w:id="1214" w:name="_Toc229128608"/>
      <w:bookmarkStart w:id="1215" w:name="_Toc238141066"/>
      <w:ins w:id="1216" w:author="OLIVARES MARTINEZ FERNANDO JESUS" w:date="2026-08-20T17:41:00Z">
        <w:r w:rsidRPr="00D85F39">
          <w:lastRenderedPageBreak/>
          <w:t>SIA_CUGESDAT</w:t>
        </w:r>
        <w:r>
          <w:t>EJE</w:t>
        </w:r>
        <w:r w:rsidRPr="00D85F39">
          <w:t>0</w:t>
        </w:r>
        <w:r>
          <w:t>4</w:t>
        </w:r>
        <w:r w:rsidRPr="00D85F39">
          <w:t>:</w:t>
        </w:r>
        <w:r>
          <w:t xml:space="preserve"> Actualizar</w:t>
        </w:r>
        <w:r w:rsidRPr="00D85F39">
          <w:t xml:space="preserve"> &lt;&lt;</w:t>
        </w:r>
        <w:r>
          <w:t>Registro Maestro</w:t>
        </w:r>
        <w:r w:rsidRPr="00D85F39">
          <w:t>&gt;&gt;</w:t>
        </w:r>
        <w:bookmarkEnd w:id="1214"/>
        <w:bookmarkEnd w:id="1215"/>
      </w:ins>
    </w:p>
    <w:tbl>
      <w:tblPr>
        <w:tblStyle w:val="Tablaconcuadrcula"/>
        <w:tblW w:w="9209" w:type="dxa"/>
        <w:tblLook w:val="04A0" w:firstRow="1" w:lastRow="0" w:firstColumn="1" w:lastColumn="0" w:noHBand="0" w:noVBand="1"/>
        <w:tblPrChange w:id="1217" w:author="OLIVARES MARTINEZ FERNANDO JESUS" w:date="2026-08-20T17:48:00Z">
          <w:tblPr>
            <w:tblStyle w:val="Tablaconcuadrcula"/>
            <w:tblW w:w="0" w:type="auto"/>
            <w:tblLook w:val="04A0" w:firstRow="1" w:lastRow="0" w:firstColumn="1" w:lastColumn="0" w:noHBand="0" w:noVBand="1"/>
          </w:tblPr>
        </w:tblPrChange>
      </w:tblPr>
      <w:tblGrid>
        <w:gridCol w:w="3206"/>
        <w:gridCol w:w="816"/>
        <w:gridCol w:w="5187"/>
        <w:tblGridChange w:id="1218">
          <w:tblGrid>
            <w:gridCol w:w="3206"/>
            <w:gridCol w:w="816"/>
            <w:gridCol w:w="492"/>
            <w:gridCol w:w="3980"/>
            <w:gridCol w:w="715"/>
            <w:gridCol w:w="567"/>
          </w:tblGrid>
        </w:tblGridChange>
      </w:tblGrid>
      <w:tr w:rsidR="009F07A0" w:rsidRPr="00C20808" w14:paraId="664FAD36" w14:textId="77777777" w:rsidTr="00F82C5D">
        <w:trPr>
          <w:trPrChange w:id="1219" w:author="OLIVARES MARTINEZ FERNANDO JESUS" w:date="2026-08-20T17:48:00Z">
            <w:trPr>
              <w:gridAfter w:val="0"/>
            </w:trPr>
          </w:trPrChange>
        </w:trPr>
        <w:tc>
          <w:tcPr>
            <w:tcW w:w="3206" w:type="dxa"/>
            <w:shd w:val="clear" w:color="auto" w:fill="5B9BD5" w:themeFill="accent1"/>
            <w:tcPrChange w:id="1220" w:author="OLIVARES MARTINEZ FERNANDO JESUS" w:date="2026-08-20T17:48:00Z">
              <w:tcPr>
                <w:tcW w:w="2252" w:type="dxa"/>
                <w:shd w:val="clear" w:color="auto" w:fill="5B9BD5" w:themeFill="accent1"/>
              </w:tcPr>
            </w:tcPrChange>
          </w:tcPr>
          <w:p w14:paraId="0D5058E5" w14:textId="5B8F3715" w:rsidR="009F07A0" w:rsidRPr="00C20808" w:rsidRDefault="009F07A0" w:rsidP="00CE021D">
            <w:pPr>
              <w:spacing w:after="0" w:line="240" w:lineRule="auto"/>
              <w:rPr>
                <w:rFonts w:cs="Arial"/>
                <w:b/>
                <w:bCs/>
                <w:color w:val="FFFFFF" w:themeColor="background1"/>
              </w:rPr>
            </w:pPr>
            <w:r w:rsidRPr="00D85F39">
              <w:rPr>
                <w:rFonts w:cs="Arial"/>
                <w:b/>
                <w:bCs/>
                <w:color w:val="FFFFFF" w:themeColor="background1"/>
              </w:rPr>
              <w:t>SIA_</w:t>
            </w:r>
            <w:ins w:id="1221" w:author="OLIVARES MARTINEZ FERNANDO JESUS" w:date="2026-08-20T17:41:00Z">
              <w:r w:rsidR="00835613" w:rsidRPr="00D85F39">
                <w:rPr>
                  <w:rFonts w:cs="Arial"/>
                  <w:b/>
                  <w:bCs/>
                  <w:color w:val="FFFFFF" w:themeColor="background1"/>
                </w:rPr>
                <w:t xml:space="preserve"> CUGESDAT</w:t>
              </w:r>
              <w:r w:rsidR="00835613">
                <w:rPr>
                  <w:rFonts w:cs="Arial"/>
                  <w:b/>
                  <w:bCs/>
                  <w:color w:val="FFFFFF" w:themeColor="background1"/>
                </w:rPr>
                <w:t>EJE</w:t>
              </w:r>
              <w:r w:rsidR="00835613" w:rsidRPr="00D85F39">
                <w:rPr>
                  <w:rFonts w:cs="Arial"/>
                  <w:b/>
                  <w:bCs/>
                  <w:color w:val="FFFFFF" w:themeColor="background1"/>
                </w:rPr>
                <w:t>0</w:t>
              </w:r>
              <w:r w:rsidR="00835613">
                <w:rPr>
                  <w:rFonts w:cs="Arial"/>
                  <w:b/>
                  <w:bCs/>
                  <w:color w:val="FFFFFF" w:themeColor="background1"/>
                </w:rPr>
                <w:t>4</w:t>
              </w:r>
            </w:ins>
            <w:del w:id="1222" w:author="OLIVARES MARTINEZ FERNANDO JESUS" w:date="2026-08-20T17:41:00Z">
              <w:r w:rsidRPr="00D85F39" w:rsidDel="00835613">
                <w:rPr>
                  <w:rFonts w:cs="Arial"/>
                  <w:b/>
                  <w:bCs/>
                  <w:color w:val="FFFFFF" w:themeColor="background1"/>
                </w:rPr>
                <w:delText>CUGES</w:delText>
              </w:r>
            </w:del>
            <w:del w:id="1223" w:author="OLIVARES MARTINEZ FERNANDO JESUS" w:date="2026-08-17T11:22:00Z">
              <w:r w:rsidRPr="00D85F39" w:rsidDel="006B1ACA">
                <w:rPr>
                  <w:rFonts w:cs="Arial"/>
                  <w:b/>
                  <w:bCs/>
                  <w:color w:val="FFFFFF" w:themeColor="background1"/>
                </w:rPr>
                <w:delText>DAT</w:delText>
              </w:r>
            </w:del>
            <w:del w:id="1224" w:author="OLIVARES MARTINEZ FERNANDO JESUS" w:date="2026-08-20T17:41:00Z">
              <w:r w:rsidRPr="00D85F39" w:rsidDel="00835613">
                <w:rPr>
                  <w:rFonts w:cs="Arial"/>
                  <w:b/>
                  <w:bCs/>
                  <w:color w:val="FFFFFF" w:themeColor="background1"/>
                </w:rPr>
                <w:delText>0</w:delText>
              </w:r>
              <w:r w:rsidDel="00835613">
                <w:rPr>
                  <w:rFonts w:cs="Arial"/>
                  <w:b/>
                  <w:bCs/>
                  <w:color w:val="FFFFFF" w:themeColor="background1"/>
                </w:rPr>
                <w:delText>4</w:delText>
              </w:r>
            </w:del>
          </w:p>
        </w:tc>
        <w:tc>
          <w:tcPr>
            <w:tcW w:w="6003" w:type="dxa"/>
            <w:gridSpan w:val="2"/>
            <w:shd w:val="clear" w:color="auto" w:fill="5B9BD5" w:themeFill="accent1"/>
            <w:tcPrChange w:id="1225" w:author="OLIVARES MARTINEZ FERNANDO JESUS" w:date="2026-08-20T17:48:00Z">
              <w:tcPr>
                <w:tcW w:w="6242" w:type="dxa"/>
                <w:gridSpan w:val="3"/>
                <w:shd w:val="clear" w:color="auto" w:fill="5B9BD5" w:themeFill="accent1"/>
              </w:tcPr>
            </w:tcPrChange>
          </w:tcPr>
          <w:p w14:paraId="5E6F1399" w14:textId="5D7490EA" w:rsidR="009F07A0" w:rsidRPr="00C20808" w:rsidRDefault="00835613" w:rsidP="00CE021D">
            <w:pPr>
              <w:spacing w:after="0" w:line="240" w:lineRule="auto"/>
              <w:rPr>
                <w:rFonts w:cs="Arial"/>
                <w:b/>
                <w:bCs/>
                <w:color w:val="FFFFFF" w:themeColor="background1"/>
              </w:rPr>
            </w:pPr>
            <w:ins w:id="1226" w:author="OLIVARES MARTINEZ FERNANDO JESUS" w:date="2026-08-20T17:41:00Z">
              <w:r>
                <w:rPr>
                  <w:rFonts w:cs="Arial"/>
                  <w:b/>
                  <w:bCs/>
                  <w:color w:val="FFFFFF" w:themeColor="background1"/>
                </w:rPr>
                <w:t>Actualizar</w:t>
              </w:r>
              <w:r w:rsidRPr="00D85F39">
                <w:rPr>
                  <w:rFonts w:cs="Arial"/>
                  <w:b/>
                  <w:bCs/>
                  <w:color w:val="FFFFFF" w:themeColor="background1"/>
                </w:rPr>
                <w:t xml:space="preserve"> &lt;&lt;</w:t>
              </w:r>
              <w:r>
                <w:rPr>
                  <w:rFonts w:cs="Arial"/>
                  <w:b/>
                  <w:bCs/>
                  <w:color w:val="FFFFFF" w:themeColor="background1"/>
                </w:rPr>
                <w:t>Registro Maestro</w:t>
              </w:r>
              <w:r w:rsidRPr="00D85F39">
                <w:rPr>
                  <w:rFonts w:cs="Arial"/>
                  <w:b/>
                  <w:bCs/>
                  <w:color w:val="FFFFFF" w:themeColor="background1"/>
                </w:rPr>
                <w:t>&gt;&gt;</w:t>
              </w:r>
            </w:ins>
            <w:del w:id="1227" w:author="OLIVARES MARTINEZ FERNANDO JESUS" w:date="2026-08-20T17:41:00Z">
              <w:r w:rsidR="009F07A0" w:rsidDel="00835613">
                <w:rPr>
                  <w:rFonts w:cs="Arial"/>
                  <w:b/>
                  <w:bCs/>
                  <w:color w:val="FFFFFF" w:themeColor="background1"/>
                </w:rPr>
                <w:delText>Actualizar</w:delText>
              </w:r>
              <w:r w:rsidR="009F07A0" w:rsidRPr="00D85F39" w:rsidDel="00835613">
                <w:rPr>
                  <w:rFonts w:cs="Arial"/>
                  <w:b/>
                  <w:bCs/>
                  <w:color w:val="FFFFFF" w:themeColor="background1"/>
                </w:rPr>
                <w:delText xml:space="preserve"> &lt;&lt;</w:delText>
              </w:r>
              <w:r w:rsidR="00D31511" w:rsidDel="00835613">
                <w:rPr>
                  <w:rFonts w:cs="Arial"/>
                  <w:b/>
                  <w:bCs/>
                  <w:color w:val="FFFFFF" w:themeColor="background1"/>
                </w:rPr>
                <w:delText>Parámetro</w:delText>
              </w:r>
              <w:r w:rsidR="009F07A0" w:rsidRPr="00D85F39" w:rsidDel="00835613">
                <w:rPr>
                  <w:rFonts w:cs="Arial"/>
                  <w:b/>
                  <w:bCs/>
                  <w:color w:val="FFFFFF" w:themeColor="background1"/>
                </w:rPr>
                <w:delText>&gt;&gt;</w:delText>
              </w:r>
            </w:del>
          </w:p>
        </w:tc>
      </w:tr>
      <w:tr w:rsidR="009F07A0" w:rsidRPr="00381C0B" w14:paraId="3A7B0EBB" w14:textId="77777777" w:rsidTr="00F82C5D">
        <w:trPr>
          <w:trPrChange w:id="1228" w:author="OLIVARES MARTINEZ FERNANDO JESUS" w:date="2026-08-20T17:48:00Z">
            <w:trPr>
              <w:gridAfter w:val="0"/>
            </w:trPr>
          </w:trPrChange>
        </w:trPr>
        <w:tc>
          <w:tcPr>
            <w:tcW w:w="3206" w:type="dxa"/>
            <w:shd w:val="clear" w:color="auto" w:fill="DEEAF6" w:themeFill="accent1" w:themeFillTint="33"/>
            <w:tcPrChange w:id="1229" w:author="OLIVARES MARTINEZ FERNANDO JESUS" w:date="2026-08-20T17:48:00Z">
              <w:tcPr>
                <w:tcW w:w="2252" w:type="dxa"/>
                <w:shd w:val="clear" w:color="auto" w:fill="DEEAF6" w:themeFill="accent1" w:themeFillTint="33"/>
              </w:tcPr>
            </w:tcPrChange>
          </w:tcPr>
          <w:p w14:paraId="19B4DCF7" w14:textId="77777777" w:rsidR="009F07A0" w:rsidRPr="00381C0B" w:rsidRDefault="009F07A0" w:rsidP="00CE021D">
            <w:pPr>
              <w:spacing w:after="0" w:line="240" w:lineRule="auto"/>
              <w:rPr>
                <w:rFonts w:cs="Arial"/>
              </w:rPr>
            </w:pPr>
            <w:r w:rsidRPr="00381C0B">
              <w:rPr>
                <w:rFonts w:cs="Arial"/>
              </w:rPr>
              <w:t>Actores</w:t>
            </w:r>
          </w:p>
        </w:tc>
        <w:tc>
          <w:tcPr>
            <w:tcW w:w="6003" w:type="dxa"/>
            <w:gridSpan w:val="2"/>
            <w:tcPrChange w:id="1230" w:author="OLIVARES MARTINEZ FERNANDO JESUS" w:date="2026-08-20T17:48:00Z">
              <w:tcPr>
                <w:tcW w:w="6242" w:type="dxa"/>
                <w:gridSpan w:val="3"/>
              </w:tcPr>
            </w:tcPrChange>
          </w:tcPr>
          <w:p w14:paraId="4A8DBC3B" w14:textId="2B88C9D4" w:rsidR="009F07A0" w:rsidRPr="00381C0B" w:rsidRDefault="009F07A0" w:rsidP="00CE021D">
            <w:pPr>
              <w:spacing w:after="0" w:line="240" w:lineRule="auto"/>
              <w:rPr>
                <w:rFonts w:cs="Arial"/>
              </w:rPr>
            </w:pPr>
            <w:r w:rsidRPr="0065682A">
              <w:rPr>
                <w:rFonts w:cs="Arial"/>
              </w:rPr>
              <w:t>SIABOD_ADMINISTRADOR_TECNICO</w:t>
            </w:r>
          </w:p>
        </w:tc>
      </w:tr>
      <w:tr w:rsidR="009F07A0" w:rsidRPr="00381C0B" w14:paraId="1999DD37" w14:textId="77777777" w:rsidTr="00F82C5D">
        <w:trPr>
          <w:trPrChange w:id="1231" w:author="OLIVARES MARTINEZ FERNANDO JESUS" w:date="2026-08-20T17:48:00Z">
            <w:trPr>
              <w:gridAfter w:val="0"/>
            </w:trPr>
          </w:trPrChange>
        </w:trPr>
        <w:tc>
          <w:tcPr>
            <w:tcW w:w="3206" w:type="dxa"/>
            <w:shd w:val="clear" w:color="auto" w:fill="DEEAF6" w:themeFill="accent1" w:themeFillTint="33"/>
            <w:tcPrChange w:id="1232" w:author="OLIVARES MARTINEZ FERNANDO JESUS" w:date="2026-08-20T17:48:00Z">
              <w:tcPr>
                <w:tcW w:w="2252" w:type="dxa"/>
                <w:shd w:val="clear" w:color="auto" w:fill="DEEAF6" w:themeFill="accent1" w:themeFillTint="33"/>
              </w:tcPr>
            </w:tcPrChange>
          </w:tcPr>
          <w:p w14:paraId="1DF0F9F9" w14:textId="77777777" w:rsidR="009F07A0" w:rsidRPr="00381C0B" w:rsidRDefault="009F07A0" w:rsidP="00CE021D">
            <w:pPr>
              <w:spacing w:after="0" w:line="240" w:lineRule="auto"/>
              <w:rPr>
                <w:rFonts w:cs="Arial"/>
              </w:rPr>
            </w:pPr>
            <w:r w:rsidRPr="00381C0B">
              <w:rPr>
                <w:rFonts w:cs="Arial"/>
              </w:rPr>
              <w:t>Dependencias</w:t>
            </w:r>
          </w:p>
        </w:tc>
        <w:tc>
          <w:tcPr>
            <w:tcW w:w="6003" w:type="dxa"/>
            <w:gridSpan w:val="2"/>
            <w:tcPrChange w:id="1233" w:author="OLIVARES MARTINEZ FERNANDO JESUS" w:date="2026-08-20T17:48:00Z">
              <w:tcPr>
                <w:tcW w:w="6242" w:type="dxa"/>
                <w:gridSpan w:val="3"/>
              </w:tcPr>
            </w:tcPrChange>
          </w:tcPr>
          <w:p w14:paraId="40B2775C" w14:textId="77777777" w:rsidR="009F07A0" w:rsidRPr="00381C0B" w:rsidRDefault="009F07A0" w:rsidP="00CE021D">
            <w:pPr>
              <w:spacing w:after="0" w:line="240" w:lineRule="auto"/>
              <w:rPr>
                <w:rFonts w:cs="Arial"/>
              </w:rPr>
            </w:pPr>
          </w:p>
        </w:tc>
      </w:tr>
      <w:tr w:rsidR="00F82C5D" w:rsidRPr="00381C0B" w14:paraId="32DF8812" w14:textId="77777777" w:rsidTr="00F82C5D">
        <w:trPr>
          <w:trPrChange w:id="1234" w:author="OLIVARES MARTINEZ FERNANDO JESUS" w:date="2026-08-20T17:48:00Z">
            <w:trPr>
              <w:gridAfter w:val="0"/>
            </w:trPr>
          </w:trPrChange>
        </w:trPr>
        <w:tc>
          <w:tcPr>
            <w:tcW w:w="3206" w:type="dxa"/>
            <w:shd w:val="clear" w:color="auto" w:fill="DEEAF6" w:themeFill="accent1" w:themeFillTint="33"/>
            <w:tcPrChange w:id="1235" w:author="OLIVARES MARTINEZ FERNANDO JESUS" w:date="2026-08-20T17:48:00Z">
              <w:tcPr>
                <w:tcW w:w="2252" w:type="dxa"/>
                <w:shd w:val="clear" w:color="auto" w:fill="DEEAF6" w:themeFill="accent1" w:themeFillTint="33"/>
              </w:tcPr>
            </w:tcPrChange>
          </w:tcPr>
          <w:p w14:paraId="3EC843D3" w14:textId="77777777" w:rsidR="00F82C5D" w:rsidRPr="00381C0B" w:rsidRDefault="00F82C5D" w:rsidP="00F82C5D">
            <w:pPr>
              <w:spacing w:after="0" w:line="240" w:lineRule="auto"/>
              <w:rPr>
                <w:rFonts w:cs="Arial"/>
              </w:rPr>
            </w:pPr>
            <w:r w:rsidRPr="00381C0B">
              <w:rPr>
                <w:rFonts w:cs="Arial"/>
              </w:rPr>
              <w:t>Descripción</w:t>
            </w:r>
          </w:p>
        </w:tc>
        <w:tc>
          <w:tcPr>
            <w:tcW w:w="6003" w:type="dxa"/>
            <w:gridSpan w:val="2"/>
            <w:tcPrChange w:id="1236" w:author="OLIVARES MARTINEZ FERNANDO JESUS" w:date="2026-08-20T17:48:00Z">
              <w:tcPr>
                <w:tcW w:w="6242" w:type="dxa"/>
                <w:gridSpan w:val="3"/>
              </w:tcPr>
            </w:tcPrChange>
          </w:tcPr>
          <w:p w14:paraId="23DEBC03" w14:textId="62C9FA0C" w:rsidR="00F82C5D" w:rsidRPr="00381C0B" w:rsidRDefault="00F82C5D" w:rsidP="00F82C5D">
            <w:pPr>
              <w:spacing w:after="0" w:line="240" w:lineRule="auto"/>
              <w:rPr>
                <w:rFonts w:cs="Arial"/>
              </w:rPr>
            </w:pPr>
            <w:ins w:id="1237" w:author="OLIVARES MARTINEZ FERNANDO JESUS" w:date="2026-08-20T17:44:00Z">
              <w:r w:rsidRPr="00B359FD">
                <w:rPr>
                  <w:rFonts w:cs="Arial"/>
                </w:rPr>
                <w:t xml:space="preserve">Este caso de uso permite al usuario </w:t>
              </w:r>
              <w:r>
                <w:rPr>
                  <w:rFonts w:cs="Arial"/>
                </w:rPr>
                <w:t>actualizar</w:t>
              </w:r>
              <w:r w:rsidRPr="00B359FD">
                <w:rPr>
                  <w:rFonts w:cs="Arial"/>
                </w:rPr>
                <w:t xml:space="preserve"> </w:t>
              </w:r>
              <w:r>
                <w:rPr>
                  <w:rFonts w:cs="Arial"/>
                </w:rPr>
                <w:t>el detalle de</w:t>
              </w:r>
              <w:r w:rsidRPr="00B359FD">
                <w:rPr>
                  <w:rFonts w:cs="Arial"/>
                </w:rPr>
                <w:t xml:space="preserve"> </w:t>
              </w:r>
              <w:r>
                <w:rPr>
                  <w:rFonts w:cs="Arial"/>
                </w:rPr>
                <w:t>una</w:t>
              </w:r>
              <w:r w:rsidRPr="00B359FD">
                <w:rPr>
                  <w:rFonts w:cs="Arial"/>
                </w:rPr>
                <w:t xml:space="preserve"> instancia de la entidad en la base de datos, ingresando los datos requeridos a través del sistema.</w:t>
              </w:r>
            </w:ins>
            <w:del w:id="1238" w:author="OLIVARES MARTINEZ FERNANDO JESUS" w:date="2026-08-20T17:44:00Z">
              <w:r w:rsidRPr="00B359FD" w:rsidDel="00194639">
                <w:rPr>
                  <w:rFonts w:cs="Arial"/>
                </w:rPr>
                <w:delText xml:space="preserve">Este caso de uso permite al usuario </w:delText>
              </w:r>
              <w:r w:rsidDel="00194639">
                <w:rPr>
                  <w:rFonts w:cs="Arial"/>
                </w:rPr>
                <w:delText>modificar el detalle de</w:delText>
              </w:r>
              <w:r w:rsidRPr="00B359FD" w:rsidDel="00194639">
                <w:rPr>
                  <w:rFonts w:cs="Arial"/>
                </w:rPr>
                <w:delText xml:space="preserve"> un</w:delText>
              </w:r>
              <w:r w:rsidDel="00194639">
                <w:rPr>
                  <w:rFonts w:cs="Arial"/>
                </w:rPr>
                <w:delText xml:space="preserve"> “Parámetro”, previamente configurado en el sistema y almacenado en BBDD.</w:delText>
              </w:r>
            </w:del>
          </w:p>
        </w:tc>
      </w:tr>
      <w:tr w:rsidR="00F82C5D" w:rsidRPr="00381C0B" w14:paraId="30CAA0FB" w14:textId="77777777" w:rsidTr="00F82C5D">
        <w:trPr>
          <w:trPrChange w:id="1239" w:author="OLIVARES MARTINEZ FERNANDO JESUS" w:date="2026-08-20T17:48:00Z">
            <w:trPr>
              <w:gridAfter w:val="0"/>
            </w:trPr>
          </w:trPrChange>
        </w:trPr>
        <w:tc>
          <w:tcPr>
            <w:tcW w:w="3206" w:type="dxa"/>
            <w:shd w:val="clear" w:color="auto" w:fill="DEEAF6" w:themeFill="accent1" w:themeFillTint="33"/>
            <w:tcPrChange w:id="1240" w:author="OLIVARES MARTINEZ FERNANDO JESUS" w:date="2026-08-20T17:48:00Z">
              <w:tcPr>
                <w:tcW w:w="2252" w:type="dxa"/>
                <w:shd w:val="clear" w:color="auto" w:fill="DEEAF6" w:themeFill="accent1" w:themeFillTint="33"/>
              </w:tcPr>
            </w:tcPrChange>
          </w:tcPr>
          <w:p w14:paraId="4473F13B" w14:textId="77777777" w:rsidR="00F82C5D" w:rsidRPr="00381C0B" w:rsidRDefault="00F82C5D" w:rsidP="00F82C5D">
            <w:pPr>
              <w:spacing w:after="0" w:line="240" w:lineRule="auto"/>
              <w:rPr>
                <w:rFonts w:cs="Arial"/>
              </w:rPr>
            </w:pPr>
            <w:r w:rsidRPr="00381C0B">
              <w:rPr>
                <w:rFonts w:cs="Arial"/>
              </w:rPr>
              <w:t>Precondición</w:t>
            </w:r>
          </w:p>
        </w:tc>
        <w:tc>
          <w:tcPr>
            <w:tcW w:w="6003" w:type="dxa"/>
            <w:gridSpan w:val="2"/>
            <w:tcPrChange w:id="1241" w:author="OLIVARES MARTINEZ FERNANDO JESUS" w:date="2026-08-20T17:48:00Z">
              <w:tcPr>
                <w:tcW w:w="6242" w:type="dxa"/>
                <w:gridSpan w:val="3"/>
              </w:tcPr>
            </w:tcPrChange>
          </w:tcPr>
          <w:p w14:paraId="1510BE90" w14:textId="77777777" w:rsidR="00F82C5D" w:rsidRDefault="00F82C5D" w:rsidP="00F82C5D">
            <w:pPr>
              <w:spacing w:after="0" w:line="240" w:lineRule="auto"/>
              <w:rPr>
                <w:ins w:id="1242" w:author="OLIVARES MARTINEZ FERNANDO JESUS" w:date="2026-08-20T17:44:00Z"/>
                <w:rFonts w:cs="Arial"/>
              </w:rPr>
            </w:pPr>
            <w:ins w:id="1243" w:author="OLIVARES MARTINEZ FERNANDO JESUS" w:date="2026-08-20T17:44:00Z">
              <w:r w:rsidRPr="00B359FD">
                <w:rPr>
                  <w:rFonts w:cs="Arial"/>
                </w:rPr>
                <w:t xml:space="preserve">El usuario está autenticado en el sistema. </w:t>
              </w:r>
            </w:ins>
          </w:p>
          <w:p w14:paraId="2EFA4458" w14:textId="1E6EB7FB" w:rsidR="00F82C5D" w:rsidDel="00194639" w:rsidRDefault="00F82C5D" w:rsidP="00F82C5D">
            <w:pPr>
              <w:spacing w:after="0" w:line="240" w:lineRule="auto"/>
              <w:rPr>
                <w:del w:id="1244" w:author="OLIVARES MARTINEZ FERNANDO JESUS" w:date="2026-08-20T17:44:00Z"/>
                <w:rFonts w:cs="Arial"/>
              </w:rPr>
            </w:pPr>
            <w:ins w:id="1245" w:author="OLIVARES MARTINEZ FERNANDO JESUS" w:date="2026-08-20T17:44:00Z">
              <w:r w:rsidRPr="00381C0B">
                <w:rPr>
                  <w:rFonts w:cs="Arial"/>
                </w:rPr>
                <w:t>El usuario debe tener</w:t>
              </w:r>
              <w:r>
                <w:rPr>
                  <w:rFonts w:cs="Arial"/>
                </w:rPr>
                <w:t xml:space="preserve"> rol de administrador_ para poder</w:t>
              </w:r>
              <w:r w:rsidRPr="00381C0B">
                <w:rPr>
                  <w:rFonts w:cs="Arial"/>
                </w:rPr>
                <w:t xml:space="preserve"> </w:t>
              </w:r>
              <w:r>
                <w:rPr>
                  <w:rFonts w:cs="Arial"/>
                </w:rPr>
                <w:t>acceder a la opción que permite actualizar un registro de la tabla maestra del sistema.</w:t>
              </w:r>
            </w:ins>
            <w:del w:id="1246" w:author="OLIVARES MARTINEZ FERNANDO JESUS" w:date="2026-08-20T17:44:00Z">
              <w:r w:rsidRPr="00B359FD" w:rsidDel="00194639">
                <w:rPr>
                  <w:rFonts w:cs="Arial"/>
                </w:rPr>
                <w:delText xml:space="preserve">El usuario está autenticado en el sistema. </w:delText>
              </w:r>
            </w:del>
          </w:p>
          <w:p w14:paraId="521CAAA0" w14:textId="6FFB419B" w:rsidR="00F82C5D" w:rsidRPr="00381C0B" w:rsidRDefault="00F82C5D" w:rsidP="00F82C5D">
            <w:pPr>
              <w:spacing w:after="0" w:line="240" w:lineRule="auto"/>
              <w:rPr>
                <w:rFonts w:cs="Arial"/>
              </w:rPr>
            </w:pPr>
            <w:del w:id="1247" w:author="OLIVARES MARTINEZ FERNANDO JESUS" w:date="2026-08-20T17:44:00Z">
              <w:r w:rsidRPr="00381C0B" w:rsidDel="00194639">
                <w:rPr>
                  <w:rFonts w:cs="Arial"/>
                </w:rPr>
                <w:delText>El usuario debe tener</w:delText>
              </w:r>
              <w:r w:rsidDel="00194639">
                <w:rPr>
                  <w:rFonts w:cs="Arial"/>
                </w:rPr>
                <w:delText xml:space="preserve"> rol de administrador técnico para poder</w:delText>
              </w:r>
              <w:r w:rsidRPr="00381C0B" w:rsidDel="00194639">
                <w:rPr>
                  <w:rFonts w:cs="Arial"/>
                </w:rPr>
                <w:delText xml:space="preserve"> </w:delText>
              </w:r>
              <w:r w:rsidDel="00194639">
                <w:rPr>
                  <w:rFonts w:cs="Arial"/>
                </w:rPr>
                <w:delText xml:space="preserve">acceder a la opción que permite actualizar un registro de la tabla maestra </w:delText>
              </w:r>
            </w:del>
            <w:ins w:id="1248" w:author="BERNARDO MONJAS GEMA" w:date="2026-08-16T22:13:00Z">
              <w:del w:id="1249" w:author="OLIVARES MARTINEZ FERNANDO JESUS" w:date="2026-08-20T17:44:00Z">
                <w:r w:rsidDel="00194639">
                  <w:rPr>
                    <w:rFonts w:cs="Arial"/>
                  </w:rPr>
                  <w:delText xml:space="preserve">de configuración </w:delText>
                </w:r>
              </w:del>
            </w:ins>
            <w:del w:id="1250" w:author="OLIVARES MARTINEZ FERNANDO JESUS" w:date="2026-08-20T17:44:00Z">
              <w:r w:rsidDel="00194639">
                <w:rPr>
                  <w:rFonts w:cs="Arial"/>
                </w:rPr>
                <w:delText>del sistema.</w:delText>
              </w:r>
            </w:del>
          </w:p>
        </w:tc>
      </w:tr>
      <w:tr w:rsidR="00F82C5D" w:rsidRPr="00F826E0" w14:paraId="28CAC998" w14:textId="77777777" w:rsidTr="00F82C5D">
        <w:tblPrEx>
          <w:tblPrExChange w:id="1251" w:author="OLIVARES MARTINEZ FERNANDO JESUS" w:date="2026-08-20T17:48:00Z">
            <w:tblPrEx>
              <w:tblW w:w="9209" w:type="dxa"/>
            </w:tblPrEx>
          </w:tblPrExChange>
        </w:tblPrEx>
        <w:trPr>
          <w:trPrChange w:id="1252" w:author="OLIVARES MARTINEZ FERNANDO JESUS" w:date="2026-08-20T17:48:00Z">
            <w:trPr>
              <w:gridAfter w:val="0"/>
            </w:trPr>
          </w:trPrChange>
        </w:trPr>
        <w:tc>
          <w:tcPr>
            <w:tcW w:w="3206" w:type="dxa"/>
            <w:vMerge w:val="restart"/>
            <w:shd w:val="clear" w:color="auto" w:fill="DEEAF6" w:themeFill="accent1" w:themeFillTint="33"/>
            <w:tcPrChange w:id="1253" w:author="OLIVARES MARTINEZ FERNANDO JESUS" w:date="2026-08-20T17:48:00Z">
              <w:tcPr>
                <w:tcW w:w="3206" w:type="dxa"/>
                <w:vMerge w:val="restart"/>
                <w:shd w:val="clear" w:color="auto" w:fill="DEEAF6" w:themeFill="accent1" w:themeFillTint="33"/>
              </w:tcPr>
            </w:tcPrChange>
          </w:tcPr>
          <w:p w14:paraId="688E8364" w14:textId="77777777" w:rsidR="00D31511" w:rsidRPr="00F826E0" w:rsidRDefault="00D31511" w:rsidP="00D31511">
            <w:pPr>
              <w:spacing w:after="0" w:line="240" w:lineRule="auto"/>
              <w:rPr>
                <w:rFonts w:cs="Arial"/>
                <w:u w:val="single"/>
              </w:rPr>
            </w:pPr>
            <w:r w:rsidRPr="00F826E0">
              <w:rPr>
                <w:rFonts w:cs="Arial"/>
                <w:u w:val="single"/>
              </w:rPr>
              <w:t>Secuencia</w:t>
            </w:r>
          </w:p>
        </w:tc>
        <w:tc>
          <w:tcPr>
            <w:tcW w:w="475" w:type="dxa"/>
            <w:shd w:val="clear" w:color="auto" w:fill="DEEAF6" w:themeFill="accent1" w:themeFillTint="33"/>
            <w:tcPrChange w:id="1254" w:author="OLIVARES MARTINEZ FERNANDO JESUS" w:date="2026-08-20T17:48:00Z">
              <w:tcPr>
                <w:tcW w:w="816" w:type="dxa"/>
                <w:shd w:val="clear" w:color="auto" w:fill="DEEAF6" w:themeFill="accent1" w:themeFillTint="33"/>
              </w:tcPr>
            </w:tcPrChange>
          </w:tcPr>
          <w:p w14:paraId="3E5374BC" w14:textId="77777777" w:rsidR="00D31511" w:rsidRPr="00F826E0" w:rsidRDefault="00D31511" w:rsidP="00D31511">
            <w:pPr>
              <w:spacing w:after="0" w:line="240" w:lineRule="auto"/>
              <w:rPr>
                <w:rFonts w:cs="Arial"/>
                <w:u w:val="single"/>
              </w:rPr>
            </w:pPr>
            <w:r w:rsidRPr="00F826E0">
              <w:rPr>
                <w:rFonts w:cs="Arial"/>
                <w:u w:val="single"/>
              </w:rPr>
              <w:t>Paso</w:t>
            </w:r>
          </w:p>
        </w:tc>
        <w:tc>
          <w:tcPr>
            <w:tcW w:w="5528" w:type="dxa"/>
            <w:shd w:val="clear" w:color="auto" w:fill="DEEAF6" w:themeFill="accent1" w:themeFillTint="33"/>
            <w:tcPrChange w:id="1255" w:author="OLIVARES MARTINEZ FERNANDO JESUS" w:date="2026-08-20T17:48:00Z">
              <w:tcPr>
                <w:tcW w:w="5187" w:type="dxa"/>
                <w:gridSpan w:val="3"/>
                <w:shd w:val="clear" w:color="auto" w:fill="DEEAF6" w:themeFill="accent1" w:themeFillTint="33"/>
              </w:tcPr>
            </w:tcPrChange>
          </w:tcPr>
          <w:p w14:paraId="22B22F3C" w14:textId="77777777" w:rsidR="00D31511" w:rsidRPr="00F826E0" w:rsidRDefault="00D31511" w:rsidP="00D31511">
            <w:pPr>
              <w:spacing w:after="0" w:line="240" w:lineRule="auto"/>
              <w:rPr>
                <w:rFonts w:cs="Arial"/>
                <w:u w:val="single"/>
              </w:rPr>
            </w:pPr>
            <w:r w:rsidRPr="00F826E0">
              <w:rPr>
                <w:rFonts w:cs="Arial"/>
                <w:u w:val="single"/>
              </w:rPr>
              <w:t>Acción</w:t>
            </w:r>
          </w:p>
        </w:tc>
      </w:tr>
      <w:tr w:rsidR="00F82C5D" w:rsidRPr="00381C0B" w14:paraId="1532711F" w14:textId="77777777" w:rsidTr="00F82C5D">
        <w:tblPrEx>
          <w:tblPrExChange w:id="1256" w:author="OLIVARES MARTINEZ FERNANDO JESUS" w:date="2026-08-20T17:48:00Z">
            <w:tblPrEx>
              <w:tblW w:w="9209" w:type="dxa"/>
            </w:tblPrEx>
          </w:tblPrExChange>
        </w:tblPrEx>
        <w:trPr>
          <w:trPrChange w:id="1257" w:author="OLIVARES MARTINEZ FERNANDO JESUS" w:date="2026-08-20T17:48:00Z">
            <w:trPr>
              <w:gridAfter w:val="0"/>
            </w:trPr>
          </w:trPrChange>
        </w:trPr>
        <w:tc>
          <w:tcPr>
            <w:tcW w:w="3206" w:type="dxa"/>
            <w:vMerge/>
            <w:shd w:val="clear" w:color="auto" w:fill="DEEAF6" w:themeFill="accent1" w:themeFillTint="33"/>
            <w:tcPrChange w:id="1258" w:author="OLIVARES MARTINEZ FERNANDO JESUS" w:date="2026-08-20T17:48:00Z">
              <w:tcPr>
                <w:tcW w:w="3206" w:type="dxa"/>
                <w:vMerge/>
                <w:shd w:val="clear" w:color="auto" w:fill="DEEAF6" w:themeFill="accent1" w:themeFillTint="33"/>
              </w:tcPr>
            </w:tcPrChange>
          </w:tcPr>
          <w:p w14:paraId="06A499EC" w14:textId="77777777" w:rsidR="00F82C5D" w:rsidRPr="00381C0B" w:rsidRDefault="00F82C5D" w:rsidP="00F82C5D">
            <w:pPr>
              <w:spacing w:after="0" w:line="240" w:lineRule="auto"/>
              <w:rPr>
                <w:rFonts w:cs="Arial"/>
              </w:rPr>
            </w:pPr>
          </w:p>
        </w:tc>
        <w:tc>
          <w:tcPr>
            <w:tcW w:w="475" w:type="dxa"/>
            <w:tcPrChange w:id="1259" w:author="OLIVARES MARTINEZ FERNANDO JESUS" w:date="2026-08-20T17:48:00Z">
              <w:tcPr>
                <w:tcW w:w="816" w:type="dxa"/>
              </w:tcPr>
            </w:tcPrChange>
          </w:tcPr>
          <w:p w14:paraId="73B1B412" w14:textId="18704293" w:rsidR="00F82C5D" w:rsidRPr="00381C0B" w:rsidRDefault="00F82C5D" w:rsidP="00F82C5D">
            <w:pPr>
              <w:spacing w:after="0" w:line="240" w:lineRule="auto"/>
              <w:rPr>
                <w:rFonts w:cs="Arial"/>
              </w:rPr>
            </w:pPr>
            <w:ins w:id="1260" w:author="OLIVARES MARTINEZ FERNANDO JESUS" w:date="2026-08-20T17:45:00Z">
              <w:r>
                <w:rPr>
                  <w:rFonts w:cs="Arial"/>
                </w:rPr>
                <w:t>1</w:t>
              </w:r>
            </w:ins>
            <w:del w:id="1261" w:author="OLIVARES MARTINEZ FERNANDO JESUS" w:date="2026-08-20T17:45:00Z">
              <w:r w:rsidDel="00F82C5D">
                <w:rPr>
                  <w:rFonts w:cs="Arial"/>
                </w:rPr>
                <w:delText>1</w:delText>
              </w:r>
            </w:del>
          </w:p>
        </w:tc>
        <w:tc>
          <w:tcPr>
            <w:tcW w:w="5528" w:type="dxa"/>
            <w:tcPrChange w:id="1262" w:author="OLIVARES MARTINEZ FERNANDO JESUS" w:date="2026-08-20T17:48:00Z">
              <w:tcPr>
                <w:tcW w:w="5187" w:type="dxa"/>
                <w:gridSpan w:val="3"/>
              </w:tcPr>
            </w:tcPrChange>
          </w:tcPr>
          <w:p w14:paraId="0355FF5E" w14:textId="652C6685" w:rsidR="00F82C5D" w:rsidRDefault="00F82C5D" w:rsidP="00F82C5D">
            <w:pPr>
              <w:spacing w:after="0" w:line="240" w:lineRule="auto"/>
            </w:pPr>
            <w:ins w:id="1263" w:author="OLIVARES MARTINEZ FERNANDO JESUS" w:date="2026-08-20T17:45:00Z">
              <w:r w:rsidRPr="007F17DF">
                <w:rPr>
                  <w:rFonts w:cs="Arial"/>
                </w:rPr>
                <w:t xml:space="preserve">El usuario navega hasta la opción </w:t>
              </w:r>
              <w:r>
                <w:rPr>
                  <w:rFonts w:cs="Arial"/>
                </w:rPr>
                <w:t xml:space="preserve">de </w:t>
              </w:r>
            </w:ins>
            <w:ins w:id="1264" w:author="OLIVARES MARTINEZ FERNANDO JESUS" w:date="2026-08-20T17:47:00Z">
              <w:r>
                <w:rPr>
                  <w:rFonts w:cs="Arial"/>
                </w:rPr>
                <w:t>menú Catálogos</w:t>
              </w:r>
            </w:ins>
            <w:ins w:id="1265" w:author="OLIVARES MARTINEZ FERNANDO JESUS" w:date="2026-08-20T17:45:00Z">
              <w:r>
                <w:rPr>
                  <w:rFonts w:cs="Arial"/>
                </w:rPr>
                <w:t>/&lt;&lt;Ejército&gt;&gt;</w:t>
              </w:r>
            </w:ins>
            <w:del w:id="1266" w:author="OLIVARES MARTINEZ FERNANDO JESUS" w:date="2026-08-20T17:45:00Z">
              <w:r w:rsidRPr="007F17DF" w:rsidDel="00F82C5D">
                <w:rPr>
                  <w:rFonts w:cs="Arial"/>
                </w:rPr>
                <w:delText xml:space="preserve">El usuario navega hasta la opción </w:delText>
              </w:r>
              <w:r w:rsidDel="00F82C5D">
                <w:rPr>
                  <w:rFonts w:cs="Arial"/>
                </w:rPr>
                <w:delText>de menú Configuración/&lt;&lt;Parámetros&gt;&gt;</w:delText>
              </w:r>
            </w:del>
          </w:p>
        </w:tc>
      </w:tr>
      <w:tr w:rsidR="00F82C5D" w:rsidRPr="00381C0B" w14:paraId="44DD22AB" w14:textId="77777777" w:rsidTr="00F82C5D">
        <w:tblPrEx>
          <w:tblPrExChange w:id="1267" w:author="OLIVARES MARTINEZ FERNANDO JESUS" w:date="2026-08-20T17:48:00Z">
            <w:tblPrEx>
              <w:tblW w:w="9209" w:type="dxa"/>
            </w:tblPrEx>
          </w:tblPrExChange>
        </w:tblPrEx>
        <w:trPr>
          <w:trPrChange w:id="1268" w:author="OLIVARES MARTINEZ FERNANDO JESUS" w:date="2026-08-20T17:48:00Z">
            <w:trPr>
              <w:gridAfter w:val="0"/>
            </w:trPr>
          </w:trPrChange>
        </w:trPr>
        <w:tc>
          <w:tcPr>
            <w:tcW w:w="3206" w:type="dxa"/>
            <w:vMerge/>
            <w:shd w:val="clear" w:color="auto" w:fill="DEEAF6" w:themeFill="accent1" w:themeFillTint="33"/>
            <w:tcPrChange w:id="1269" w:author="OLIVARES MARTINEZ FERNANDO JESUS" w:date="2026-08-20T17:48:00Z">
              <w:tcPr>
                <w:tcW w:w="3206" w:type="dxa"/>
                <w:vMerge/>
                <w:shd w:val="clear" w:color="auto" w:fill="DEEAF6" w:themeFill="accent1" w:themeFillTint="33"/>
              </w:tcPr>
            </w:tcPrChange>
          </w:tcPr>
          <w:p w14:paraId="7C339823" w14:textId="77777777" w:rsidR="00F82C5D" w:rsidRPr="00381C0B" w:rsidRDefault="00F82C5D" w:rsidP="00F82C5D">
            <w:pPr>
              <w:spacing w:after="0" w:line="240" w:lineRule="auto"/>
              <w:rPr>
                <w:rFonts w:cs="Arial"/>
              </w:rPr>
            </w:pPr>
          </w:p>
        </w:tc>
        <w:tc>
          <w:tcPr>
            <w:tcW w:w="475" w:type="dxa"/>
            <w:tcPrChange w:id="1270" w:author="OLIVARES MARTINEZ FERNANDO JESUS" w:date="2026-08-20T17:48:00Z">
              <w:tcPr>
                <w:tcW w:w="816" w:type="dxa"/>
              </w:tcPr>
            </w:tcPrChange>
          </w:tcPr>
          <w:p w14:paraId="62607EDC" w14:textId="7150BEDA" w:rsidR="00F82C5D" w:rsidRDefault="00F82C5D" w:rsidP="00F82C5D">
            <w:pPr>
              <w:spacing w:after="0" w:line="240" w:lineRule="auto"/>
              <w:rPr>
                <w:rFonts w:cs="Arial"/>
              </w:rPr>
            </w:pPr>
            <w:ins w:id="1271" w:author="OLIVARES MARTINEZ FERNANDO JESUS" w:date="2026-08-20T17:45:00Z">
              <w:r>
                <w:rPr>
                  <w:rFonts w:cs="Arial"/>
                </w:rPr>
                <w:t>1.1</w:t>
              </w:r>
            </w:ins>
            <w:del w:id="1272" w:author="OLIVARES MARTINEZ FERNANDO JESUS" w:date="2026-08-20T17:45:00Z">
              <w:r w:rsidDel="00F82C5D">
                <w:rPr>
                  <w:rFonts w:cs="Arial"/>
                </w:rPr>
                <w:delText>1.1</w:delText>
              </w:r>
            </w:del>
          </w:p>
        </w:tc>
        <w:tc>
          <w:tcPr>
            <w:tcW w:w="5528" w:type="dxa"/>
            <w:tcPrChange w:id="1273" w:author="OLIVARES MARTINEZ FERNANDO JESUS" w:date="2026-08-20T17:48:00Z">
              <w:tcPr>
                <w:tcW w:w="5187" w:type="dxa"/>
                <w:gridSpan w:val="3"/>
              </w:tcPr>
            </w:tcPrChange>
          </w:tcPr>
          <w:p w14:paraId="2AEF9969" w14:textId="68A6C371" w:rsidR="00F82C5D" w:rsidRPr="007F17DF" w:rsidRDefault="00F82C5D" w:rsidP="00F82C5D">
            <w:pPr>
              <w:spacing w:after="0" w:line="240" w:lineRule="auto"/>
              <w:rPr>
                <w:rFonts w:cs="Arial"/>
              </w:rPr>
            </w:pPr>
            <w:ins w:id="1274" w:author="OLIVARES MARTINEZ FERNANDO JESUS" w:date="2026-08-20T17:45:00Z">
              <w:r>
                <w:rPr>
                  <w:rFonts w:cs="Arial"/>
                </w:rPr>
                <w:t>El sistema obtiene de BBDD un listado de “Ejércitos” configuradas aplicando los filtros introducidos por el usuario</w:t>
              </w:r>
            </w:ins>
            <w:del w:id="1275" w:author="OLIVARES MARTINEZ FERNANDO JESUS" w:date="2026-08-20T17:45:00Z">
              <w:r w:rsidDel="00F82C5D">
                <w:rPr>
                  <w:rFonts w:cs="Arial"/>
                </w:rPr>
                <w:delText>El sistema obtiene de BBDD un listado de parámetros configurados aplicando los filtros introducidos por el usuario</w:delText>
              </w:r>
            </w:del>
          </w:p>
        </w:tc>
      </w:tr>
      <w:tr w:rsidR="00F82C5D" w:rsidRPr="00381C0B" w14:paraId="29E5D777" w14:textId="77777777" w:rsidTr="00F82C5D">
        <w:tblPrEx>
          <w:tblPrExChange w:id="1276" w:author="OLIVARES MARTINEZ FERNANDO JESUS" w:date="2026-08-20T17:48:00Z">
            <w:tblPrEx>
              <w:tblW w:w="9209" w:type="dxa"/>
            </w:tblPrEx>
          </w:tblPrExChange>
        </w:tblPrEx>
        <w:trPr>
          <w:trPrChange w:id="1277" w:author="OLIVARES MARTINEZ FERNANDO JESUS" w:date="2026-08-20T17:48:00Z">
            <w:trPr>
              <w:gridAfter w:val="0"/>
            </w:trPr>
          </w:trPrChange>
        </w:trPr>
        <w:tc>
          <w:tcPr>
            <w:tcW w:w="3206" w:type="dxa"/>
            <w:vMerge/>
            <w:shd w:val="clear" w:color="auto" w:fill="DEEAF6" w:themeFill="accent1" w:themeFillTint="33"/>
            <w:tcPrChange w:id="1278" w:author="OLIVARES MARTINEZ FERNANDO JESUS" w:date="2026-08-20T17:48:00Z">
              <w:tcPr>
                <w:tcW w:w="3206" w:type="dxa"/>
                <w:vMerge/>
                <w:shd w:val="clear" w:color="auto" w:fill="DEEAF6" w:themeFill="accent1" w:themeFillTint="33"/>
              </w:tcPr>
            </w:tcPrChange>
          </w:tcPr>
          <w:p w14:paraId="4B2A8009" w14:textId="77777777" w:rsidR="00F82C5D" w:rsidRPr="00381C0B" w:rsidRDefault="00F82C5D" w:rsidP="00F82C5D">
            <w:pPr>
              <w:spacing w:after="0" w:line="240" w:lineRule="auto"/>
              <w:rPr>
                <w:rFonts w:cs="Arial"/>
              </w:rPr>
            </w:pPr>
          </w:p>
        </w:tc>
        <w:tc>
          <w:tcPr>
            <w:tcW w:w="475" w:type="dxa"/>
            <w:tcPrChange w:id="1279" w:author="OLIVARES MARTINEZ FERNANDO JESUS" w:date="2026-08-20T17:48:00Z">
              <w:tcPr>
                <w:tcW w:w="816" w:type="dxa"/>
              </w:tcPr>
            </w:tcPrChange>
          </w:tcPr>
          <w:p w14:paraId="387EC7F0" w14:textId="14D25512" w:rsidR="00F82C5D" w:rsidRDefault="00F82C5D" w:rsidP="00F82C5D">
            <w:pPr>
              <w:spacing w:after="0" w:line="240" w:lineRule="auto"/>
              <w:rPr>
                <w:rFonts w:cs="Arial"/>
              </w:rPr>
            </w:pPr>
            <w:ins w:id="1280" w:author="OLIVARES MARTINEZ FERNANDO JESUS" w:date="2026-08-20T17:45:00Z">
              <w:r>
                <w:rPr>
                  <w:rFonts w:cs="Arial"/>
                </w:rPr>
                <w:t>2</w:t>
              </w:r>
            </w:ins>
            <w:del w:id="1281" w:author="OLIVARES MARTINEZ FERNANDO JESUS" w:date="2026-08-20T17:45:00Z">
              <w:r w:rsidDel="00F82C5D">
                <w:rPr>
                  <w:rFonts w:cs="Arial"/>
                </w:rPr>
                <w:delText>2</w:delText>
              </w:r>
            </w:del>
          </w:p>
        </w:tc>
        <w:tc>
          <w:tcPr>
            <w:tcW w:w="5528" w:type="dxa"/>
            <w:tcPrChange w:id="1282" w:author="OLIVARES MARTINEZ FERNANDO JESUS" w:date="2026-08-20T17:48:00Z">
              <w:tcPr>
                <w:tcW w:w="5187" w:type="dxa"/>
                <w:gridSpan w:val="3"/>
              </w:tcPr>
            </w:tcPrChange>
          </w:tcPr>
          <w:p w14:paraId="72C926E3" w14:textId="08B9797B" w:rsidR="00F82C5D" w:rsidRPr="001C1EE6" w:rsidRDefault="00F82C5D" w:rsidP="00F82C5D">
            <w:pPr>
              <w:spacing w:after="0" w:line="240" w:lineRule="auto"/>
              <w:rPr>
                <w:rFonts w:cs="Arial"/>
              </w:rPr>
            </w:pPr>
            <w:ins w:id="1283" w:author="OLIVARES MARTINEZ FERNANDO JESUS" w:date="2026-08-20T17:45:00Z">
              <w:r w:rsidRPr="00B359FD">
                <w:rPr>
                  <w:rFonts w:cs="Arial"/>
                </w:rPr>
                <w:t xml:space="preserve">El usuario accede a la </w:t>
              </w:r>
              <w:r>
                <w:rPr>
                  <w:rFonts w:cs="Arial"/>
                </w:rPr>
                <w:t>acción</w:t>
              </w:r>
              <w:r w:rsidRPr="00B359FD">
                <w:rPr>
                  <w:rFonts w:cs="Arial"/>
                </w:rPr>
                <w:t xml:space="preserve"> “</w:t>
              </w:r>
              <w:r>
                <w:rPr>
                  <w:rFonts w:cs="Arial"/>
                </w:rPr>
                <w:t xml:space="preserve">Modificar </w:t>
              </w:r>
            </w:ins>
            <w:ins w:id="1284" w:author="OLIVARES MARTINEZ FERNANDO JESUS" w:date="2026-08-20T17:46:00Z">
              <w:r>
                <w:rPr>
                  <w:rFonts w:cs="Arial"/>
                </w:rPr>
                <w:t>Ejército</w:t>
              </w:r>
            </w:ins>
            <w:ins w:id="1285" w:author="OLIVARES MARTINEZ FERNANDO JESUS" w:date="2026-08-20T17:45:00Z">
              <w:r w:rsidRPr="00B359FD">
                <w:rPr>
                  <w:rFonts w:cs="Arial"/>
                </w:rPr>
                <w:t>”</w:t>
              </w:r>
              <w:r>
                <w:rPr>
                  <w:rFonts w:cs="Arial"/>
                </w:rPr>
                <w:t xml:space="preserve"> de un registro seleccionado del listado de &lt;&lt;</w:t>
              </w:r>
            </w:ins>
            <w:ins w:id="1286" w:author="OLIVARES MARTINEZ FERNANDO JESUS" w:date="2026-08-20T17:46:00Z">
              <w:r>
                <w:rPr>
                  <w:rFonts w:cs="Arial"/>
                </w:rPr>
                <w:t xml:space="preserve"> Ejércitos </w:t>
              </w:r>
            </w:ins>
            <w:ins w:id="1287" w:author="OLIVARES MARTINEZ FERNANDO JESUS" w:date="2026-08-20T17:45:00Z">
              <w:r>
                <w:rPr>
                  <w:rFonts w:cs="Arial"/>
                </w:rPr>
                <w:t>&gt;&gt; obtenidos tras aplicar los filtros introducidos por el usuario.</w:t>
              </w:r>
            </w:ins>
            <w:del w:id="1288" w:author="OLIVARES MARTINEZ FERNANDO JESUS" w:date="2026-08-20T17:45:00Z">
              <w:r w:rsidRPr="00B359FD" w:rsidDel="00F82C5D">
                <w:rPr>
                  <w:rFonts w:cs="Arial"/>
                </w:rPr>
                <w:delText xml:space="preserve">El usuario accede a la </w:delText>
              </w:r>
              <w:r w:rsidDel="00F82C5D">
                <w:rPr>
                  <w:rFonts w:cs="Arial"/>
                </w:rPr>
                <w:delText>acción</w:delText>
              </w:r>
              <w:r w:rsidRPr="00B359FD" w:rsidDel="00F82C5D">
                <w:rPr>
                  <w:rFonts w:cs="Arial"/>
                </w:rPr>
                <w:delText xml:space="preserve"> “</w:delText>
              </w:r>
              <w:r w:rsidDel="00F82C5D">
                <w:rPr>
                  <w:rFonts w:cs="Arial"/>
                </w:rPr>
                <w:delText>Editar</w:delText>
              </w:r>
              <w:r w:rsidRPr="00B359FD" w:rsidDel="00F82C5D">
                <w:rPr>
                  <w:rFonts w:cs="Arial"/>
                </w:rPr>
                <w:delText>”</w:delText>
              </w:r>
              <w:r w:rsidDel="00F82C5D">
                <w:rPr>
                  <w:rFonts w:cs="Arial"/>
                </w:rPr>
                <w:delText xml:space="preserve"> de un registro seleccionado del listado de &lt;&lt;Parámetros&gt;&gt; obtenidos tras aplicar los filtros introducidos por el usuario.</w:delText>
              </w:r>
            </w:del>
          </w:p>
        </w:tc>
      </w:tr>
      <w:tr w:rsidR="00F82C5D" w:rsidRPr="00381C0B" w14:paraId="2B2000F1" w14:textId="77777777" w:rsidTr="00F82C5D">
        <w:tblPrEx>
          <w:tblPrExChange w:id="1289" w:author="OLIVARES MARTINEZ FERNANDO JESUS" w:date="2026-08-20T17:48:00Z">
            <w:tblPrEx>
              <w:tblW w:w="9209" w:type="dxa"/>
            </w:tblPrEx>
          </w:tblPrExChange>
        </w:tblPrEx>
        <w:trPr>
          <w:trPrChange w:id="1290" w:author="OLIVARES MARTINEZ FERNANDO JESUS" w:date="2026-08-20T17:48:00Z">
            <w:trPr>
              <w:gridAfter w:val="0"/>
            </w:trPr>
          </w:trPrChange>
        </w:trPr>
        <w:tc>
          <w:tcPr>
            <w:tcW w:w="3206" w:type="dxa"/>
            <w:vMerge/>
            <w:shd w:val="clear" w:color="auto" w:fill="DEEAF6" w:themeFill="accent1" w:themeFillTint="33"/>
            <w:tcPrChange w:id="1291" w:author="OLIVARES MARTINEZ FERNANDO JESUS" w:date="2026-08-20T17:48:00Z">
              <w:tcPr>
                <w:tcW w:w="3206" w:type="dxa"/>
                <w:vMerge/>
                <w:shd w:val="clear" w:color="auto" w:fill="DEEAF6" w:themeFill="accent1" w:themeFillTint="33"/>
              </w:tcPr>
            </w:tcPrChange>
          </w:tcPr>
          <w:p w14:paraId="7187B397" w14:textId="77777777" w:rsidR="00F82C5D" w:rsidRPr="00381C0B" w:rsidRDefault="00F82C5D" w:rsidP="00F82C5D">
            <w:pPr>
              <w:spacing w:after="0" w:line="240" w:lineRule="auto"/>
              <w:rPr>
                <w:rFonts w:cs="Arial"/>
              </w:rPr>
            </w:pPr>
          </w:p>
        </w:tc>
        <w:tc>
          <w:tcPr>
            <w:tcW w:w="475" w:type="dxa"/>
            <w:tcPrChange w:id="1292" w:author="OLIVARES MARTINEZ FERNANDO JESUS" w:date="2026-08-20T17:48:00Z">
              <w:tcPr>
                <w:tcW w:w="816" w:type="dxa"/>
              </w:tcPr>
            </w:tcPrChange>
          </w:tcPr>
          <w:p w14:paraId="7E018D01" w14:textId="44592584" w:rsidR="00F82C5D" w:rsidRDefault="00F82C5D" w:rsidP="00F82C5D">
            <w:pPr>
              <w:spacing w:after="0" w:line="240" w:lineRule="auto"/>
              <w:rPr>
                <w:rFonts w:cs="Arial"/>
              </w:rPr>
            </w:pPr>
            <w:ins w:id="1293" w:author="OLIVARES MARTINEZ FERNANDO JESUS" w:date="2026-08-20T17:45:00Z">
              <w:r>
                <w:rPr>
                  <w:rFonts w:cs="Arial"/>
                </w:rPr>
                <w:t>3</w:t>
              </w:r>
            </w:ins>
            <w:del w:id="1294" w:author="OLIVARES MARTINEZ FERNANDO JESUS" w:date="2026-08-20T17:45:00Z">
              <w:r w:rsidDel="00F82C5D">
                <w:rPr>
                  <w:rFonts w:cs="Arial"/>
                </w:rPr>
                <w:delText>3</w:delText>
              </w:r>
            </w:del>
          </w:p>
        </w:tc>
        <w:tc>
          <w:tcPr>
            <w:tcW w:w="5528" w:type="dxa"/>
            <w:tcPrChange w:id="1295" w:author="OLIVARES MARTINEZ FERNANDO JESUS" w:date="2026-08-20T17:48:00Z">
              <w:tcPr>
                <w:tcW w:w="5187" w:type="dxa"/>
                <w:gridSpan w:val="3"/>
              </w:tcPr>
            </w:tcPrChange>
          </w:tcPr>
          <w:p w14:paraId="1C8B67F6" w14:textId="69295D34" w:rsidR="00F82C5D" w:rsidRPr="0065682A" w:rsidRDefault="00F82C5D" w:rsidP="00F82C5D">
            <w:pPr>
              <w:spacing w:after="0" w:line="240" w:lineRule="auto"/>
              <w:rPr>
                <w:rFonts w:cs="Arial"/>
              </w:rPr>
            </w:pPr>
            <w:ins w:id="1296" w:author="OLIVARES MARTINEZ FERNANDO JESUS" w:date="2026-08-20T17:45:00Z">
              <w:r>
                <w:rPr>
                  <w:rFonts w:cs="Arial"/>
                </w:rPr>
                <w:t>E</w:t>
              </w:r>
              <w:r w:rsidRPr="00D8763E">
                <w:rPr>
                  <w:rFonts w:cs="Arial"/>
                </w:rPr>
                <w:t xml:space="preserve">l sistema muestra un formulario de </w:t>
              </w:r>
              <w:r>
                <w:rPr>
                  <w:rFonts w:cs="Arial"/>
                </w:rPr>
                <w:t>edición de los datos del &lt;&lt;</w:t>
              </w:r>
            </w:ins>
            <w:ins w:id="1297" w:author="OLIVARES MARTINEZ FERNANDO JESUS" w:date="2026-08-20T17:46:00Z">
              <w:r>
                <w:rPr>
                  <w:rFonts w:cs="Arial"/>
                </w:rPr>
                <w:t>Ejército</w:t>
              </w:r>
            </w:ins>
            <w:ins w:id="1298" w:author="OLIVARES MARTINEZ FERNANDO JESUS" w:date="2026-08-20T17:45:00Z">
              <w:r>
                <w:rPr>
                  <w:rFonts w:cs="Arial"/>
                </w:rPr>
                <w:t>&gt;&gt; seleccionad</w:t>
              </w:r>
            </w:ins>
            <w:ins w:id="1299" w:author="OLIVARES MARTINEZ FERNANDO JESUS" w:date="2026-08-20T17:46:00Z">
              <w:r>
                <w:rPr>
                  <w:rFonts w:cs="Arial"/>
                </w:rPr>
                <w:t>o</w:t>
              </w:r>
            </w:ins>
            <w:del w:id="1300" w:author="OLIVARES MARTINEZ FERNANDO JESUS" w:date="2026-08-20T17:45:00Z">
              <w:r w:rsidDel="00F82C5D">
                <w:rPr>
                  <w:rFonts w:cs="Arial"/>
                </w:rPr>
                <w:delText>E</w:delText>
              </w:r>
              <w:r w:rsidRPr="00D8763E" w:rsidDel="00F82C5D">
                <w:rPr>
                  <w:rFonts w:cs="Arial"/>
                </w:rPr>
                <w:delText xml:space="preserve">l sistema muestra un formulario de </w:delText>
              </w:r>
              <w:r w:rsidDel="00F82C5D">
                <w:rPr>
                  <w:rFonts w:cs="Arial"/>
                </w:rPr>
                <w:delText>edición de los datos del &lt;&lt;Parámetro&gt;&gt; seleccionado</w:delText>
              </w:r>
            </w:del>
          </w:p>
        </w:tc>
      </w:tr>
      <w:tr w:rsidR="00F82C5D" w:rsidRPr="00381C0B" w14:paraId="1D7E0723" w14:textId="77777777" w:rsidTr="00F82C5D">
        <w:tblPrEx>
          <w:tblPrExChange w:id="1301" w:author="OLIVARES MARTINEZ FERNANDO JESUS" w:date="2026-08-20T17:48:00Z">
            <w:tblPrEx>
              <w:tblW w:w="9209" w:type="dxa"/>
            </w:tblPrEx>
          </w:tblPrExChange>
        </w:tblPrEx>
        <w:trPr>
          <w:trPrChange w:id="1302" w:author="OLIVARES MARTINEZ FERNANDO JESUS" w:date="2026-08-20T17:48:00Z">
            <w:trPr>
              <w:gridAfter w:val="0"/>
            </w:trPr>
          </w:trPrChange>
        </w:trPr>
        <w:tc>
          <w:tcPr>
            <w:tcW w:w="3206" w:type="dxa"/>
            <w:vMerge/>
            <w:shd w:val="clear" w:color="auto" w:fill="DEEAF6" w:themeFill="accent1" w:themeFillTint="33"/>
            <w:tcPrChange w:id="1303" w:author="OLIVARES MARTINEZ FERNANDO JESUS" w:date="2026-08-20T17:48:00Z">
              <w:tcPr>
                <w:tcW w:w="3206" w:type="dxa"/>
                <w:vMerge/>
                <w:shd w:val="clear" w:color="auto" w:fill="DEEAF6" w:themeFill="accent1" w:themeFillTint="33"/>
              </w:tcPr>
            </w:tcPrChange>
          </w:tcPr>
          <w:p w14:paraId="05D0D65A" w14:textId="77777777" w:rsidR="00F82C5D" w:rsidRPr="00381C0B" w:rsidRDefault="00F82C5D" w:rsidP="00F82C5D">
            <w:pPr>
              <w:spacing w:after="0" w:line="240" w:lineRule="auto"/>
              <w:rPr>
                <w:rFonts w:cs="Arial"/>
              </w:rPr>
            </w:pPr>
          </w:p>
        </w:tc>
        <w:tc>
          <w:tcPr>
            <w:tcW w:w="475" w:type="dxa"/>
            <w:tcPrChange w:id="1304" w:author="OLIVARES MARTINEZ FERNANDO JESUS" w:date="2026-08-20T17:48:00Z">
              <w:tcPr>
                <w:tcW w:w="816" w:type="dxa"/>
              </w:tcPr>
            </w:tcPrChange>
          </w:tcPr>
          <w:p w14:paraId="37BBE209" w14:textId="61EA768C" w:rsidR="00F82C5D" w:rsidRDefault="00F82C5D" w:rsidP="00F82C5D">
            <w:pPr>
              <w:spacing w:after="0" w:line="240" w:lineRule="auto"/>
              <w:rPr>
                <w:rFonts w:cs="Arial"/>
              </w:rPr>
            </w:pPr>
            <w:ins w:id="1305" w:author="OLIVARES MARTINEZ FERNANDO JESUS" w:date="2026-08-20T17:45:00Z">
              <w:r>
                <w:rPr>
                  <w:rFonts w:cs="Arial"/>
                </w:rPr>
                <w:t>4</w:t>
              </w:r>
            </w:ins>
            <w:del w:id="1306" w:author="OLIVARES MARTINEZ FERNANDO JESUS" w:date="2026-08-20T17:45:00Z">
              <w:r w:rsidDel="00F82C5D">
                <w:rPr>
                  <w:rFonts w:cs="Arial"/>
                </w:rPr>
                <w:delText>4</w:delText>
              </w:r>
            </w:del>
          </w:p>
        </w:tc>
        <w:tc>
          <w:tcPr>
            <w:tcW w:w="5528" w:type="dxa"/>
            <w:tcPrChange w:id="1307" w:author="OLIVARES MARTINEZ FERNANDO JESUS" w:date="2026-08-20T17:48:00Z">
              <w:tcPr>
                <w:tcW w:w="5187" w:type="dxa"/>
                <w:gridSpan w:val="3"/>
              </w:tcPr>
            </w:tcPrChange>
          </w:tcPr>
          <w:p w14:paraId="3DDB349C" w14:textId="0937FBA4" w:rsidR="00F82C5D" w:rsidRDefault="00F82C5D" w:rsidP="00F82C5D">
            <w:pPr>
              <w:spacing w:after="0" w:line="240" w:lineRule="auto"/>
              <w:rPr>
                <w:rFonts w:cs="Arial"/>
              </w:rPr>
            </w:pPr>
            <w:ins w:id="1308" w:author="OLIVARES MARTINEZ FERNANDO JESUS" w:date="2026-08-20T17:45:00Z">
              <w:r>
                <w:rPr>
                  <w:rFonts w:cs="Arial"/>
                </w:rPr>
                <w:t>Sobre el formulario de datos de</w:t>
              </w:r>
            </w:ins>
            <w:ins w:id="1309" w:author="OLIVARES MARTINEZ FERNANDO JESUS" w:date="2026-08-20T17:46:00Z">
              <w:r>
                <w:rPr>
                  <w:rFonts w:cs="Arial"/>
                </w:rPr>
                <w:t>l</w:t>
              </w:r>
            </w:ins>
            <w:ins w:id="1310" w:author="OLIVARES MARTINEZ FERNANDO JESUS" w:date="2026-08-20T17:45:00Z">
              <w:r>
                <w:rPr>
                  <w:rFonts w:cs="Arial"/>
                </w:rPr>
                <w:t xml:space="preserve"> &lt;&lt;</w:t>
              </w:r>
            </w:ins>
            <w:ins w:id="1311" w:author="OLIVARES MARTINEZ FERNANDO JESUS" w:date="2026-08-20T17:46:00Z">
              <w:r>
                <w:rPr>
                  <w:rFonts w:cs="Arial"/>
                </w:rPr>
                <w:t>Ejército</w:t>
              </w:r>
            </w:ins>
            <w:ins w:id="1312" w:author="OLIVARES MARTINEZ FERNANDO JESUS" w:date="2026-08-20T17:45:00Z">
              <w:r>
                <w:rPr>
                  <w:rFonts w:cs="Arial"/>
                </w:rPr>
                <w:t>&gt;&gt;, e</w:t>
              </w:r>
              <w:r w:rsidRPr="00532611">
                <w:rPr>
                  <w:rFonts w:cs="Arial"/>
                </w:rPr>
                <w:t xml:space="preserve">l usuario </w:t>
              </w:r>
              <w:r>
                <w:rPr>
                  <w:rFonts w:cs="Arial"/>
                </w:rPr>
                <w:t xml:space="preserve">actualiza los campos </w:t>
              </w:r>
            </w:ins>
            <w:ins w:id="1313" w:author="OLIVARES MARTINEZ FERNANDO JESUS" w:date="2026-08-20T17:46:00Z">
              <w:r>
                <w:rPr>
                  <w:rFonts w:cs="Arial"/>
                </w:rPr>
                <w:t>permitidos. En nuestro caso la descri</w:t>
              </w:r>
            </w:ins>
            <w:ins w:id="1314" w:author="OLIVARES MARTINEZ FERNANDO JESUS" w:date="2026-08-20T17:47:00Z">
              <w:r>
                <w:rPr>
                  <w:rFonts w:cs="Arial"/>
                </w:rPr>
                <w:t>pción y “Activo”</w:t>
              </w:r>
            </w:ins>
            <w:ins w:id="1315" w:author="OLIVARES MARTINEZ FERNANDO JESUS" w:date="2026-08-20T17:45:00Z">
              <w:r>
                <w:rPr>
                  <w:rFonts w:cs="Arial"/>
                </w:rPr>
                <w:t>.</w:t>
              </w:r>
            </w:ins>
            <w:del w:id="1316" w:author="OLIVARES MARTINEZ FERNANDO JESUS" w:date="2026-08-20T17:45:00Z">
              <w:r w:rsidDel="00F82C5D">
                <w:rPr>
                  <w:rFonts w:cs="Arial"/>
                </w:rPr>
                <w:delText>Sobre el formulario de datos del &lt;&lt;Parámetro&gt;&gt;, e</w:delText>
              </w:r>
              <w:r w:rsidRPr="00532611" w:rsidDel="00F82C5D">
                <w:rPr>
                  <w:rFonts w:cs="Arial"/>
                </w:rPr>
                <w:delText xml:space="preserve">l usuario </w:delText>
              </w:r>
              <w:r w:rsidDel="00F82C5D">
                <w:rPr>
                  <w:rFonts w:cs="Arial"/>
                </w:rPr>
                <w:delText>actualiza los campos deseados</w:delText>
              </w:r>
              <w:r w:rsidRPr="00532611" w:rsidDel="00F82C5D">
                <w:rPr>
                  <w:rFonts w:cs="Arial"/>
                </w:rPr>
                <w:delText xml:space="preserve"> </w:delText>
              </w:r>
              <w:r w:rsidDel="00F82C5D">
                <w:rPr>
                  <w:rFonts w:cs="Arial"/>
                </w:rPr>
                <w:delText>(El campo Código no se podrá modificar)</w:delText>
              </w:r>
            </w:del>
          </w:p>
        </w:tc>
      </w:tr>
      <w:tr w:rsidR="00F82C5D" w:rsidRPr="00381C0B" w14:paraId="2B6D6BE4" w14:textId="77777777" w:rsidTr="00F82C5D">
        <w:tblPrEx>
          <w:tblPrExChange w:id="1317" w:author="OLIVARES MARTINEZ FERNANDO JESUS" w:date="2026-08-20T17:48:00Z">
            <w:tblPrEx>
              <w:tblW w:w="9209" w:type="dxa"/>
            </w:tblPrEx>
          </w:tblPrExChange>
        </w:tblPrEx>
        <w:trPr>
          <w:trPrChange w:id="1318" w:author="OLIVARES MARTINEZ FERNANDO JESUS" w:date="2026-08-20T17:48:00Z">
            <w:trPr>
              <w:gridAfter w:val="0"/>
            </w:trPr>
          </w:trPrChange>
        </w:trPr>
        <w:tc>
          <w:tcPr>
            <w:tcW w:w="3206" w:type="dxa"/>
            <w:vMerge/>
            <w:shd w:val="clear" w:color="auto" w:fill="DEEAF6" w:themeFill="accent1" w:themeFillTint="33"/>
            <w:tcPrChange w:id="1319" w:author="OLIVARES MARTINEZ FERNANDO JESUS" w:date="2026-08-20T17:48:00Z">
              <w:tcPr>
                <w:tcW w:w="3206" w:type="dxa"/>
                <w:vMerge/>
                <w:shd w:val="clear" w:color="auto" w:fill="DEEAF6" w:themeFill="accent1" w:themeFillTint="33"/>
              </w:tcPr>
            </w:tcPrChange>
          </w:tcPr>
          <w:p w14:paraId="0CEEDD7A" w14:textId="77777777" w:rsidR="00F82C5D" w:rsidRPr="00381C0B" w:rsidRDefault="00F82C5D" w:rsidP="00F82C5D">
            <w:pPr>
              <w:spacing w:after="0" w:line="240" w:lineRule="auto"/>
              <w:rPr>
                <w:rFonts w:cs="Arial"/>
              </w:rPr>
            </w:pPr>
          </w:p>
        </w:tc>
        <w:tc>
          <w:tcPr>
            <w:tcW w:w="475" w:type="dxa"/>
            <w:tcPrChange w:id="1320" w:author="OLIVARES MARTINEZ FERNANDO JESUS" w:date="2026-08-20T17:48:00Z">
              <w:tcPr>
                <w:tcW w:w="816" w:type="dxa"/>
              </w:tcPr>
            </w:tcPrChange>
          </w:tcPr>
          <w:p w14:paraId="42B342D9" w14:textId="3167BAC2" w:rsidR="00F82C5D" w:rsidRDefault="00F82C5D" w:rsidP="00F82C5D">
            <w:pPr>
              <w:spacing w:after="0" w:line="240" w:lineRule="auto"/>
              <w:rPr>
                <w:rFonts w:cs="Arial"/>
              </w:rPr>
            </w:pPr>
            <w:ins w:id="1321" w:author="OLIVARES MARTINEZ FERNANDO JESUS" w:date="2026-08-20T17:45:00Z">
              <w:r>
                <w:rPr>
                  <w:rFonts w:cs="Arial"/>
                </w:rPr>
                <w:t>5</w:t>
              </w:r>
            </w:ins>
            <w:del w:id="1322" w:author="OLIVARES MARTINEZ FERNANDO JESUS" w:date="2026-08-20T17:45:00Z">
              <w:r w:rsidDel="00F82C5D">
                <w:rPr>
                  <w:rFonts w:cs="Arial"/>
                </w:rPr>
                <w:delText>6</w:delText>
              </w:r>
            </w:del>
          </w:p>
        </w:tc>
        <w:tc>
          <w:tcPr>
            <w:tcW w:w="5528" w:type="dxa"/>
            <w:tcPrChange w:id="1323" w:author="OLIVARES MARTINEZ FERNANDO JESUS" w:date="2026-08-20T17:48:00Z">
              <w:tcPr>
                <w:tcW w:w="5187" w:type="dxa"/>
                <w:gridSpan w:val="3"/>
              </w:tcPr>
            </w:tcPrChange>
          </w:tcPr>
          <w:p w14:paraId="72185B24" w14:textId="32669695" w:rsidR="00F82C5D" w:rsidRDefault="00F82C5D" w:rsidP="00F82C5D">
            <w:pPr>
              <w:spacing w:after="0" w:line="240" w:lineRule="auto"/>
              <w:rPr>
                <w:rFonts w:cs="Arial"/>
              </w:rPr>
            </w:pPr>
            <w:ins w:id="1324" w:author="OLIVARES MARTINEZ FERNANDO JESUS" w:date="2026-08-20T17:45:00Z">
              <w:r>
                <w:rPr>
                  <w:rFonts w:cs="Arial"/>
                </w:rPr>
                <w:t>Una vez modificados los campos deseados, e</w:t>
              </w:r>
              <w:r w:rsidRPr="00532611">
                <w:rPr>
                  <w:rFonts w:cs="Arial"/>
                </w:rPr>
                <w:t xml:space="preserve">l usuario </w:t>
              </w:r>
              <w:r>
                <w:rPr>
                  <w:rFonts w:cs="Arial"/>
                </w:rPr>
                <w:t xml:space="preserve">hace Click en el </w:t>
              </w:r>
              <w:proofErr w:type="gramStart"/>
              <w:r>
                <w:rPr>
                  <w:rFonts w:cs="Arial"/>
                </w:rPr>
                <w:t xml:space="preserve">botón </w:t>
              </w:r>
            </w:ins>
            <w:ins w:id="1325" w:author="OLIVARES MARTINEZ FERNANDO JESUS" w:date="2026-08-20T17:47:00Z">
              <w:r>
                <w:rPr>
                  <w:rFonts w:cs="Arial"/>
                </w:rPr>
                <w:t>”Guardar</w:t>
              </w:r>
              <w:proofErr w:type="gramEnd"/>
              <w:r>
                <w:rPr>
                  <w:rFonts w:cs="Arial"/>
                </w:rPr>
                <w:t xml:space="preserve"> cambios”</w:t>
              </w:r>
            </w:ins>
            <w:ins w:id="1326" w:author="OLIVARES MARTINEZ FERNANDO JESUS" w:date="2026-08-20T17:45:00Z">
              <w:r>
                <w:rPr>
                  <w:rFonts w:cs="Arial"/>
                </w:rPr>
                <w:t xml:space="preserve"> y se </w:t>
              </w:r>
              <w:r w:rsidRPr="00532611">
                <w:rPr>
                  <w:rFonts w:cs="Arial"/>
                </w:rPr>
                <w:t>envía el formulario.</w:t>
              </w:r>
            </w:ins>
            <w:del w:id="1327" w:author="OLIVARES MARTINEZ FERNANDO JESUS" w:date="2026-08-20T17:45:00Z">
              <w:r w:rsidRPr="00532611" w:rsidDel="00F82C5D">
                <w:rPr>
                  <w:rFonts w:cs="Arial"/>
                </w:rPr>
                <w:delText>El sistema valida los datos ingresados.</w:delText>
              </w:r>
            </w:del>
          </w:p>
        </w:tc>
      </w:tr>
      <w:tr w:rsidR="00F82C5D" w:rsidRPr="00381C0B" w14:paraId="28674C5B" w14:textId="77777777" w:rsidTr="00F82C5D">
        <w:tblPrEx>
          <w:tblPrExChange w:id="1328" w:author="OLIVARES MARTINEZ FERNANDO JESUS" w:date="2026-08-20T17:48:00Z">
            <w:tblPrEx>
              <w:tblW w:w="9209" w:type="dxa"/>
            </w:tblPrEx>
          </w:tblPrExChange>
        </w:tblPrEx>
        <w:trPr>
          <w:trPrChange w:id="1329" w:author="OLIVARES MARTINEZ FERNANDO JESUS" w:date="2026-08-20T17:48:00Z">
            <w:trPr>
              <w:gridAfter w:val="0"/>
            </w:trPr>
          </w:trPrChange>
        </w:trPr>
        <w:tc>
          <w:tcPr>
            <w:tcW w:w="3206" w:type="dxa"/>
            <w:vMerge/>
            <w:shd w:val="clear" w:color="auto" w:fill="DEEAF6" w:themeFill="accent1" w:themeFillTint="33"/>
            <w:tcPrChange w:id="1330" w:author="OLIVARES MARTINEZ FERNANDO JESUS" w:date="2026-08-20T17:48:00Z">
              <w:tcPr>
                <w:tcW w:w="3206" w:type="dxa"/>
                <w:vMerge/>
                <w:shd w:val="clear" w:color="auto" w:fill="DEEAF6" w:themeFill="accent1" w:themeFillTint="33"/>
              </w:tcPr>
            </w:tcPrChange>
          </w:tcPr>
          <w:p w14:paraId="1FD0CE64" w14:textId="77777777" w:rsidR="00F82C5D" w:rsidRPr="00381C0B" w:rsidRDefault="00F82C5D" w:rsidP="00F82C5D">
            <w:pPr>
              <w:spacing w:after="0" w:line="240" w:lineRule="auto"/>
              <w:rPr>
                <w:rFonts w:cs="Arial"/>
              </w:rPr>
            </w:pPr>
          </w:p>
        </w:tc>
        <w:tc>
          <w:tcPr>
            <w:tcW w:w="475" w:type="dxa"/>
            <w:tcPrChange w:id="1331" w:author="OLIVARES MARTINEZ FERNANDO JESUS" w:date="2026-08-20T17:48:00Z">
              <w:tcPr>
                <w:tcW w:w="816" w:type="dxa"/>
              </w:tcPr>
            </w:tcPrChange>
          </w:tcPr>
          <w:p w14:paraId="288A8D86" w14:textId="56E81D8E" w:rsidR="00F82C5D" w:rsidRDefault="00F82C5D" w:rsidP="00F82C5D">
            <w:pPr>
              <w:spacing w:after="0" w:line="240" w:lineRule="auto"/>
              <w:rPr>
                <w:rFonts w:cs="Arial"/>
              </w:rPr>
            </w:pPr>
            <w:ins w:id="1332" w:author="OLIVARES MARTINEZ FERNANDO JESUS" w:date="2026-08-20T17:45:00Z">
              <w:r>
                <w:rPr>
                  <w:rFonts w:cs="Arial"/>
                </w:rPr>
                <w:t>6</w:t>
              </w:r>
            </w:ins>
            <w:del w:id="1333" w:author="OLIVARES MARTINEZ FERNANDO JESUS" w:date="2026-08-20T17:45:00Z">
              <w:r w:rsidDel="00F82C5D">
                <w:rPr>
                  <w:rFonts w:cs="Arial"/>
                </w:rPr>
                <w:delText>6.1</w:delText>
              </w:r>
            </w:del>
          </w:p>
        </w:tc>
        <w:tc>
          <w:tcPr>
            <w:tcW w:w="5528" w:type="dxa"/>
            <w:tcPrChange w:id="1334" w:author="OLIVARES MARTINEZ FERNANDO JESUS" w:date="2026-08-20T17:48:00Z">
              <w:tcPr>
                <w:tcW w:w="5187" w:type="dxa"/>
                <w:gridSpan w:val="3"/>
              </w:tcPr>
            </w:tcPrChange>
          </w:tcPr>
          <w:p w14:paraId="6664142F" w14:textId="21C2ABA0" w:rsidR="00F82C5D" w:rsidRPr="00532611" w:rsidRDefault="00F82C5D" w:rsidP="00F82C5D">
            <w:pPr>
              <w:spacing w:after="0" w:line="240" w:lineRule="auto"/>
              <w:rPr>
                <w:rFonts w:cs="Arial"/>
              </w:rPr>
            </w:pPr>
            <w:ins w:id="1335" w:author="OLIVARES MARTINEZ FERNANDO JESUS" w:date="2026-08-20T17:45:00Z">
              <w:r w:rsidRPr="00532611">
                <w:rPr>
                  <w:rFonts w:cs="Arial"/>
                </w:rPr>
                <w:t>El sistema valida los datos ingresados.</w:t>
              </w:r>
            </w:ins>
            <w:del w:id="1336" w:author="OLIVARES MARTINEZ FERNANDO JESUS" w:date="2026-08-20T17:45:00Z">
              <w:r w:rsidDel="00F82C5D">
                <w:rPr>
                  <w:rFonts w:cs="Arial"/>
                </w:rPr>
                <w:delText xml:space="preserve">Si </w:delText>
              </w:r>
              <w:r w:rsidRPr="00532611" w:rsidDel="00F82C5D">
                <w:rPr>
                  <w:rFonts w:cs="Arial"/>
                </w:rPr>
                <w:delText>hay errores de validación</w:delText>
              </w:r>
              <w:r w:rsidDel="00F82C5D">
                <w:rPr>
                  <w:rFonts w:cs="Arial"/>
                </w:rPr>
                <w:delText>, e</w:delText>
              </w:r>
              <w:r w:rsidRPr="00532611" w:rsidDel="00F82C5D">
                <w:rPr>
                  <w:rFonts w:cs="Arial"/>
                </w:rPr>
                <w:delText>l sistema muestra mensajes de error</w:delText>
              </w:r>
            </w:del>
          </w:p>
        </w:tc>
      </w:tr>
      <w:tr w:rsidR="00F82C5D" w:rsidRPr="00381C0B" w14:paraId="4E92C88F" w14:textId="77777777" w:rsidTr="00F82C5D">
        <w:tblPrEx>
          <w:tblPrExChange w:id="1337" w:author="OLIVARES MARTINEZ FERNANDO JESUS" w:date="2026-08-20T17:48:00Z">
            <w:tblPrEx>
              <w:tblW w:w="9776" w:type="dxa"/>
            </w:tblPrEx>
          </w:tblPrExChange>
        </w:tblPrEx>
        <w:trPr>
          <w:ins w:id="1338" w:author="OLIVARES MARTINEZ FERNANDO JESUS" w:date="2026-08-20T17:45:00Z"/>
        </w:trPr>
        <w:tc>
          <w:tcPr>
            <w:tcW w:w="3206" w:type="dxa"/>
            <w:vMerge/>
            <w:shd w:val="clear" w:color="auto" w:fill="DEEAF6" w:themeFill="accent1" w:themeFillTint="33"/>
            <w:tcPrChange w:id="1339" w:author="OLIVARES MARTINEZ FERNANDO JESUS" w:date="2026-08-20T17:48:00Z">
              <w:tcPr>
                <w:tcW w:w="3206" w:type="dxa"/>
                <w:vMerge/>
                <w:shd w:val="clear" w:color="auto" w:fill="DEEAF6" w:themeFill="accent1" w:themeFillTint="33"/>
              </w:tcPr>
            </w:tcPrChange>
          </w:tcPr>
          <w:p w14:paraId="20FE1751" w14:textId="77777777" w:rsidR="00F82C5D" w:rsidRPr="00381C0B" w:rsidRDefault="00F82C5D" w:rsidP="00F82C5D">
            <w:pPr>
              <w:spacing w:after="0" w:line="240" w:lineRule="auto"/>
              <w:rPr>
                <w:ins w:id="1340" w:author="OLIVARES MARTINEZ FERNANDO JESUS" w:date="2026-08-20T17:45:00Z"/>
                <w:rFonts w:cs="Arial"/>
              </w:rPr>
            </w:pPr>
          </w:p>
        </w:tc>
        <w:tc>
          <w:tcPr>
            <w:tcW w:w="475" w:type="dxa"/>
            <w:tcPrChange w:id="1341" w:author="OLIVARES MARTINEZ FERNANDO JESUS" w:date="2026-08-20T17:48:00Z">
              <w:tcPr>
                <w:tcW w:w="1308" w:type="dxa"/>
                <w:gridSpan w:val="2"/>
              </w:tcPr>
            </w:tcPrChange>
          </w:tcPr>
          <w:p w14:paraId="4ED135CC" w14:textId="443EE733" w:rsidR="00F82C5D" w:rsidDel="00F82C5D" w:rsidRDefault="00F82C5D" w:rsidP="00F82C5D">
            <w:pPr>
              <w:spacing w:after="0" w:line="240" w:lineRule="auto"/>
              <w:rPr>
                <w:ins w:id="1342" w:author="OLIVARES MARTINEZ FERNANDO JESUS" w:date="2026-08-20T17:45:00Z"/>
                <w:rFonts w:cs="Arial"/>
              </w:rPr>
            </w:pPr>
            <w:ins w:id="1343" w:author="OLIVARES MARTINEZ FERNANDO JESUS" w:date="2026-08-20T17:45:00Z">
              <w:r>
                <w:rPr>
                  <w:rFonts w:cs="Arial"/>
                </w:rPr>
                <w:t>6.1</w:t>
              </w:r>
            </w:ins>
          </w:p>
        </w:tc>
        <w:tc>
          <w:tcPr>
            <w:tcW w:w="5528" w:type="dxa"/>
            <w:tcPrChange w:id="1344" w:author="OLIVARES MARTINEZ FERNANDO JESUS" w:date="2026-08-20T17:48:00Z">
              <w:tcPr>
                <w:tcW w:w="5262" w:type="dxa"/>
                <w:gridSpan w:val="3"/>
              </w:tcPr>
            </w:tcPrChange>
          </w:tcPr>
          <w:p w14:paraId="4B09B5DD" w14:textId="3C3873B5" w:rsidR="00F82C5D" w:rsidRPr="00532611" w:rsidDel="00F82C5D" w:rsidRDefault="00F82C5D" w:rsidP="00F82C5D">
            <w:pPr>
              <w:spacing w:after="0" w:line="240" w:lineRule="auto"/>
              <w:rPr>
                <w:ins w:id="1345" w:author="OLIVARES MARTINEZ FERNANDO JESUS" w:date="2026-08-20T17:45:00Z"/>
                <w:rFonts w:cs="Arial"/>
              </w:rPr>
            </w:pPr>
            <w:ins w:id="1346" w:author="OLIVARES MARTINEZ FERNANDO JESUS" w:date="2026-08-20T17:45:00Z">
              <w:r>
                <w:rPr>
                  <w:rFonts w:cs="Arial"/>
                </w:rPr>
                <w:t xml:space="preserve">Si </w:t>
              </w:r>
              <w:r w:rsidRPr="00532611">
                <w:rPr>
                  <w:rFonts w:cs="Arial"/>
                </w:rPr>
                <w:t>hay errores de validación</w:t>
              </w:r>
              <w:r>
                <w:rPr>
                  <w:rFonts w:cs="Arial"/>
                </w:rPr>
                <w:t>, e</w:t>
              </w:r>
              <w:r w:rsidRPr="00532611">
                <w:rPr>
                  <w:rFonts w:cs="Arial"/>
                </w:rPr>
                <w:t>l sistema muestra mensajes de error</w:t>
              </w:r>
            </w:ins>
          </w:p>
        </w:tc>
      </w:tr>
      <w:tr w:rsidR="00F82C5D" w:rsidRPr="00381C0B" w14:paraId="58097FB5" w14:textId="77777777" w:rsidTr="00F82C5D">
        <w:tblPrEx>
          <w:tblPrExChange w:id="1347" w:author="OLIVARES MARTINEZ FERNANDO JESUS" w:date="2026-08-20T17:48:00Z">
            <w:tblPrEx>
              <w:tblW w:w="9776" w:type="dxa"/>
            </w:tblPrEx>
          </w:tblPrExChange>
        </w:tblPrEx>
        <w:trPr>
          <w:ins w:id="1348" w:author="OLIVARES MARTINEZ FERNANDO JESUS" w:date="2026-08-20T17:45:00Z"/>
        </w:trPr>
        <w:tc>
          <w:tcPr>
            <w:tcW w:w="3206" w:type="dxa"/>
            <w:vMerge/>
            <w:shd w:val="clear" w:color="auto" w:fill="DEEAF6" w:themeFill="accent1" w:themeFillTint="33"/>
            <w:tcPrChange w:id="1349" w:author="OLIVARES MARTINEZ FERNANDO JESUS" w:date="2026-08-20T17:48:00Z">
              <w:tcPr>
                <w:tcW w:w="3206" w:type="dxa"/>
                <w:vMerge/>
                <w:shd w:val="clear" w:color="auto" w:fill="DEEAF6" w:themeFill="accent1" w:themeFillTint="33"/>
              </w:tcPr>
            </w:tcPrChange>
          </w:tcPr>
          <w:p w14:paraId="7024F7A7" w14:textId="77777777" w:rsidR="00F82C5D" w:rsidRPr="00381C0B" w:rsidRDefault="00F82C5D" w:rsidP="00F82C5D">
            <w:pPr>
              <w:spacing w:after="0" w:line="240" w:lineRule="auto"/>
              <w:rPr>
                <w:ins w:id="1350" w:author="OLIVARES MARTINEZ FERNANDO JESUS" w:date="2026-08-20T17:45:00Z"/>
                <w:rFonts w:cs="Arial"/>
              </w:rPr>
            </w:pPr>
          </w:p>
        </w:tc>
        <w:tc>
          <w:tcPr>
            <w:tcW w:w="475" w:type="dxa"/>
            <w:tcPrChange w:id="1351" w:author="OLIVARES MARTINEZ FERNANDO JESUS" w:date="2026-08-20T17:48:00Z">
              <w:tcPr>
                <w:tcW w:w="1308" w:type="dxa"/>
                <w:gridSpan w:val="2"/>
              </w:tcPr>
            </w:tcPrChange>
          </w:tcPr>
          <w:p w14:paraId="553DBC79" w14:textId="5CBBBAF9" w:rsidR="00F82C5D" w:rsidDel="00F82C5D" w:rsidRDefault="00F82C5D" w:rsidP="00F82C5D">
            <w:pPr>
              <w:spacing w:after="0" w:line="240" w:lineRule="auto"/>
              <w:rPr>
                <w:ins w:id="1352" w:author="OLIVARES MARTINEZ FERNANDO JESUS" w:date="2026-08-20T17:45:00Z"/>
                <w:rFonts w:cs="Arial"/>
              </w:rPr>
            </w:pPr>
            <w:ins w:id="1353" w:author="OLIVARES MARTINEZ FERNANDO JESUS" w:date="2026-08-20T17:45:00Z">
              <w:r>
                <w:rPr>
                  <w:rFonts w:cs="Arial"/>
                </w:rPr>
                <w:t>6.2</w:t>
              </w:r>
            </w:ins>
          </w:p>
        </w:tc>
        <w:tc>
          <w:tcPr>
            <w:tcW w:w="5528" w:type="dxa"/>
            <w:tcPrChange w:id="1354" w:author="OLIVARES MARTINEZ FERNANDO JESUS" w:date="2026-08-20T17:48:00Z">
              <w:tcPr>
                <w:tcW w:w="5262" w:type="dxa"/>
                <w:gridSpan w:val="3"/>
              </w:tcPr>
            </w:tcPrChange>
          </w:tcPr>
          <w:p w14:paraId="3C746312" w14:textId="2900C297" w:rsidR="00F82C5D" w:rsidRPr="00532611" w:rsidDel="00F82C5D" w:rsidRDefault="00F82C5D" w:rsidP="00F82C5D">
            <w:pPr>
              <w:spacing w:after="0" w:line="240" w:lineRule="auto"/>
              <w:rPr>
                <w:ins w:id="1355" w:author="OLIVARES MARTINEZ FERNANDO JESUS" w:date="2026-08-20T17:45:00Z"/>
                <w:rFonts w:cs="Arial"/>
              </w:rPr>
            </w:pPr>
            <w:ins w:id="1356" w:author="OLIVARES MARTINEZ FERNANDO JESUS" w:date="2026-08-20T17:45:00Z">
              <w:r w:rsidRPr="00532611">
                <w:rPr>
                  <w:rFonts w:cs="Arial"/>
                </w:rPr>
                <w:t>El usuario corrige los datos.</w:t>
              </w:r>
            </w:ins>
          </w:p>
        </w:tc>
      </w:tr>
      <w:tr w:rsidR="00F82C5D" w:rsidRPr="00381C0B" w14:paraId="43CB5ECF" w14:textId="77777777" w:rsidTr="00F82C5D">
        <w:tblPrEx>
          <w:tblPrExChange w:id="1357" w:author="OLIVARES MARTINEZ FERNANDO JESUS" w:date="2026-08-20T17:48:00Z">
            <w:tblPrEx>
              <w:tblW w:w="9776" w:type="dxa"/>
            </w:tblPrEx>
          </w:tblPrExChange>
        </w:tblPrEx>
        <w:trPr>
          <w:ins w:id="1358" w:author="OLIVARES MARTINEZ FERNANDO JESUS" w:date="2026-08-20T17:45:00Z"/>
        </w:trPr>
        <w:tc>
          <w:tcPr>
            <w:tcW w:w="3206" w:type="dxa"/>
            <w:vMerge/>
            <w:shd w:val="clear" w:color="auto" w:fill="DEEAF6" w:themeFill="accent1" w:themeFillTint="33"/>
            <w:tcPrChange w:id="1359" w:author="OLIVARES MARTINEZ FERNANDO JESUS" w:date="2026-08-20T17:48:00Z">
              <w:tcPr>
                <w:tcW w:w="3206" w:type="dxa"/>
                <w:vMerge/>
                <w:shd w:val="clear" w:color="auto" w:fill="DEEAF6" w:themeFill="accent1" w:themeFillTint="33"/>
              </w:tcPr>
            </w:tcPrChange>
          </w:tcPr>
          <w:p w14:paraId="7F75183E" w14:textId="77777777" w:rsidR="00F82C5D" w:rsidRPr="00381C0B" w:rsidRDefault="00F82C5D" w:rsidP="00F82C5D">
            <w:pPr>
              <w:spacing w:after="0" w:line="240" w:lineRule="auto"/>
              <w:rPr>
                <w:ins w:id="1360" w:author="OLIVARES MARTINEZ FERNANDO JESUS" w:date="2026-08-20T17:45:00Z"/>
                <w:rFonts w:cs="Arial"/>
              </w:rPr>
            </w:pPr>
          </w:p>
        </w:tc>
        <w:tc>
          <w:tcPr>
            <w:tcW w:w="475" w:type="dxa"/>
            <w:tcPrChange w:id="1361" w:author="OLIVARES MARTINEZ FERNANDO JESUS" w:date="2026-08-20T17:48:00Z">
              <w:tcPr>
                <w:tcW w:w="1308" w:type="dxa"/>
                <w:gridSpan w:val="2"/>
              </w:tcPr>
            </w:tcPrChange>
          </w:tcPr>
          <w:p w14:paraId="4A300C64" w14:textId="1D35F66C" w:rsidR="00F82C5D" w:rsidDel="00F82C5D" w:rsidRDefault="00F82C5D" w:rsidP="00F82C5D">
            <w:pPr>
              <w:spacing w:after="0" w:line="240" w:lineRule="auto"/>
              <w:rPr>
                <w:ins w:id="1362" w:author="OLIVARES MARTINEZ FERNANDO JESUS" w:date="2026-08-20T17:45:00Z"/>
                <w:rFonts w:cs="Arial"/>
              </w:rPr>
            </w:pPr>
            <w:ins w:id="1363" w:author="OLIVARES MARTINEZ FERNANDO JESUS" w:date="2026-08-20T17:45:00Z">
              <w:r>
                <w:rPr>
                  <w:rFonts w:cs="Arial"/>
                </w:rPr>
                <w:t>6.3</w:t>
              </w:r>
            </w:ins>
          </w:p>
        </w:tc>
        <w:tc>
          <w:tcPr>
            <w:tcW w:w="5528" w:type="dxa"/>
            <w:tcPrChange w:id="1364" w:author="OLIVARES MARTINEZ FERNANDO JESUS" w:date="2026-08-20T17:48:00Z">
              <w:tcPr>
                <w:tcW w:w="5262" w:type="dxa"/>
                <w:gridSpan w:val="3"/>
              </w:tcPr>
            </w:tcPrChange>
          </w:tcPr>
          <w:p w14:paraId="30583A8F" w14:textId="3A3B3F5D" w:rsidR="00F82C5D" w:rsidRPr="00532611" w:rsidDel="00F82C5D" w:rsidRDefault="00F82C5D" w:rsidP="00F82C5D">
            <w:pPr>
              <w:spacing w:after="0" w:line="240" w:lineRule="auto"/>
              <w:rPr>
                <w:ins w:id="1365" w:author="OLIVARES MARTINEZ FERNANDO JESUS" w:date="2026-08-20T17:45:00Z"/>
                <w:rFonts w:cs="Arial"/>
              </w:rPr>
            </w:pPr>
            <w:ins w:id="1366" w:author="OLIVARES MARTINEZ FERNANDO JESUS" w:date="2026-08-20T17:45:00Z">
              <w:r>
                <w:rPr>
                  <w:rFonts w:cs="Arial"/>
                </w:rPr>
                <w:t>Se regresa al paso 4</w:t>
              </w:r>
            </w:ins>
          </w:p>
        </w:tc>
      </w:tr>
      <w:tr w:rsidR="00F82C5D" w:rsidRPr="00381C0B" w14:paraId="14D1406A" w14:textId="77777777" w:rsidTr="00F82C5D">
        <w:tblPrEx>
          <w:tblPrExChange w:id="1367" w:author="OLIVARES MARTINEZ FERNANDO JESUS" w:date="2026-08-20T17:48:00Z">
            <w:tblPrEx>
              <w:tblW w:w="9776" w:type="dxa"/>
            </w:tblPrEx>
          </w:tblPrExChange>
        </w:tblPrEx>
        <w:trPr>
          <w:ins w:id="1368" w:author="OLIVARES MARTINEZ FERNANDO JESUS" w:date="2026-08-20T17:45:00Z"/>
        </w:trPr>
        <w:tc>
          <w:tcPr>
            <w:tcW w:w="3206" w:type="dxa"/>
            <w:vMerge/>
            <w:shd w:val="clear" w:color="auto" w:fill="DEEAF6" w:themeFill="accent1" w:themeFillTint="33"/>
            <w:tcPrChange w:id="1369" w:author="OLIVARES MARTINEZ FERNANDO JESUS" w:date="2026-08-20T17:48:00Z">
              <w:tcPr>
                <w:tcW w:w="3206" w:type="dxa"/>
                <w:vMerge/>
                <w:shd w:val="clear" w:color="auto" w:fill="DEEAF6" w:themeFill="accent1" w:themeFillTint="33"/>
              </w:tcPr>
            </w:tcPrChange>
          </w:tcPr>
          <w:p w14:paraId="6C010363" w14:textId="77777777" w:rsidR="00F82C5D" w:rsidRPr="00381C0B" w:rsidRDefault="00F82C5D" w:rsidP="00F82C5D">
            <w:pPr>
              <w:spacing w:after="0" w:line="240" w:lineRule="auto"/>
              <w:rPr>
                <w:ins w:id="1370" w:author="OLIVARES MARTINEZ FERNANDO JESUS" w:date="2026-08-20T17:45:00Z"/>
                <w:rFonts w:cs="Arial"/>
              </w:rPr>
            </w:pPr>
          </w:p>
        </w:tc>
        <w:tc>
          <w:tcPr>
            <w:tcW w:w="475" w:type="dxa"/>
            <w:tcPrChange w:id="1371" w:author="OLIVARES MARTINEZ FERNANDO JESUS" w:date="2026-08-20T17:48:00Z">
              <w:tcPr>
                <w:tcW w:w="1308" w:type="dxa"/>
                <w:gridSpan w:val="2"/>
              </w:tcPr>
            </w:tcPrChange>
          </w:tcPr>
          <w:p w14:paraId="7DEBE525" w14:textId="0DFA9A1F" w:rsidR="00F82C5D" w:rsidDel="00F82C5D" w:rsidRDefault="00F82C5D" w:rsidP="00F82C5D">
            <w:pPr>
              <w:spacing w:after="0" w:line="240" w:lineRule="auto"/>
              <w:rPr>
                <w:ins w:id="1372" w:author="OLIVARES MARTINEZ FERNANDO JESUS" w:date="2026-08-20T17:45:00Z"/>
                <w:rFonts w:cs="Arial"/>
              </w:rPr>
            </w:pPr>
            <w:ins w:id="1373" w:author="OLIVARES MARTINEZ FERNANDO JESUS" w:date="2026-08-20T17:45:00Z">
              <w:r>
                <w:rPr>
                  <w:rFonts w:cs="Arial"/>
                </w:rPr>
                <w:t>7</w:t>
              </w:r>
            </w:ins>
          </w:p>
        </w:tc>
        <w:tc>
          <w:tcPr>
            <w:tcW w:w="5528" w:type="dxa"/>
            <w:tcPrChange w:id="1374" w:author="OLIVARES MARTINEZ FERNANDO JESUS" w:date="2026-08-20T17:48:00Z">
              <w:tcPr>
                <w:tcW w:w="5262" w:type="dxa"/>
                <w:gridSpan w:val="3"/>
              </w:tcPr>
            </w:tcPrChange>
          </w:tcPr>
          <w:p w14:paraId="5DC2CA21" w14:textId="61F747BD" w:rsidR="00F82C5D" w:rsidRPr="00532611" w:rsidDel="00F82C5D" w:rsidRDefault="00F82C5D" w:rsidP="00F82C5D">
            <w:pPr>
              <w:spacing w:after="0" w:line="240" w:lineRule="auto"/>
              <w:rPr>
                <w:ins w:id="1375" w:author="OLIVARES MARTINEZ FERNANDO JESUS" w:date="2026-08-20T17:45:00Z"/>
                <w:rFonts w:cs="Arial"/>
              </w:rPr>
            </w:pPr>
            <w:ins w:id="1376" w:author="OLIVARES MARTINEZ FERNANDO JESUS" w:date="2026-08-20T17:45:00Z">
              <w:r>
                <w:rPr>
                  <w:rFonts w:cs="Arial"/>
                </w:rPr>
                <w:t>Los datos introducidos por el usuario son correctos, e</w:t>
              </w:r>
              <w:r w:rsidRPr="00532611">
                <w:rPr>
                  <w:rFonts w:cs="Arial"/>
                </w:rPr>
                <w:t xml:space="preserve">l sistema </w:t>
              </w:r>
              <w:r>
                <w:rPr>
                  <w:rFonts w:cs="Arial"/>
                </w:rPr>
                <w:t>actualiza</w:t>
              </w:r>
              <w:r w:rsidRPr="00532611">
                <w:rPr>
                  <w:rFonts w:cs="Arial"/>
                </w:rPr>
                <w:t xml:space="preserve"> el registro en la base de dato</w:t>
              </w:r>
              <w:r>
                <w:rPr>
                  <w:rFonts w:cs="Arial"/>
                </w:rPr>
                <w:t>s</w:t>
              </w:r>
            </w:ins>
          </w:p>
        </w:tc>
      </w:tr>
      <w:tr w:rsidR="00F82C5D" w:rsidRPr="00381C0B" w14:paraId="38DBA84A" w14:textId="77777777" w:rsidTr="00F82C5D">
        <w:tblPrEx>
          <w:tblPrExChange w:id="1377" w:author="OLIVARES MARTINEZ FERNANDO JESUS" w:date="2026-08-20T17:48:00Z">
            <w:tblPrEx>
              <w:tblW w:w="9776" w:type="dxa"/>
            </w:tblPrEx>
          </w:tblPrExChange>
        </w:tblPrEx>
        <w:trPr>
          <w:ins w:id="1378" w:author="OLIVARES MARTINEZ FERNANDO JESUS" w:date="2026-08-20T17:45:00Z"/>
        </w:trPr>
        <w:tc>
          <w:tcPr>
            <w:tcW w:w="3206" w:type="dxa"/>
            <w:vMerge/>
            <w:shd w:val="clear" w:color="auto" w:fill="DEEAF6" w:themeFill="accent1" w:themeFillTint="33"/>
            <w:tcPrChange w:id="1379" w:author="OLIVARES MARTINEZ FERNANDO JESUS" w:date="2026-08-20T17:48:00Z">
              <w:tcPr>
                <w:tcW w:w="3206" w:type="dxa"/>
                <w:vMerge/>
                <w:shd w:val="clear" w:color="auto" w:fill="DEEAF6" w:themeFill="accent1" w:themeFillTint="33"/>
              </w:tcPr>
            </w:tcPrChange>
          </w:tcPr>
          <w:p w14:paraId="3AA0CF9E" w14:textId="77777777" w:rsidR="00F82C5D" w:rsidRPr="00381C0B" w:rsidRDefault="00F82C5D" w:rsidP="00F82C5D">
            <w:pPr>
              <w:spacing w:after="0" w:line="240" w:lineRule="auto"/>
              <w:rPr>
                <w:ins w:id="1380" w:author="OLIVARES MARTINEZ FERNANDO JESUS" w:date="2026-08-20T17:45:00Z"/>
                <w:rFonts w:cs="Arial"/>
              </w:rPr>
            </w:pPr>
          </w:p>
        </w:tc>
        <w:tc>
          <w:tcPr>
            <w:tcW w:w="475" w:type="dxa"/>
            <w:tcPrChange w:id="1381" w:author="OLIVARES MARTINEZ FERNANDO JESUS" w:date="2026-08-20T17:48:00Z">
              <w:tcPr>
                <w:tcW w:w="1308" w:type="dxa"/>
                <w:gridSpan w:val="2"/>
              </w:tcPr>
            </w:tcPrChange>
          </w:tcPr>
          <w:p w14:paraId="4649A136" w14:textId="66880B81" w:rsidR="00F82C5D" w:rsidDel="00F82C5D" w:rsidRDefault="00F82C5D" w:rsidP="00F82C5D">
            <w:pPr>
              <w:spacing w:after="0" w:line="240" w:lineRule="auto"/>
              <w:rPr>
                <w:ins w:id="1382" w:author="OLIVARES MARTINEZ FERNANDO JESUS" w:date="2026-08-20T17:45:00Z"/>
                <w:rFonts w:cs="Arial"/>
              </w:rPr>
            </w:pPr>
            <w:ins w:id="1383" w:author="OLIVARES MARTINEZ FERNANDO JESUS" w:date="2026-08-20T17:45:00Z">
              <w:r>
                <w:rPr>
                  <w:rFonts w:cs="Arial"/>
                </w:rPr>
                <w:t>7.1</w:t>
              </w:r>
            </w:ins>
          </w:p>
        </w:tc>
        <w:tc>
          <w:tcPr>
            <w:tcW w:w="5528" w:type="dxa"/>
            <w:tcPrChange w:id="1384" w:author="OLIVARES MARTINEZ FERNANDO JESUS" w:date="2026-08-20T17:48:00Z">
              <w:tcPr>
                <w:tcW w:w="5262" w:type="dxa"/>
                <w:gridSpan w:val="3"/>
              </w:tcPr>
            </w:tcPrChange>
          </w:tcPr>
          <w:p w14:paraId="11BA7308" w14:textId="0C2E38A5" w:rsidR="00F82C5D" w:rsidRPr="00532611" w:rsidDel="00F82C5D" w:rsidRDefault="00F82C5D" w:rsidP="00F82C5D">
            <w:pPr>
              <w:spacing w:after="0" w:line="240" w:lineRule="auto"/>
              <w:rPr>
                <w:ins w:id="1385" w:author="OLIVARES MARTINEZ FERNANDO JESUS" w:date="2026-08-20T17:45:00Z"/>
                <w:rFonts w:cs="Arial"/>
              </w:rPr>
            </w:pPr>
            <w:ins w:id="1386" w:author="OLIVARES MARTINEZ FERNANDO JESUS" w:date="2026-08-20T17:45:00Z">
              <w:r>
                <w:rPr>
                  <w:rFonts w:cs="Arial"/>
                </w:rPr>
                <w:t xml:space="preserve">Si </w:t>
              </w:r>
              <w:r w:rsidRPr="00532611">
                <w:rPr>
                  <w:rFonts w:cs="Arial"/>
                </w:rPr>
                <w:t xml:space="preserve">hay errores de </w:t>
              </w:r>
              <w:r>
                <w:rPr>
                  <w:rFonts w:cs="Arial"/>
                </w:rPr>
                <w:t>modificación, e</w:t>
              </w:r>
              <w:r w:rsidRPr="00532611">
                <w:rPr>
                  <w:rFonts w:cs="Arial"/>
                </w:rPr>
                <w:t>l sistema muestra mensajes de error</w:t>
              </w:r>
            </w:ins>
          </w:p>
        </w:tc>
      </w:tr>
      <w:tr w:rsidR="00F82C5D" w:rsidRPr="00381C0B" w14:paraId="5F70C945" w14:textId="77777777" w:rsidTr="00F82C5D">
        <w:tblPrEx>
          <w:tblPrExChange w:id="1387" w:author="OLIVARES MARTINEZ FERNANDO JESUS" w:date="2026-08-20T17:48:00Z">
            <w:tblPrEx>
              <w:tblW w:w="9209" w:type="dxa"/>
            </w:tblPrEx>
          </w:tblPrExChange>
        </w:tblPrEx>
        <w:trPr>
          <w:trPrChange w:id="1388" w:author="OLIVARES MARTINEZ FERNANDO JESUS" w:date="2026-08-20T17:48:00Z">
            <w:trPr>
              <w:gridAfter w:val="0"/>
            </w:trPr>
          </w:trPrChange>
        </w:trPr>
        <w:tc>
          <w:tcPr>
            <w:tcW w:w="3206" w:type="dxa"/>
            <w:vMerge/>
            <w:shd w:val="clear" w:color="auto" w:fill="DEEAF6" w:themeFill="accent1" w:themeFillTint="33"/>
            <w:tcPrChange w:id="1389" w:author="OLIVARES MARTINEZ FERNANDO JESUS" w:date="2026-08-20T17:48:00Z">
              <w:tcPr>
                <w:tcW w:w="3206" w:type="dxa"/>
                <w:vMerge/>
                <w:shd w:val="clear" w:color="auto" w:fill="DEEAF6" w:themeFill="accent1" w:themeFillTint="33"/>
              </w:tcPr>
            </w:tcPrChange>
          </w:tcPr>
          <w:p w14:paraId="1DE90D83" w14:textId="77777777" w:rsidR="00F82C5D" w:rsidRPr="00381C0B" w:rsidRDefault="00F82C5D" w:rsidP="00F82C5D">
            <w:pPr>
              <w:spacing w:after="0" w:line="240" w:lineRule="auto"/>
              <w:rPr>
                <w:rFonts w:cs="Arial"/>
              </w:rPr>
            </w:pPr>
          </w:p>
        </w:tc>
        <w:tc>
          <w:tcPr>
            <w:tcW w:w="475" w:type="dxa"/>
            <w:tcPrChange w:id="1390" w:author="OLIVARES MARTINEZ FERNANDO JESUS" w:date="2026-08-20T17:48:00Z">
              <w:tcPr>
                <w:tcW w:w="816" w:type="dxa"/>
              </w:tcPr>
            </w:tcPrChange>
          </w:tcPr>
          <w:p w14:paraId="10B814E3" w14:textId="643FD12E" w:rsidR="00F82C5D" w:rsidRDefault="00F82C5D" w:rsidP="00F82C5D">
            <w:pPr>
              <w:spacing w:after="0" w:line="240" w:lineRule="auto"/>
              <w:rPr>
                <w:rFonts w:cs="Arial"/>
              </w:rPr>
            </w:pPr>
            <w:ins w:id="1391" w:author="OLIVARES MARTINEZ FERNANDO JESUS" w:date="2026-08-20T17:45:00Z">
              <w:r>
                <w:rPr>
                  <w:rFonts w:cs="Arial"/>
                </w:rPr>
                <w:t>7.2</w:t>
              </w:r>
            </w:ins>
            <w:del w:id="1392" w:author="OLIVARES MARTINEZ FERNANDO JESUS" w:date="2026-08-20T17:45:00Z">
              <w:r w:rsidDel="00F82C5D">
                <w:rPr>
                  <w:rFonts w:cs="Arial"/>
                </w:rPr>
                <w:delText>6.2</w:delText>
              </w:r>
            </w:del>
          </w:p>
        </w:tc>
        <w:tc>
          <w:tcPr>
            <w:tcW w:w="5528" w:type="dxa"/>
            <w:tcPrChange w:id="1393" w:author="OLIVARES MARTINEZ FERNANDO JESUS" w:date="2026-08-20T17:48:00Z">
              <w:tcPr>
                <w:tcW w:w="5187" w:type="dxa"/>
                <w:gridSpan w:val="3"/>
              </w:tcPr>
            </w:tcPrChange>
          </w:tcPr>
          <w:p w14:paraId="01060815" w14:textId="7F48B73C" w:rsidR="00F82C5D" w:rsidRPr="00532611" w:rsidRDefault="00F82C5D" w:rsidP="00F82C5D">
            <w:pPr>
              <w:spacing w:after="0" w:line="240" w:lineRule="auto"/>
              <w:rPr>
                <w:rFonts w:cs="Arial"/>
              </w:rPr>
            </w:pPr>
            <w:ins w:id="1394" w:author="OLIVARES MARTINEZ FERNANDO JESUS" w:date="2026-08-20T17:45:00Z">
              <w:r>
                <w:rPr>
                  <w:rFonts w:cs="Arial"/>
                </w:rPr>
                <w:t>El sistema audita</w:t>
              </w:r>
              <w:r w:rsidRPr="00532611">
                <w:rPr>
                  <w:rFonts w:cs="Arial"/>
                </w:rPr>
                <w:t xml:space="preserve"> el incidente</w:t>
              </w:r>
            </w:ins>
            <w:del w:id="1395" w:author="OLIVARES MARTINEZ FERNANDO JESUS" w:date="2026-08-20T17:45:00Z">
              <w:r w:rsidRPr="00532611" w:rsidDel="00F82C5D">
                <w:rPr>
                  <w:rFonts w:cs="Arial"/>
                </w:rPr>
                <w:delText>El usuario corrige los datos.</w:delText>
              </w:r>
            </w:del>
          </w:p>
        </w:tc>
      </w:tr>
      <w:tr w:rsidR="00F82C5D" w:rsidRPr="00381C0B" w14:paraId="5C84CF3B" w14:textId="77777777" w:rsidTr="00F82C5D">
        <w:tblPrEx>
          <w:tblPrExChange w:id="1396" w:author="OLIVARES MARTINEZ FERNANDO JESUS" w:date="2026-08-20T17:48:00Z">
            <w:tblPrEx>
              <w:tblW w:w="9209" w:type="dxa"/>
            </w:tblPrEx>
          </w:tblPrExChange>
        </w:tblPrEx>
        <w:trPr>
          <w:trPrChange w:id="1397" w:author="OLIVARES MARTINEZ FERNANDO JESUS" w:date="2026-08-20T17:48:00Z">
            <w:trPr>
              <w:gridAfter w:val="0"/>
            </w:trPr>
          </w:trPrChange>
        </w:trPr>
        <w:tc>
          <w:tcPr>
            <w:tcW w:w="3206" w:type="dxa"/>
            <w:vMerge/>
            <w:shd w:val="clear" w:color="auto" w:fill="DEEAF6" w:themeFill="accent1" w:themeFillTint="33"/>
            <w:tcPrChange w:id="1398" w:author="OLIVARES MARTINEZ FERNANDO JESUS" w:date="2026-08-20T17:48:00Z">
              <w:tcPr>
                <w:tcW w:w="3206" w:type="dxa"/>
                <w:vMerge/>
                <w:shd w:val="clear" w:color="auto" w:fill="DEEAF6" w:themeFill="accent1" w:themeFillTint="33"/>
              </w:tcPr>
            </w:tcPrChange>
          </w:tcPr>
          <w:p w14:paraId="04E64C64" w14:textId="77777777" w:rsidR="00F82C5D" w:rsidRPr="00381C0B" w:rsidRDefault="00F82C5D" w:rsidP="00F82C5D">
            <w:pPr>
              <w:spacing w:after="0" w:line="240" w:lineRule="auto"/>
              <w:rPr>
                <w:rFonts w:cs="Arial"/>
              </w:rPr>
            </w:pPr>
          </w:p>
        </w:tc>
        <w:tc>
          <w:tcPr>
            <w:tcW w:w="475" w:type="dxa"/>
            <w:tcPrChange w:id="1399" w:author="OLIVARES MARTINEZ FERNANDO JESUS" w:date="2026-08-20T17:48:00Z">
              <w:tcPr>
                <w:tcW w:w="816" w:type="dxa"/>
              </w:tcPr>
            </w:tcPrChange>
          </w:tcPr>
          <w:p w14:paraId="120D3B9F" w14:textId="23AA7DB9" w:rsidR="00F82C5D" w:rsidRDefault="00F82C5D" w:rsidP="00F82C5D">
            <w:pPr>
              <w:spacing w:after="0" w:line="240" w:lineRule="auto"/>
              <w:rPr>
                <w:rFonts w:cs="Arial"/>
              </w:rPr>
            </w:pPr>
            <w:ins w:id="1400" w:author="OLIVARES MARTINEZ FERNANDO JESUS" w:date="2026-08-20T17:45:00Z">
              <w:r>
                <w:rPr>
                  <w:rFonts w:cs="Arial"/>
                </w:rPr>
                <w:t>8</w:t>
              </w:r>
            </w:ins>
            <w:del w:id="1401" w:author="OLIVARES MARTINEZ FERNANDO JESUS" w:date="2026-08-20T17:45:00Z">
              <w:r w:rsidDel="00F82C5D">
                <w:rPr>
                  <w:rFonts w:cs="Arial"/>
                </w:rPr>
                <w:delText>6.3</w:delText>
              </w:r>
            </w:del>
          </w:p>
        </w:tc>
        <w:tc>
          <w:tcPr>
            <w:tcW w:w="5528" w:type="dxa"/>
            <w:tcPrChange w:id="1402" w:author="OLIVARES MARTINEZ FERNANDO JESUS" w:date="2026-08-20T17:48:00Z">
              <w:tcPr>
                <w:tcW w:w="5187" w:type="dxa"/>
                <w:gridSpan w:val="3"/>
              </w:tcPr>
            </w:tcPrChange>
          </w:tcPr>
          <w:p w14:paraId="20B50B72" w14:textId="5EA5DEAC" w:rsidR="00F82C5D" w:rsidRPr="00532611" w:rsidRDefault="00F82C5D" w:rsidP="00F82C5D">
            <w:pPr>
              <w:spacing w:after="0" w:line="240" w:lineRule="auto"/>
              <w:rPr>
                <w:rFonts w:cs="Arial"/>
              </w:rPr>
            </w:pPr>
            <w:ins w:id="1403" w:author="OLIVARES MARTINEZ FERNANDO JESUS" w:date="2026-08-20T17:45:00Z">
              <w:r>
                <w:rPr>
                  <w:rFonts w:cs="Arial"/>
                </w:rPr>
                <w:t>El sistema audita</w:t>
              </w:r>
              <w:r w:rsidRPr="00532611">
                <w:rPr>
                  <w:rFonts w:cs="Arial"/>
                </w:rPr>
                <w:t xml:space="preserve"> </w:t>
              </w:r>
              <w:r>
                <w:rPr>
                  <w:rFonts w:cs="Arial"/>
                </w:rPr>
                <w:t>la actualización</w:t>
              </w:r>
            </w:ins>
            <w:del w:id="1404" w:author="OLIVARES MARTINEZ FERNANDO JESUS" w:date="2026-08-20T17:45:00Z">
              <w:r w:rsidDel="00F82C5D">
                <w:rPr>
                  <w:rFonts w:cs="Arial"/>
                </w:rPr>
                <w:delText>Se regresa al paso 4</w:delText>
              </w:r>
            </w:del>
          </w:p>
        </w:tc>
      </w:tr>
      <w:tr w:rsidR="00F82C5D" w:rsidRPr="00381C0B" w14:paraId="6D3D8DDE" w14:textId="77777777" w:rsidTr="00F82C5D">
        <w:tblPrEx>
          <w:tblPrExChange w:id="1405" w:author="OLIVARES MARTINEZ FERNANDO JESUS" w:date="2026-08-20T17:48:00Z">
            <w:tblPrEx>
              <w:tblW w:w="9209" w:type="dxa"/>
            </w:tblPrEx>
          </w:tblPrExChange>
        </w:tblPrEx>
        <w:trPr>
          <w:trPrChange w:id="1406" w:author="OLIVARES MARTINEZ FERNANDO JESUS" w:date="2026-08-20T17:48:00Z">
            <w:trPr>
              <w:gridAfter w:val="0"/>
            </w:trPr>
          </w:trPrChange>
        </w:trPr>
        <w:tc>
          <w:tcPr>
            <w:tcW w:w="3206" w:type="dxa"/>
            <w:vMerge/>
            <w:shd w:val="clear" w:color="auto" w:fill="DEEAF6" w:themeFill="accent1" w:themeFillTint="33"/>
            <w:tcPrChange w:id="1407" w:author="OLIVARES MARTINEZ FERNANDO JESUS" w:date="2026-08-20T17:48:00Z">
              <w:tcPr>
                <w:tcW w:w="3206" w:type="dxa"/>
                <w:vMerge/>
                <w:shd w:val="clear" w:color="auto" w:fill="DEEAF6" w:themeFill="accent1" w:themeFillTint="33"/>
              </w:tcPr>
            </w:tcPrChange>
          </w:tcPr>
          <w:p w14:paraId="6E0EFAD3" w14:textId="77777777" w:rsidR="00F82C5D" w:rsidRPr="00381C0B" w:rsidRDefault="00F82C5D" w:rsidP="00F82C5D">
            <w:pPr>
              <w:spacing w:after="0" w:line="240" w:lineRule="auto"/>
              <w:rPr>
                <w:rFonts w:cs="Arial"/>
              </w:rPr>
            </w:pPr>
          </w:p>
        </w:tc>
        <w:tc>
          <w:tcPr>
            <w:tcW w:w="475" w:type="dxa"/>
            <w:tcPrChange w:id="1408" w:author="OLIVARES MARTINEZ FERNANDO JESUS" w:date="2026-08-20T17:48:00Z">
              <w:tcPr>
                <w:tcW w:w="816" w:type="dxa"/>
              </w:tcPr>
            </w:tcPrChange>
          </w:tcPr>
          <w:p w14:paraId="4FB95C2C" w14:textId="1C5C5CBB" w:rsidR="00F82C5D" w:rsidRDefault="00F82C5D" w:rsidP="00F82C5D">
            <w:pPr>
              <w:spacing w:after="0" w:line="240" w:lineRule="auto"/>
              <w:rPr>
                <w:rFonts w:cs="Arial"/>
              </w:rPr>
            </w:pPr>
            <w:ins w:id="1409" w:author="OLIVARES MARTINEZ FERNANDO JESUS" w:date="2026-08-20T17:45:00Z">
              <w:r>
                <w:rPr>
                  <w:rFonts w:cs="Arial"/>
                </w:rPr>
                <w:t>9</w:t>
              </w:r>
            </w:ins>
            <w:del w:id="1410" w:author="OLIVARES MARTINEZ FERNANDO JESUS" w:date="2026-08-20T17:45:00Z">
              <w:r w:rsidDel="00F82C5D">
                <w:rPr>
                  <w:rFonts w:cs="Arial"/>
                </w:rPr>
                <w:delText>7</w:delText>
              </w:r>
            </w:del>
          </w:p>
        </w:tc>
        <w:tc>
          <w:tcPr>
            <w:tcW w:w="5528" w:type="dxa"/>
            <w:tcPrChange w:id="1411" w:author="OLIVARES MARTINEZ FERNANDO JESUS" w:date="2026-08-20T17:48:00Z">
              <w:tcPr>
                <w:tcW w:w="5187" w:type="dxa"/>
                <w:gridSpan w:val="3"/>
              </w:tcPr>
            </w:tcPrChange>
          </w:tcPr>
          <w:p w14:paraId="1511F701" w14:textId="1E5E2928" w:rsidR="00F82C5D" w:rsidRDefault="00F82C5D" w:rsidP="00F82C5D">
            <w:pPr>
              <w:spacing w:after="0" w:line="240" w:lineRule="auto"/>
              <w:rPr>
                <w:rFonts w:cs="Arial"/>
              </w:rPr>
            </w:pPr>
            <w:ins w:id="1412" w:author="OLIVARES MARTINEZ FERNANDO JESUS" w:date="2026-08-20T17:45:00Z">
              <w:r w:rsidRPr="00532611">
                <w:rPr>
                  <w:rFonts w:cs="Arial"/>
                </w:rPr>
                <w:t xml:space="preserve">El sistema </w:t>
              </w:r>
              <w:r>
                <w:rPr>
                  <w:rFonts w:cs="Arial"/>
                </w:rPr>
                <w:t>muestra un mensaje de éxito en</w:t>
              </w:r>
              <w:r w:rsidRPr="00532611">
                <w:rPr>
                  <w:rFonts w:cs="Arial"/>
                </w:rPr>
                <w:t xml:space="preserve"> la </w:t>
              </w:r>
              <w:r>
                <w:rPr>
                  <w:rFonts w:cs="Arial"/>
                </w:rPr>
                <w:t>actualización</w:t>
              </w:r>
              <w:r w:rsidRPr="00532611">
                <w:rPr>
                  <w:rFonts w:cs="Arial"/>
                </w:rPr>
                <w:t xml:space="preserve"> al usuario</w:t>
              </w:r>
            </w:ins>
            <w:del w:id="1413" w:author="OLIVARES MARTINEZ FERNANDO JESUS" w:date="2026-08-20T17:45:00Z">
              <w:r w:rsidDel="00F82C5D">
                <w:rPr>
                  <w:rFonts w:cs="Arial"/>
                </w:rPr>
                <w:delText>Los datos introducidos por el usuario son correctos, e</w:delText>
              </w:r>
              <w:r w:rsidRPr="00532611" w:rsidDel="00F82C5D">
                <w:rPr>
                  <w:rFonts w:cs="Arial"/>
                </w:rPr>
                <w:delText xml:space="preserve">l sistema </w:delText>
              </w:r>
              <w:r w:rsidDel="00F82C5D">
                <w:rPr>
                  <w:rFonts w:cs="Arial"/>
                </w:rPr>
                <w:delText>actualiza</w:delText>
              </w:r>
              <w:r w:rsidRPr="00532611" w:rsidDel="00F82C5D">
                <w:rPr>
                  <w:rFonts w:cs="Arial"/>
                </w:rPr>
                <w:delText xml:space="preserve"> el registro en la base de dato</w:delText>
              </w:r>
              <w:r w:rsidDel="00F82C5D">
                <w:rPr>
                  <w:rFonts w:cs="Arial"/>
                </w:rPr>
                <w:delText>s</w:delText>
              </w:r>
            </w:del>
          </w:p>
        </w:tc>
      </w:tr>
      <w:tr w:rsidR="00F82C5D" w:rsidRPr="00381C0B" w14:paraId="4AB85FAB" w14:textId="77777777" w:rsidTr="00F82C5D">
        <w:tblPrEx>
          <w:tblPrExChange w:id="1414" w:author="OLIVARES MARTINEZ FERNANDO JESUS" w:date="2026-08-20T17:48:00Z">
            <w:tblPrEx>
              <w:tblW w:w="9209" w:type="dxa"/>
            </w:tblPrEx>
          </w:tblPrExChange>
        </w:tblPrEx>
        <w:trPr>
          <w:trPrChange w:id="1415" w:author="OLIVARES MARTINEZ FERNANDO JESUS" w:date="2026-08-20T17:48:00Z">
            <w:trPr>
              <w:gridAfter w:val="0"/>
            </w:trPr>
          </w:trPrChange>
        </w:trPr>
        <w:tc>
          <w:tcPr>
            <w:tcW w:w="3206" w:type="dxa"/>
            <w:vMerge/>
            <w:shd w:val="clear" w:color="auto" w:fill="DEEAF6" w:themeFill="accent1" w:themeFillTint="33"/>
            <w:tcPrChange w:id="1416" w:author="OLIVARES MARTINEZ FERNANDO JESUS" w:date="2026-08-20T17:48:00Z">
              <w:tcPr>
                <w:tcW w:w="3206" w:type="dxa"/>
                <w:vMerge/>
                <w:shd w:val="clear" w:color="auto" w:fill="DEEAF6" w:themeFill="accent1" w:themeFillTint="33"/>
              </w:tcPr>
            </w:tcPrChange>
          </w:tcPr>
          <w:p w14:paraId="6D7879CD" w14:textId="77777777" w:rsidR="00F82C5D" w:rsidRPr="00381C0B" w:rsidRDefault="00F82C5D" w:rsidP="00F82C5D">
            <w:pPr>
              <w:spacing w:after="0" w:line="240" w:lineRule="auto"/>
              <w:rPr>
                <w:rFonts w:cs="Arial"/>
              </w:rPr>
            </w:pPr>
          </w:p>
        </w:tc>
        <w:tc>
          <w:tcPr>
            <w:tcW w:w="475" w:type="dxa"/>
            <w:tcPrChange w:id="1417" w:author="OLIVARES MARTINEZ FERNANDO JESUS" w:date="2026-08-20T17:48:00Z">
              <w:tcPr>
                <w:tcW w:w="816" w:type="dxa"/>
              </w:tcPr>
            </w:tcPrChange>
          </w:tcPr>
          <w:p w14:paraId="41E5ACED" w14:textId="1D5DB85A" w:rsidR="00F82C5D" w:rsidRDefault="00F82C5D" w:rsidP="00F82C5D">
            <w:pPr>
              <w:spacing w:after="0" w:line="240" w:lineRule="auto"/>
              <w:rPr>
                <w:rFonts w:cs="Arial"/>
              </w:rPr>
            </w:pPr>
            <w:ins w:id="1418" w:author="OLIVARES MARTINEZ FERNANDO JESUS" w:date="2026-08-20T17:45:00Z">
              <w:r>
                <w:rPr>
                  <w:rFonts w:cs="Arial"/>
                </w:rPr>
                <w:t>10</w:t>
              </w:r>
            </w:ins>
            <w:del w:id="1419" w:author="OLIVARES MARTINEZ FERNANDO JESUS" w:date="2026-08-20T17:45:00Z">
              <w:r w:rsidDel="00F82C5D">
                <w:rPr>
                  <w:rFonts w:cs="Arial"/>
                </w:rPr>
                <w:delText>7.1</w:delText>
              </w:r>
            </w:del>
          </w:p>
        </w:tc>
        <w:tc>
          <w:tcPr>
            <w:tcW w:w="5528" w:type="dxa"/>
            <w:tcPrChange w:id="1420" w:author="OLIVARES MARTINEZ FERNANDO JESUS" w:date="2026-08-20T17:48:00Z">
              <w:tcPr>
                <w:tcW w:w="5187" w:type="dxa"/>
                <w:gridSpan w:val="3"/>
              </w:tcPr>
            </w:tcPrChange>
          </w:tcPr>
          <w:p w14:paraId="2327D8E4" w14:textId="4D6B5974" w:rsidR="00F82C5D" w:rsidRPr="00532611" w:rsidRDefault="00F82C5D" w:rsidP="00F82C5D">
            <w:pPr>
              <w:spacing w:after="0" w:line="240" w:lineRule="auto"/>
              <w:rPr>
                <w:rFonts w:cs="Arial"/>
              </w:rPr>
            </w:pPr>
            <w:ins w:id="1421" w:author="OLIVARES MARTINEZ FERNANDO JESUS" w:date="2026-08-20T17:45:00Z">
              <w:r w:rsidRPr="001A546C">
                <w:rPr>
                  <w:rFonts w:cs="Arial"/>
                </w:rPr>
                <w:t>El usuario pulsa “</w:t>
              </w:r>
              <w:r>
                <w:rPr>
                  <w:rFonts w:cs="Arial"/>
                </w:rPr>
                <w:t>Cancelar</w:t>
              </w:r>
              <w:r w:rsidRPr="001A546C">
                <w:rPr>
                  <w:rFonts w:cs="Arial"/>
                </w:rPr>
                <w:t xml:space="preserve">”. Se cerrará el diálogo </w:t>
              </w:r>
              <w:r>
                <w:rPr>
                  <w:rFonts w:cs="Arial"/>
                </w:rPr>
                <w:t>sin guardar los cambios</w:t>
              </w:r>
            </w:ins>
            <w:del w:id="1422" w:author="OLIVARES MARTINEZ FERNANDO JESUS" w:date="2026-08-20T17:45:00Z">
              <w:r w:rsidDel="00F82C5D">
                <w:rPr>
                  <w:rFonts w:cs="Arial"/>
                </w:rPr>
                <w:delText xml:space="preserve">Si </w:delText>
              </w:r>
              <w:r w:rsidRPr="00532611" w:rsidDel="00F82C5D">
                <w:rPr>
                  <w:rFonts w:cs="Arial"/>
                </w:rPr>
                <w:delText xml:space="preserve">hay errores de </w:delText>
              </w:r>
              <w:r w:rsidDel="00F82C5D">
                <w:rPr>
                  <w:rFonts w:cs="Arial"/>
                </w:rPr>
                <w:delText>modificación, e</w:delText>
              </w:r>
              <w:r w:rsidRPr="00532611" w:rsidDel="00F82C5D">
                <w:rPr>
                  <w:rFonts w:cs="Arial"/>
                </w:rPr>
                <w:delText>l sistema muestra mensajes de error</w:delText>
              </w:r>
            </w:del>
          </w:p>
        </w:tc>
      </w:tr>
      <w:tr w:rsidR="00F82C5D" w:rsidRPr="00381C0B" w14:paraId="48D54F80" w14:textId="77777777" w:rsidTr="00F82C5D">
        <w:tblPrEx>
          <w:tblPrExChange w:id="1423" w:author="OLIVARES MARTINEZ FERNANDO JESUS" w:date="2026-08-20T17:48:00Z">
            <w:tblPrEx>
              <w:tblW w:w="9209" w:type="dxa"/>
            </w:tblPrEx>
          </w:tblPrExChange>
        </w:tblPrEx>
        <w:trPr>
          <w:trPrChange w:id="1424" w:author="OLIVARES MARTINEZ FERNANDO JESUS" w:date="2026-08-20T17:48:00Z">
            <w:trPr>
              <w:gridAfter w:val="0"/>
            </w:trPr>
          </w:trPrChange>
        </w:trPr>
        <w:tc>
          <w:tcPr>
            <w:tcW w:w="3206" w:type="dxa"/>
            <w:vMerge/>
            <w:shd w:val="clear" w:color="auto" w:fill="DEEAF6" w:themeFill="accent1" w:themeFillTint="33"/>
            <w:tcPrChange w:id="1425" w:author="OLIVARES MARTINEZ FERNANDO JESUS" w:date="2026-08-20T17:48:00Z">
              <w:tcPr>
                <w:tcW w:w="3206" w:type="dxa"/>
                <w:vMerge/>
                <w:shd w:val="clear" w:color="auto" w:fill="DEEAF6" w:themeFill="accent1" w:themeFillTint="33"/>
              </w:tcPr>
            </w:tcPrChange>
          </w:tcPr>
          <w:p w14:paraId="1E3B0FD8" w14:textId="77777777" w:rsidR="00F82C5D" w:rsidRPr="00381C0B" w:rsidRDefault="00F82C5D" w:rsidP="00F82C5D">
            <w:pPr>
              <w:spacing w:after="0" w:line="240" w:lineRule="auto"/>
              <w:rPr>
                <w:rFonts w:cs="Arial"/>
              </w:rPr>
            </w:pPr>
          </w:p>
        </w:tc>
        <w:tc>
          <w:tcPr>
            <w:tcW w:w="475" w:type="dxa"/>
            <w:tcPrChange w:id="1426" w:author="OLIVARES MARTINEZ FERNANDO JESUS" w:date="2026-08-20T17:48:00Z">
              <w:tcPr>
                <w:tcW w:w="816" w:type="dxa"/>
              </w:tcPr>
            </w:tcPrChange>
          </w:tcPr>
          <w:p w14:paraId="5ADB9A73" w14:textId="61B0A8CA" w:rsidR="00F82C5D" w:rsidRDefault="00F82C5D" w:rsidP="00F82C5D">
            <w:pPr>
              <w:spacing w:after="0" w:line="240" w:lineRule="auto"/>
              <w:rPr>
                <w:rFonts w:cs="Arial"/>
              </w:rPr>
            </w:pPr>
            <w:ins w:id="1427" w:author="OLIVARES MARTINEZ FERNANDO JESUS" w:date="2026-08-20T17:45:00Z">
              <w:r>
                <w:rPr>
                  <w:rFonts w:cs="Arial"/>
                </w:rPr>
                <w:t>10.1</w:t>
              </w:r>
            </w:ins>
            <w:del w:id="1428" w:author="OLIVARES MARTINEZ FERNANDO JESUS" w:date="2026-08-20T17:45:00Z">
              <w:r w:rsidDel="00F82C5D">
                <w:rPr>
                  <w:rFonts w:cs="Arial"/>
                </w:rPr>
                <w:delText>7.2</w:delText>
              </w:r>
            </w:del>
          </w:p>
        </w:tc>
        <w:tc>
          <w:tcPr>
            <w:tcW w:w="5528" w:type="dxa"/>
            <w:tcPrChange w:id="1429" w:author="OLIVARES MARTINEZ FERNANDO JESUS" w:date="2026-08-20T17:48:00Z">
              <w:tcPr>
                <w:tcW w:w="5187" w:type="dxa"/>
                <w:gridSpan w:val="3"/>
              </w:tcPr>
            </w:tcPrChange>
          </w:tcPr>
          <w:p w14:paraId="35C10478" w14:textId="66060082" w:rsidR="00F82C5D" w:rsidRPr="00532611" w:rsidRDefault="00F82C5D" w:rsidP="00F82C5D">
            <w:pPr>
              <w:spacing w:after="0" w:line="240" w:lineRule="auto"/>
              <w:rPr>
                <w:rFonts w:cs="Arial"/>
              </w:rPr>
            </w:pPr>
            <w:ins w:id="1430" w:author="OLIVARES MARTINEZ FERNANDO JESUS" w:date="2026-08-20T17:45:00Z">
              <w:r w:rsidRPr="001A546C">
                <w:rPr>
                  <w:rFonts w:cs="Arial"/>
                </w:rPr>
                <w:t>El usuario pulsa “X”</w:t>
              </w:r>
              <w:r>
                <w:rPr>
                  <w:rFonts w:cs="Arial"/>
                </w:rPr>
                <w:t xml:space="preserve"> o “Cancelar”</w:t>
              </w:r>
              <w:r w:rsidRPr="001A546C">
                <w:rPr>
                  <w:rFonts w:cs="Arial"/>
                </w:rPr>
                <w:t xml:space="preserve"> para cerrar la ventana emergente de </w:t>
              </w:r>
              <w:r>
                <w:rPr>
                  <w:rFonts w:cs="Arial"/>
                </w:rPr>
                <w:t>Modificar “</w:t>
              </w:r>
            </w:ins>
            <w:ins w:id="1431" w:author="OLIVARES MARTINEZ FERNANDO JESUS" w:date="2026-08-20T17:48:00Z">
              <w:r>
                <w:rPr>
                  <w:rFonts w:cs="Arial"/>
                </w:rPr>
                <w:t>Ejército</w:t>
              </w:r>
            </w:ins>
            <w:ins w:id="1432" w:author="OLIVARES MARTINEZ FERNANDO JESUS" w:date="2026-08-20T17:45:00Z">
              <w:r>
                <w:rPr>
                  <w:rFonts w:cs="Arial"/>
                </w:rPr>
                <w:t>”</w:t>
              </w:r>
            </w:ins>
            <w:del w:id="1433" w:author="OLIVARES MARTINEZ FERNANDO JESUS" w:date="2026-08-20T17:45:00Z">
              <w:r w:rsidDel="00F82C5D">
                <w:rPr>
                  <w:rFonts w:cs="Arial"/>
                </w:rPr>
                <w:delText>El sistema audita</w:delText>
              </w:r>
              <w:r w:rsidRPr="00532611" w:rsidDel="00F82C5D">
                <w:rPr>
                  <w:rFonts w:cs="Arial"/>
                </w:rPr>
                <w:delText xml:space="preserve"> el incidente</w:delText>
              </w:r>
            </w:del>
          </w:p>
        </w:tc>
      </w:tr>
      <w:tr w:rsidR="00F82C5D" w:rsidRPr="00381C0B" w14:paraId="4D451035" w14:textId="77777777" w:rsidTr="00F82C5D">
        <w:tblPrEx>
          <w:tblPrExChange w:id="1434" w:author="OLIVARES MARTINEZ FERNANDO JESUS" w:date="2026-08-20T17:48:00Z">
            <w:tblPrEx>
              <w:tblW w:w="9209" w:type="dxa"/>
            </w:tblPrEx>
          </w:tblPrExChange>
        </w:tblPrEx>
        <w:trPr>
          <w:trPrChange w:id="1435" w:author="OLIVARES MARTINEZ FERNANDO JESUS" w:date="2026-08-20T17:48:00Z">
            <w:trPr>
              <w:gridAfter w:val="0"/>
            </w:trPr>
          </w:trPrChange>
        </w:trPr>
        <w:tc>
          <w:tcPr>
            <w:tcW w:w="3206" w:type="dxa"/>
            <w:vMerge/>
            <w:shd w:val="clear" w:color="auto" w:fill="DEEAF6" w:themeFill="accent1" w:themeFillTint="33"/>
            <w:tcPrChange w:id="1436" w:author="OLIVARES MARTINEZ FERNANDO JESUS" w:date="2026-08-20T17:48:00Z">
              <w:tcPr>
                <w:tcW w:w="3206" w:type="dxa"/>
                <w:vMerge/>
                <w:shd w:val="clear" w:color="auto" w:fill="DEEAF6" w:themeFill="accent1" w:themeFillTint="33"/>
              </w:tcPr>
            </w:tcPrChange>
          </w:tcPr>
          <w:p w14:paraId="3A57CE85" w14:textId="77777777" w:rsidR="00F82C5D" w:rsidRPr="00381C0B" w:rsidRDefault="00F82C5D" w:rsidP="00F82C5D">
            <w:pPr>
              <w:spacing w:after="0" w:line="240" w:lineRule="auto"/>
              <w:rPr>
                <w:rFonts w:cs="Arial"/>
              </w:rPr>
            </w:pPr>
          </w:p>
        </w:tc>
        <w:tc>
          <w:tcPr>
            <w:tcW w:w="475" w:type="dxa"/>
            <w:tcPrChange w:id="1437" w:author="OLIVARES MARTINEZ FERNANDO JESUS" w:date="2026-08-20T17:48:00Z">
              <w:tcPr>
                <w:tcW w:w="816" w:type="dxa"/>
              </w:tcPr>
            </w:tcPrChange>
          </w:tcPr>
          <w:p w14:paraId="559AA92B" w14:textId="5854C488" w:rsidR="00F82C5D" w:rsidRDefault="00F82C5D" w:rsidP="00F82C5D">
            <w:pPr>
              <w:spacing w:after="0" w:line="240" w:lineRule="auto"/>
              <w:rPr>
                <w:rFonts w:cs="Arial"/>
              </w:rPr>
            </w:pPr>
            <w:ins w:id="1438" w:author="OLIVARES MARTINEZ FERNANDO JESUS" w:date="2026-08-20T17:45:00Z">
              <w:r>
                <w:rPr>
                  <w:rFonts w:cs="Arial"/>
                </w:rPr>
                <w:t>10.2</w:t>
              </w:r>
            </w:ins>
            <w:del w:id="1439" w:author="OLIVARES MARTINEZ FERNANDO JESUS" w:date="2026-08-20T17:45:00Z">
              <w:r w:rsidDel="00F82C5D">
                <w:rPr>
                  <w:rFonts w:cs="Arial"/>
                </w:rPr>
                <w:delText>8</w:delText>
              </w:r>
            </w:del>
          </w:p>
        </w:tc>
        <w:tc>
          <w:tcPr>
            <w:tcW w:w="5528" w:type="dxa"/>
            <w:tcPrChange w:id="1440" w:author="OLIVARES MARTINEZ FERNANDO JESUS" w:date="2026-08-20T17:48:00Z">
              <w:tcPr>
                <w:tcW w:w="5187" w:type="dxa"/>
                <w:gridSpan w:val="3"/>
              </w:tcPr>
            </w:tcPrChange>
          </w:tcPr>
          <w:p w14:paraId="2958C332" w14:textId="3C683735" w:rsidR="00F82C5D" w:rsidRDefault="00F82C5D" w:rsidP="00F82C5D">
            <w:pPr>
              <w:spacing w:after="0" w:line="240" w:lineRule="auto"/>
              <w:rPr>
                <w:rFonts w:cs="Arial"/>
              </w:rPr>
            </w:pPr>
            <w:ins w:id="1441" w:author="OLIVARES MARTINEZ FERNANDO JESUS" w:date="2026-08-20T17:45:00Z">
              <w:r w:rsidRPr="00A36FB1">
                <w:rPr>
                  <w:rFonts w:cs="Arial"/>
                </w:rPr>
                <w:t xml:space="preserve">El sistema cierra la ventana emergente de </w:t>
              </w:r>
              <w:r>
                <w:rPr>
                  <w:rFonts w:cs="Arial"/>
                </w:rPr>
                <w:t>Modificar “</w:t>
              </w:r>
            </w:ins>
            <w:ins w:id="1442" w:author="OLIVARES MARTINEZ FERNANDO JESUS" w:date="2026-08-20T17:48:00Z">
              <w:r>
                <w:rPr>
                  <w:rFonts w:cs="Arial"/>
                </w:rPr>
                <w:t>Ejército</w:t>
              </w:r>
            </w:ins>
            <w:ins w:id="1443" w:author="OLIVARES MARTINEZ FERNANDO JESUS" w:date="2026-08-20T17:45:00Z">
              <w:r>
                <w:rPr>
                  <w:rFonts w:cs="Arial"/>
                </w:rPr>
                <w:t>”</w:t>
              </w:r>
            </w:ins>
            <w:del w:id="1444" w:author="OLIVARES MARTINEZ FERNANDO JESUS" w:date="2026-08-20T17:45:00Z">
              <w:r w:rsidDel="00F82C5D">
                <w:rPr>
                  <w:rFonts w:cs="Arial"/>
                </w:rPr>
                <w:delText>El sistema audita</w:delText>
              </w:r>
              <w:r w:rsidRPr="00532611" w:rsidDel="00F82C5D">
                <w:rPr>
                  <w:rFonts w:cs="Arial"/>
                </w:rPr>
                <w:delText xml:space="preserve"> </w:delText>
              </w:r>
              <w:r w:rsidDel="00F82C5D">
                <w:rPr>
                  <w:rFonts w:cs="Arial"/>
                </w:rPr>
                <w:delText>la actualización</w:delText>
              </w:r>
            </w:del>
          </w:p>
        </w:tc>
      </w:tr>
      <w:tr w:rsidR="00F82C5D" w:rsidRPr="00381C0B" w14:paraId="60251099" w14:textId="77777777" w:rsidTr="00F82C5D">
        <w:tblPrEx>
          <w:tblPrExChange w:id="1445" w:author="OLIVARES MARTINEZ FERNANDO JESUS" w:date="2026-08-20T17:48:00Z">
            <w:tblPrEx>
              <w:tblW w:w="9209" w:type="dxa"/>
            </w:tblPrEx>
          </w:tblPrExChange>
        </w:tblPrEx>
        <w:trPr>
          <w:trPrChange w:id="1446" w:author="OLIVARES MARTINEZ FERNANDO JESUS" w:date="2026-08-20T17:48:00Z">
            <w:trPr>
              <w:gridAfter w:val="0"/>
            </w:trPr>
          </w:trPrChange>
        </w:trPr>
        <w:tc>
          <w:tcPr>
            <w:tcW w:w="3206" w:type="dxa"/>
            <w:vMerge/>
            <w:shd w:val="clear" w:color="auto" w:fill="DEEAF6" w:themeFill="accent1" w:themeFillTint="33"/>
            <w:tcPrChange w:id="1447" w:author="OLIVARES MARTINEZ FERNANDO JESUS" w:date="2026-08-20T17:48:00Z">
              <w:tcPr>
                <w:tcW w:w="3206" w:type="dxa"/>
                <w:vMerge/>
                <w:shd w:val="clear" w:color="auto" w:fill="DEEAF6" w:themeFill="accent1" w:themeFillTint="33"/>
              </w:tcPr>
            </w:tcPrChange>
          </w:tcPr>
          <w:p w14:paraId="6D8BA030" w14:textId="77777777" w:rsidR="00F82C5D" w:rsidRPr="00381C0B" w:rsidRDefault="00F82C5D" w:rsidP="00F82C5D">
            <w:pPr>
              <w:spacing w:after="0" w:line="240" w:lineRule="auto"/>
              <w:rPr>
                <w:rFonts w:cs="Arial"/>
              </w:rPr>
            </w:pPr>
          </w:p>
        </w:tc>
        <w:tc>
          <w:tcPr>
            <w:tcW w:w="475" w:type="dxa"/>
            <w:tcPrChange w:id="1448" w:author="OLIVARES MARTINEZ FERNANDO JESUS" w:date="2026-08-20T17:48:00Z">
              <w:tcPr>
                <w:tcW w:w="816" w:type="dxa"/>
              </w:tcPr>
            </w:tcPrChange>
          </w:tcPr>
          <w:p w14:paraId="208D3099" w14:textId="72C695AC" w:rsidR="00F82C5D" w:rsidRDefault="00F82C5D" w:rsidP="00F82C5D">
            <w:pPr>
              <w:spacing w:after="0" w:line="240" w:lineRule="auto"/>
              <w:rPr>
                <w:rFonts w:cs="Arial"/>
              </w:rPr>
            </w:pPr>
            <w:del w:id="1449" w:author="OLIVARES MARTINEZ FERNANDO JESUS" w:date="2026-08-20T17:45:00Z">
              <w:r w:rsidDel="00F82C5D">
                <w:rPr>
                  <w:rFonts w:cs="Arial"/>
                </w:rPr>
                <w:delText>9</w:delText>
              </w:r>
            </w:del>
          </w:p>
        </w:tc>
        <w:tc>
          <w:tcPr>
            <w:tcW w:w="5528" w:type="dxa"/>
            <w:tcPrChange w:id="1450" w:author="OLIVARES MARTINEZ FERNANDO JESUS" w:date="2026-08-20T17:48:00Z">
              <w:tcPr>
                <w:tcW w:w="5187" w:type="dxa"/>
                <w:gridSpan w:val="3"/>
              </w:tcPr>
            </w:tcPrChange>
          </w:tcPr>
          <w:p w14:paraId="638E2B6E" w14:textId="67F9BCA3" w:rsidR="00F82C5D" w:rsidRDefault="00F82C5D" w:rsidP="00F82C5D">
            <w:pPr>
              <w:spacing w:after="0" w:line="240" w:lineRule="auto"/>
              <w:rPr>
                <w:rFonts w:cs="Arial"/>
              </w:rPr>
            </w:pPr>
            <w:del w:id="1451" w:author="OLIVARES MARTINEZ FERNANDO JESUS" w:date="2026-08-20T17:45:00Z">
              <w:r w:rsidRPr="00532611" w:rsidDel="00F82C5D">
                <w:rPr>
                  <w:rFonts w:cs="Arial"/>
                </w:rPr>
                <w:delText xml:space="preserve">El sistema </w:delText>
              </w:r>
              <w:r w:rsidDel="00F82C5D">
                <w:rPr>
                  <w:rFonts w:cs="Arial"/>
                </w:rPr>
                <w:delText>muestra un mensaje de éxito en</w:delText>
              </w:r>
              <w:r w:rsidRPr="00532611" w:rsidDel="00F82C5D">
                <w:rPr>
                  <w:rFonts w:cs="Arial"/>
                </w:rPr>
                <w:delText xml:space="preserve"> la </w:delText>
              </w:r>
              <w:r w:rsidDel="00F82C5D">
                <w:rPr>
                  <w:rFonts w:cs="Arial"/>
                </w:rPr>
                <w:delText>actualización</w:delText>
              </w:r>
              <w:r w:rsidRPr="00532611" w:rsidDel="00F82C5D">
                <w:rPr>
                  <w:rFonts w:cs="Arial"/>
                </w:rPr>
                <w:delText xml:space="preserve"> al usuario</w:delText>
              </w:r>
            </w:del>
          </w:p>
        </w:tc>
      </w:tr>
      <w:tr w:rsidR="00F82C5D" w:rsidRPr="00381C0B" w14:paraId="3EB566D5" w14:textId="77777777" w:rsidTr="00F82C5D">
        <w:trPr>
          <w:trPrChange w:id="1452" w:author="OLIVARES MARTINEZ FERNANDO JESUS" w:date="2026-08-20T17:48:00Z">
            <w:trPr>
              <w:gridAfter w:val="0"/>
            </w:trPr>
          </w:trPrChange>
        </w:trPr>
        <w:tc>
          <w:tcPr>
            <w:tcW w:w="3206" w:type="dxa"/>
            <w:shd w:val="clear" w:color="auto" w:fill="DEEAF6" w:themeFill="accent1" w:themeFillTint="33"/>
            <w:tcPrChange w:id="1453" w:author="OLIVARES MARTINEZ FERNANDO JESUS" w:date="2026-08-20T17:48:00Z">
              <w:tcPr>
                <w:tcW w:w="2252" w:type="dxa"/>
                <w:shd w:val="clear" w:color="auto" w:fill="DEEAF6" w:themeFill="accent1" w:themeFillTint="33"/>
              </w:tcPr>
            </w:tcPrChange>
          </w:tcPr>
          <w:p w14:paraId="08FA9E2B" w14:textId="77777777" w:rsidR="00F82C5D" w:rsidRPr="00381C0B" w:rsidRDefault="00F82C5D" w:rsidP="00F82C5D">
            <w:pPr>
              <w:spacing w:after="0" w:line="240" w:lineRule="auto"/>
              <w:rPr>
                <w:rFonts w:cs="Arial"/>
              </w:rPr>
            </w:pPr>
            <w:proofErr w:type="spellStart"/>
            <w:r w:rsidRPr="00381C0B">
              <w:rPr>
                <w:rFonts w:cs="Arial"/>
              </w:rPr>
              <w:t>PostCondición</w:t>
            </w:r>
            <w:proofErr w:type="spellEnd"/>
          </w:p>
        </w:tc>
        <w:tc>
          <w:tcPr>
            <w:tcW w:w="6003" w:type="dxa"/>
            <w:gridSpan w:val="2"/>
            <w:tcPrChange w:id="1454" w:author="OLIVARES MARTINEZ FERNANDO JESUS" w:date="2026-08-20T17:48:00Z">
              <w:tcPr>
                <w:tcW w:w="6242" w:type="dxa"/>
                <w:gridSpan w:val="3"/>
              </w:tcPr>
            </w:tcPrChange>
          </w:tcPr>
          <w:p w14:paraId="11929045" w14:textId="164C31B3" w:rsidR="00F82C5D" w:rsidRPr="00381C0B" w:rsidRDefault="00F82C5D" w:rsidP="00F82C5D">
            <w:pPr>
              <w:spacing w:after="0" w:line="240" w:lineRule="auto"/>
              <w:rPr>
                <w:rFonts w:cs="Arial"/>
              </w:rPr>
            </w:pPr>
            <w:r>
              <w:rPr>
                <w:rFonts w:cs="Arial"/>
              </w:rPr>
              <w:t>S</w:t>
            </w:r>
            <w:r w:rsidRPr="00A902EB">
              <w:rPr>
                <w:rFonts w:cs="Arial"/>
              </w:rPr>
              <w:t xml:space="preserve">e ha </w:t>
            </w:r>
            <w:r>
              <w:rPr>
                <w:rFonts w:cs="Arial"/>
              </w:rPr>
              <w:t>modificado</w:t>
            </w:r>
            <w:r w:rsidRPr="00A902EB">
              <w:rPr>
                <w:rFonts w:cs="Arial"/>
              </w:rPr>
              <w:t xml:space="preserve"> un registro</w:t>
            </w:r>
            <w:r>
              <w:rPr>
                <w:rFonts w:cs="Arial"/>
              </w:rPr>
              <w:t xml:space="preserve"> de la entidad</w:t>
            </w:r>
            <w:r w:rsidRPr="00A902EB">
              <w:rPr>
                <w:rFonts w:cs="Arial"/>
              </w:rPr>
              <w:t xml:space="preserve"> en la base de dato</w:t>
            </w:r>
            <w:r>
              <w:rPr>
                <w:rFonts w:cs="Arial"/>
              </w:rPr>
              <w:t>s</w:t>
            </w:r>
          </w:p>
        </w:tc>
      </w:tr>
      <w:tr w:rsidR="00F82C5D" w:rsidRPr="00381C0B" w14:paraId="7FE8F991" w14:textId="77777777" w:rsidTr="00F82C5D">
        <w:trPr>
          <w:trPrChange w:id="1455" w:author="OLIVARES MARTINEZ FERNANDO JESUS" w:date="2026-08-20T17:48:00Z">
            <w:trPr>
              <w:gridAfter w:val="0"/>
            </w:trPr>
          </w:trPrChange>
        </w:trPr>
        <w:tc>
          <w:tcPr>
            <w:tcW w:w="3206" w:type="dxa"/>
            <w:shd w:val="clear" w:color="auto" w:fill="DEEAF6" w:themeFill="accent1" w:themeFillTint="33"/>
            <w:tcPrChange w:id="1456" w:author="OLIVARES MARTINEZ FERNANDO JESUS" w:date="2026-08-20T17:48:00Z">
              <w:tcPr>
                <w:tcW w:w="2252" w:type="dxa"/>
                <w:shd w:val="clear" w:color="auto" w:fill="DEEAF6" w:themeFill="accent1" w:themeFillTint="33"/>
              </w:tcPr>
            </w:tcPrChange>
          </w:tcPr>
          <w:p w14:paraId="5036C2F5" w14:textId="77777777" w:rsidR="00F82C5D" w:rsidRPr="00381C0B" w:rsidRDefault="00F82C5D" w:rsidP="00F82C5D">
            <w:pPr>
              <w:spacing w:after="0" w:line="240" w:lineRule="auto"/>
              <w:rPr>
                <w:rFonts w:cs="Arial"/>
              </w:rPr>
            </w:pPr>
            <w:r w:rsidRPr="00381C0B">
              <w:rPr>
                <w:rFonts w:cs="Arial"/>
              </w:rPr>
              <w:t>Comentarios</w:t>
            </w:r>
          </w:p>
        </w:tc>
        <w:tc>
          <w:tcPr>
            <w:tcW w:w="6003" w:type="dxa"/>
            <w:gridSpan w:val="2"/>
            <w:tcPrChange w:id="1457" w:author="OLIVARES MARTINEZ FERNANDO JESUS" w:date="2026-08-20T17:48:00Z">
              <w:tcPr>
                <w:tcW w:w="6242" w:type="dxa"/>
                <w:gridSpan w:val="3"/>
              </w:tcPr>
            </w:tcPrChange>
          </w:tcPr>
          <w:p w14:paraId="5FE21914" w14:textId="77777777" w:rsidR="00F82C5D" w:rsidRPr="00381C0B" w:rsidRDefault="00F82C5D" w:rsidP="00F82C5D">
            <w:pPr>
              <w:spacing w:after="0" w:line="240" w:lineRule="auto"/>
              <w:contextualSpacing/>
              <w:rPr>
                <w:rFonts w:cs="Arial"/>
                <w:color w:val="FF0000"/>
              </w:rPr>
            </w:pPr>
          </w:p>
        </w:tc>
      </w:tr>
      <w:tr w:rsidR="00F82C5D" w:rsidRPr="00381C0B" w14:paraId="4C9EC905" w14:textId="77777777" w:rsidTr="00F82C5D">
        <w:trPr>
          <w:trPrChange w:id="1458" w:author="OLIVARES MARTINEZ FERNANDO JESUS" w:date="2026-08-20T17:48:00Z">
            <w:trPr>
              <w:gridAfter w:val="0"/>
            </w:trPr>
          </w:trPrChange>
        </w:trPr>
        <w:tc>
          <w:tcPr>
            <w:tcW w:w="3206" w:type="dxa"/>
            <w:shd w:val="clear" w:color="auto" w:fill="DEEAF6" w:themeFill="accent1" w:themeFillTint="33"/>
            <w:tcPrChange w:id="1459" w:author="OLIVARES MARTINEZ FERNANDO JESUS" w:date="2026-08-20T17:48:00Z">
              <w:tcPr>
                <w:tcW w:w="2252" w:type="dxa"/>
                <w:shd w:val="clear" w:color="auto" w:fill="DEEAF6" w:themeFill="accent1" w:themeFillTint="33"/>
              </w:tcPr>
            </w:tcPrChange>
          </w:tcPr>
          <w:p w14:paraId="27BB1FB2" w14:textId="77777777" w:rsidR="00F82C5D" w:rsidRPr="00381C0B" w:rsidRDefault="00F82C5D" w:rsidP="00F82C5D">
            <w:pPr>
              <w:spacing w:after="0" w:line="240" w:lineRule="auto"/>
              <w:rPr>
                <w:rFonts w:cs="Arial"/>
              </w:rPr>
            </w:pPr>
            <w:r>
              <w:rPr>
                <w:rFonts w:cs="Arial"/>
              </w:rPr>
              <w:t>Procesos</w:t>
            </w:r>
          </w:p>
        </w:tc>
        <w:tc>
          <w:tcPr>
            <w:tcW w:w="6003" w:type="dxa"/>
            <w:gridSpan w:val="2"/>
            <w:tcPrChange w:id="1460" w:author="OLIVARES MARTINEZ FERNANDO JESUS" w:date="2026-08-20T17:48:00Z">
              <w:tcPr>
                <w:tcW w:w="6242" w:type="dxa"/>
                <w:gridSpan w:val="3"/>
              </w:tcPr>
            </w:tcPrChange>
          </w:tcPr>
          <w:p w14:paraId="50BBB86B" w14:textId="5A3E3949" w:rsidR="00F82C5D" w:rsidRPr="00381C0B" w:rsidRDefault="00F82C5D" w:rsidP="00F82C5D">
            <w:pPr>
              <w:spacing w:after="0" w:line="240" w:lineRule="auto"/>
              <w:contextualSpacing/>
              <w:rPr>
                <w:rFonts w:cs="Arial"/>
                <w:color w:val="FF0000"/>
              </w:rPr>
            </w:pPr>
            <w:ins w:id="1461" w:author="OLIVARES MARTINEZ FERNANDO JESUS" w:date="2026-08-20T17:49:00Z">
              <w:r w:rsidRPr="00743479">
                <w:t>SIA_PRGESDAT</w:t>
              </w:r>
              <w:r>
                <w:t>EJE</w:t>
              </w:r>
              <w:r w:rsidRPr="00743479">
                <w:t>Z04 - Actualizar &lt;&lt;</w:t>
              </w:r>
              <w:proofErr w:type="spellStart"/>
              <w:r w:rsidRPr="00743479">
                <w:t>RegistroMaestro</w:t>
              </w:r>
              <w:proofErr w:type="spellEnd"/>
              <w:r w:rsidRPr="00743479">
                <w:t>&gt;&gt;</w:t>
              </w:r>
            </w:ins>
            <w:del w:id="1462" w:author="OLIVARES MARTINEZ FERNANDO JESUS" w:date="2026-08-20T17:49:00Z">
              <w:r w:rsidRPr="00D85F39" w:rsidDel="00F82C5D">
                <w:delText>SIA_</w:delText>
              </w:r>
              <w:r w:rsidDel="00F82C5D">
                <w:delText>PR</w:delText>
              </w:r>
              <w:r w:rsidRPr="00D85F39" w:rsidDel="00F82C5D">
                <w:delText>GES</w:delText>
              </w:r>
              <w:r w:rsidDel="00F82C5D">
                <w:delText>CNF</w:delText>
              </w:r>
              <w:r w:rsidRPr="00D85F39" w:rsidDel="00F82C5D">
                <w:delText>0</w:delText>
              </w:r>
              <w:r w:rsidDel="00F82C5D">
                <w:delText>4</w:delText>
              </w:r>
              <w:r w:rsidRPr="00647B7B" w:rsidDel="00F82C5D">
                <w:delText>: Actualizar &lt;&lt;</w:delText>
              </w:r>
              <w:r w:rsidDel="00F82C5D">
                <w:delText>Parámetro</w:delText>
              </w:r>
              <w:r w:rsidRPr="00647B7B" w:rsidDel="00F82C5D">
                <w:delText>&gt;&gt;</w:delText>
              </w:r>
            </w:del>
          </w:p>
        </w:tc>
      </w:tr>
      <w:tr w:rsidR="00F82C5D" w:rsidRPr="00381C0B" w14:paraId="3916E7E3" w14:textId="77777777" w:rsidTr="00F82C5D">
        <w:trPr>
          <w:trPrChange w:id="1463" w:author="OLIVARES MARTINEZ FERNANDO JESUS" w:date="2026-08-20T17:48:00Z">
            <w:trPr>
              <w:gridAfter w:val="0"/>
            </w:trPr>
          </w:trPrChange>
        </w:trPr>
        <w:tc>
          <w:tcPr>
            <w:tcW w:w="3206" w:type="dxa"/>
            <w:shd w:val="clear" w:color="auto" w:fill="DEEAF6" w:themeFill="accent1" w:themeFillTint="33"/>
            <w:tcPrChange w:id="1464" w:author="OLIVARES MARTINEZ FERNANDO JESUS" w:date="2026-08-20T17:48:00Z">
              <w:tcPr>
                <w:tcW w:w="2252" w:type="dxa"/>
                <w:shd w:val="clear" w:color="auto" w:fill="DEEAF6" w:themeFill="accent1" w:themeFillTint="33"/>
              </w:tcPr>
            </w:tcPrChange>
          </w:tcPr>
          <w:p w14:paraId="0292B118" w14:textId="77777777" w:rsidR="00F82C5D" w:rsidRDefault="00F82C5D" w:rsidP="00F82C5D">
            <w:pPr>
              <w:spacing w:after="0" w:line="240" w:lineRule="auto"/>
              <w:rPr>
                <w:rFonts w:cs="Arial"/>
              </w:rPr>
            </w:pPr>
            <w:r>
              <w:rPr>
                <w:rFonts w:cs="Arial"/>
              </w:rPr>
              <w:t>Interfaces</w:t>
            </w:r>
          </w:p>
        </w:tc>
        <w:tc>
          <w:tcPr>
            <w:tcW w:w="6003" w:type="dxa"/>
            <w:gridSpan w:val="2"/>
            <w:tcPrChange w:id="1465" w:author="OLIVARES MARTINEZ FERNANDO JESUS" w:date="2026-08-20T17:48:00Z">
              <w:tcPr>
                <w:tcW w:w="6242" w:type="dxa"/>
                <w:gridSpan w:val="3"/>
              </w:tcPr>
            </w:tcPrChange>
          </w:tcPr>
          <w:p w14:paraId="50A084E3" w14:textId="72E09A43" w:rsidR="00F82C5D" w:rsidRDefault="00F82C5D" w:rsidP="00F82C5D">
            <w:pPr>
              <w:spacing w:after="0" w:line="240" w:lineRule="auto"/>
              <w:contextualSpacing/>
              <w:rPr>
                <w:rStyle w:val="Hipervnculo"/>
                <w:rFonts w:cs="Arial"/>
              </w:rPr>
            </w:pPr>
            <w:proofErr w:type="spellStart"/>
            <w:ins w:id="1466" w:author="OLIVARES MARTINEZ FERNANDO JESUS" w:date="2026-08-20T17:49:00Z">
              <w:r w:rsidRPr="00470E3A">
                <w:rPr>
                  <w:rStyle w:val="Hipervnculo"/>
                  <w:rFonts w:cs="Arial"/>
                </w:rPr>
                <w:t>SIABOD.epgz</w:t>
              </w:r>
              <w:proofErr w:type="spellEnd"/>
              <w:r>
                <w:rPr>
                  <w:rStyle w:val="Hipervnculo"/>
                  <w:rFonts w:cs="Arial"/>
                </w:rPr>
                <w:t xml:space="preserve"> </w:t>
              </w:r>
              <w:r>
                <w:rPr>
                  <w:rStyle w:val="Hipervnculo"/>
                </w:rPr>
                <w:t>[Ejército]</w:t>
              </w:r>
            </w:ins>
            <w:del w:id="1467" w:author="OLIVARES MARTINEZ FERNANDO JESUS" w:date="2026-08-20T17:49:00Z">
              <w:r w:rsidRPr="00470E3A" w:rsidDel="00F82C5D">
                <w:rPr>
                  <w:rStyle w:val="Hipervnculo"/>
                  <w:rFonts w:cs="Arial"/>
                </w:rPr>
                <w:delText>SIABOD.</w:delText>
              </w:r>
              <w:r w:rsidDel="00F82C5D">
                <w:rPr>
                  <w:rStyle w:val="Hipervnculo"/>
                  <w:rFonts w:cs="Arial"/>
                </w:rPr>
                <w:delText xml:space="preserve">CNF </w:delText>
              </w:r>
              <w:r w:rsidDel="00F82C5D">
                <w:rPr>
                  <w:rStyle w:val="Hipervnculo"/>
                </w:rPr>
                <w:delText>[Parámetro]</w:delText>
              </w:r>
            </w:del>
          </w:p>
        </w:tc>
      </w:tr>
    </w:tbl>
    <w:p w14:paraId="6C75C0BB" w14:textId="36E48755" w:rsidR="00F82C5D" w:rsidRDefault="00F82C5D" w:rsidP="009F07A0">
      <w:pPr>
        <w:rPr>
          <w:ins w:id="1468" w:author="OLIVARES MARTINEZ FERNANDO JESUS" w:date="2026-08-20T17:49:00Z"/>
        </w:rPr>
      </w:pPr>
    </w:p>
    <w:p w14:paraId="78288F6F" w14:textId="77777777" w:rsidR="00F82C5D" w:rsidRDefault="00F82C5D">
      <w:pPr>
        <w:spacing w:after="160" w:line="259" w:lineRule="auto"/>
        <w:rPr>
          <w:ins w:id="1469" w:author="OLIVARES MARTINEZ FERNANDO JESUS" w:date="2026-08-20T17:49:00Z"/>
        </w:rPr>
      </w:pPr>
      <w:ins w:id="1470" w:author="OLIVARES MARTINEZ FERNANDO JESUS" w:date="2026-08-20T17:49:00Z">
        <w:r>
          <w:br w:type="page"/>
        </w:r>
      </w:ins>
    </w:p>
    <w:p w14:paraId="20CEC190" w14:textId="11E57BD0" w:rsidR="009F07A0" w:rsidDel="00F82C5D" w:rsidRDefault="009F07A0" w:rsidP="009F07A0">
      <w:pPr>
        <w:rPr>
          <w:del w:id="1471" w:author="OLIVARES MARTINEZ FERNANDO JESUS" w:date="2026-08-20T17:49:00Z"/>
        </w:rPr>
      </w:pPr>
      <w:bookmarkStart w:id="1472" w:name="_Toc238141067"/>
      <w:bookmarkEnd w:id="1472"/>
    </w:p>
    <w:p w14:paraId="012C5F96" w14:textId="4190A45A" w:rsidR="00F82C5D" w:rsidRDefault="00F82C5D" w:rsidP="00F82C5D">
      <w:pPr>
        <w:pStyle w:val="Ttulo2"/>
        <w:numPr>
          <w:ilvl w:val="2"/>
          <w:numId w:val="1"/>
        </w:numPr>
        <w:rPr>
          <w:ins w:id="1473" w:author="OLIVARES MARTINEZ FERNANDO JESUS" w:date="2026-08-20T17:49:00Z"/>
        </w:rPr>
      </w:pPr>
      <w:bookmarkStart w:id="1474" w:name="_Toc229128609"/>
      <w:bookmarkStart w:id="1475" w:name="_Toc238141068"/>
      <w:ins w:id="1476" w:author="OLIVARES MARTINEZ FERNANDO JESUS" w:date="2026-08-20T17:49:00Z">
        <w:r w:rsidRPr="00D85F39">
          <w:t>SIA_CUGESDAT</w:t>
        </w:r>
      </w:ins>
      <w:ins w:id="1477" w:author="OLIVARES MARTINEZ FERNANDO JESUS" w:date="2026-08-20T17:50:00Z">
        <w:r>
          <w:t>EJE</w:t>
        </w:r>
      </w:ins>
      <w:ins w:id="1478" w:author="OLIVARES MARTINEZ FERNANDO JESUS" w:date="2026-08-20T17:49:00Z">
        <w:r w:rsidRPr="00D85F39">
          <w:t>0</w:t>
        </w:r>
        <w:r>
          <w:t>5</w:t>
        </w:r>
        <w:r w:rsidRPr="00D85F39">
          <w:t>:</w:t>
        </w:r>
        <w:r>
          <w:t xml:space="preserve"> Eliminar</w:t>
        </w:r>
        <w:r w:rsidRPr="00D85F39">
          <w:t xml:space="preserve"> &lt;&lt;</w:t>
        </w:r>
        <w:r>
          <w:t>Registro Maestro</w:t>
        </w:r>
        <w:r w:rsidRPr="00D85F39">
          <w:t>&gt;&gt;</w:t>
        </w:r>
        <w:bookmarkEnd w:id="1474"/>
        <w:bookmarkEnd w:id="1475"/>
      </w:ins>
    </w:p>
    <w:tbl>
      <w:tblPr>
        <w:tblStyle w:val="Tablaconcuadrcula"/>
        <w:tblW w:w="9015" w:type="dxa"/>
        <w:tblLook w:val="04A0" w:firstRow="1" w:lastRow="0" w:firstColumn="1" w:lastColumn="0" w:noHBand="0" w:noVBand="1"/>
        <w:tblPrChange w:id="1479" w:author="OLIVARES MARTINEZ FERNANDO JESUS" w:date="2026-08-20T17:51:00Z">
          <w:tblPr>
            <w:tblStyle w:val="Tablaconcuadrcula"/>
            <w:tblW w:w="0" w:type="auto"/>
            <w:tblLook w:val="04A0" w:firstRow="1" w:lastRow="0" w:firstColumn="1" w:lastColumn="0" w:noHBand="0" w:noVBand="1"/>
          </w:tblPr>
        </w:tblPrChange>
      </w:tblPr>
      <w:tblGrid>
        <w:gridCol w:w="4073"/>
        <w:gridCol w:w="742"/>
        <w:gridCol w:w="4200"/>
        <w:tblGridChange w:id="1480">
          <w:tblGrid>
            <w:gridCol w:w="4073"/>
            <w:gridCol w:w="1346"/>
            <w:gridCol w:w="3075"/>
            <w:gridCol w:w="521"/>
          </w:tblGrid>
        </w:tblGridChange>
      </w:tblGrid>
      <w:tr w:rsidR="00ED2C78" w:rsidRPr="00C20808" w14:paraId="7D54897C" w14:textId="77777777" w:rsidTr="00F82C5D">
        <w:trPr>
          <w:trPrChange w:id="1481" w:author="OLIVARES MARTINEZ FERNANDO JESUS" w:date="2026-08-20T17:51:00Z">
            <w:trPr>
              <w:gridAfter w:val="0"/>
            </w:trPr>
          </w:trPrChange>
        </w:trPr>
        <w:tc>
          <w:tcPr>
            <w:tcW w:w="4073" w:type="dxa"/>
            <w:shd w:val="clear" w:color="auto" w:fill="5B9BD5" w:themeFill="accent1"/>
            <w:tcPrChange w:id="1482" w:author="OLIVARES MARTINEZ FERNANDO JESUS" w:date="2026-08-20T17:51:00Z">
              <w:tcPr>
                <w:tcW w:w="2252" w:type="dxa"/>
                <w:shd w:val="clear" w:color="auto" w:fill="5B9BD5" w:themeFill="accent1"/>
              </w:tcPr>
            </w:tcPrChange>
          </w:tcPr>
          <w:p w14:paraId="19DEC181" w14:textId="35A6BECA" w:rsidR="00ED2C78" w:rsidRPr="00C20808" w:rsidRDefault="00F82C5D" w:rsidP="00CE021D">
            <w:pPr>
              <w:spacing w:after="0" w:line="240" w:lineRule="auto"/>
              <w:rPr>
                <w:rFonts w:cs="Arial"/>
                <w:b/>
                <w:bCs/>
                <w:color w:val="FFFFFF" w:themeColor="background1"/>
              </w:rPr>
            </w:pPr>
            <w:ins w:id="1483" w:author="OLIVARES MARTINEZ FERNANDO JESUS" w:date="2026-08-20T17:50:00Z">
              <w:r w:rsidRPr="00D85F39">
                <w:rPr>
                  <w:rFonts w:cs="Arial"/>
                  <w:b/>
                  <w:bCs/>
                  <w:color w:val="FFFFFF" w:themeColor="background1"/>
                </w:rPr>
                <w:t>SIA_CUGESDAT</w:t>
              </w:r>
              <w:r>
                <w:rPr>
                  <w:rFonts w:cs="Arial"/>
                  <w:b/>
                  <w:bCs/>
                  <w:color w:val="FFFFFF" w:themeColor="background1"/>
                </w:rPr>
                <w:t>EJE</w:t>
              </w:r>
              <w:r w:rsidRPr="00D85F39">
                <w:rPr>
                  <w:rFonts w:cs="Arial"/>
                  <w:b/>
                  <w:bCs/>
                  <w:color w:val="FFFFFF" w:themeColor="background1"/>
                </w:rPr>
                <w:t>0</w:t>
              </w:r>
              <w:r>
                <w:rPr>
                  <w:rFonts w:cs="Arial"/>
                  <w:b/>
                  <w:bCs/>
                  <w:color w:val="FFFFFF" w:themeColor="background1"/>
                </w:rPr>
                <w:t>5</w:t>
              </w:r>
            </w:ins>
            <w:del w:id="1484" w:author="OLIVARES MARTINEZ FERNANDO JESUS" w:date="2026-08-20T17:50:00Z">
              <w:r w:rsidR="00ED2C78" w:rsidRPr="00D85F39" w:rsidDel="00F82C5D">
                <w:rPr>
                  <w:rFonts w:cs="Arial"/>
                  <w:b/>
                  <w:bCs/>
                  <w:color w:val="FFFFFF" w:themeColor="background1"/>
                </w:rPr>
                <w:delText>SIA_CUGES</w:delText>
              </w:r>
            </w:del>
            <w:del w:id="1485" w:author="OLIVARES MARTINEZ FERNANDO JESUS" w:date="2026-08-17T11:22:00Z">
              <w:r w:rsidR="00ED2C78" w:rsidRPr="00D85F39" w:rsidDel="00BD21F0">
                <w:rPr>
                  <w:rFonts w:cs="Arial"/>
                  <w:b/>
                  <w:bCs/>
                  <w:color w:val="FFFFFF" w:themeColor="background1"/>
                </w:rPr>
                <w:delText>DAT</w:delText>
              </w:r>
            </w:del>
            <w:del w:id="1486" w:author="OLIVARES MARTINEZ FERNANDO JESUS" w:date="2026-08-20T17:50:00Z">
              <w:r w:rsidR="00ED2C78" w:rsidRPr="00D85F39" w:rsidDel="00F82C5D">
                <w:rPr>
                  <w:rFonts w:cs="Arial"/>
                  <w:b/>
                  <w:bCs/>
                  <w:color w:val="FFFFFF" w:themeColor="background1"/>
                </w:rPr>
                <w:delText>0</w:delText>
              </w:r>
              <w:r w:rsidR="00ED2C78" w:rsidDel="00F82C5D">
                <w:rPr>
                  <w:rFonts w:cs="Arial"/>
                  <w:b/>
                  <w:bCs/>
                  <w:color w:val="FFFFFF" w:themeColor="background1"/>
                </w:rPr>
                <w:delText>5</w:delText>
              </w:r>
            </w:del>
          </w:p>
        </w:tc>
        <w:tc>
          <w:tcPr>
            <w:tcW w:w="4942" w:type="dxa"/>
            <w:gridSpan w:val="2"/>
            <w:shd w:val="clear" w:color="auto" w:fill="5B9BD5" w:themeFill="accent1"/>
            <w:tcPrChange w:id="1487" w:author="OLIVARES MARTINEZ FERNANDO JESUS" w:date="2026-08-20T17:51:00Z">
              <w:tcPr>
                <w:tcW w:w="6242" w:type="dxa"/>
                <w:gridSpan w:val="2"/>
                <w:shd w:val="clear" w:color="auto" w:fill="5B9BD5" w:themeFill="accent1"/>
              </w:tcPr>
            </w:tcPrChange>
          </w:tcPr>
          <w:p w14:paraId="11B2397F" w14:textId="699A17D5" w:rsidR="00ED2C78" w:rsidRPr="00C20808" w:rsidRDefault="00ED2C78" w:rsidP="00CE021D">
            <w:pPr>
              <w:spacing w:after="0" w:line="240" w:lineRule="auto"/>
              <w:rPr>
                <w:rFonts w:cs="Arial"/>
                <w:b/>
                <w:bCs/>
                <w:color w:val="FFFFFF" w:themeColor="background1"/>
              </w:rPr>
            </w:pPr>
            <w:del w:id="1488" w:author="OLIVARES MARTINEZ FERNANDO JESUS" w:date="2026-08-17T12:05:00Z">
              <w:r w:rsidDel="00EA136F">
                <w:rPr>
                  <w:rFonts w:cs="Arial"/>
                  <w:b/>
                  <w:bCs/>
                  <w:color w:val="FFFFFF" w:themeColor="background1"/>
                </w:rPr>
                <w:delText>Baja</w:delText>
              </w:r>
              <w:r w:rsidRPr="00D85F39" w:rsidDel="00EA136F">
                <w:rPr>
                  <w:rFonts w:cs="Arial"/>
                  <w:b/>
                  <w:bCs/>
                  <w:color w:val="FFFFFF" w:themeColor="background1"/>
                </w:rPr>
                <w:delText xml:space="preserve"> </w:delText>
              </w:r>
            </w:del>
            <w:ins w:id="1489" w:author="OLIVARES MARTINEZ FERNANDO JESUS" w:date="2026-08-20T17:50:00Z">
              <w:r w:rsidR="00F82C5D">
                <w:rPr>
                  <w:rFonts w:cs="Arial"/>
                  <w:b/>
                  <w:bCs/>
                  <w:color w:val="FFFFFF" w:themeColor="background1"/>
                </w:rPr>
                <w:t>Eliminar</w:t>
              </w:r>
              <w:r w:rsidR="00F82C5D" w:rsidRPr="00D85F39">
                <w:rPr>
                  <w:rFonts w:cs="Arial"/>
                  <w:b/>
                  <w:bCs/>
                  <w:color w:val="FFFFFF" w:themeColor="background1"/>
                </w:rPr>
                <w:t xml:space="preserve"> &lt;&lt;</w:t>
              </w:r>
              <w:r w:rsidR="00F82C5D">
                <w:rPr>
                  <w:rFonts w:cs="Arial"/>
                  <w:b/>
                  <w:bCs/>
                  <w:color w:val="FFFFFF" w:themeColor="background1"/>
                </w:rPr>
                <w:t>Registro Maestro</w:t>
              </w:r>
              <w:r w:rsidR="00F82C5D" w:rsidRPr="00D85F39">
                <w:rPr>
                  <w:rFonts w:cs="Arial"/>
                  <w:b/>
                  <w:bCs/>
                  <w:color w:val="FFFFFF" w:themeColor="background1"/>
                </w:rPr>
                <w:t>&gt;&gt;</w:t>
              </w:r>
            </w:ins>
            <w:del w:id="1490" w:author="OLIVARES MARTINEZ FERNANDO JESUS" w:date="2026-08-20T17:50:00Z">
              <w:r w:rsidRPr="00D85F39" w:rsidDel="00F82C5D">
                <w:rPr>
                  <w:rFonts w:cs="Arial"/>
                  <w:b/>
                  <w:bCs/>
                  <w:color w:val="FFFFFF" w:themeColor="background1"/>
                </w:rPr>
                <w:delText>&lt;&lt;</w:delText>
              </w:r>
              <w:r w:rsidR="00647B7B" w:rsidDel="00F82C5D">
                <w:rPr>
                  <w:rFonts w:cs="Arial"/>
                  <w:b/>
                  <w:bCs/>
                  <w:color w:val="FFFFFF" w:themeColor="background1"/>
                </w:rPr>
                <w:delText>Voz</w:delText>
              </w:r>
            </w:del>
            <w:ins w:id="1491" w:author="BERNARDO MONJAS GEMA" w:date="2026-08-16T22:15:00Z">
              <w:del w:id="1492" w:author="OLIVARES MARTINEZ FERNANDO JESUS" w:date="2026-08-20T17:50:00Z">
                <w:r w:rsidR="00401E64" w:rsidDel="00F82C5D">
                  <w:rPr>
                    <w:rFonts w:cs="Arial"/>
                    <w:b/>
                    <w:bCs/>
                    <w:color w:val="FFFFFF" w:themeColor="background1"/>
                  </w:rPr>
                  <w:delText>Parámetro</w:delText>
                </w:r>
              </w:del>
            </w:ins>
            <w:del w:id="1493" w:author="OLIVARES MARTINEZ FERNANDO JESUS" w:date="2026-08-20T17:50:00Z">
              <w:r w:rsidRPr="00D85F39" w:rsidDel="00F82C5D">
                <w:rPr>
                  <w:rFonts w:cs="Arial"/>
                  <w:b/>
                  <w:bCs/>
                  <w:color w:val="FFFFFF" w:themeColor="background1"/>
                </w:rPr>
                <w:delText>&gt;&gt;</w:delText>
              </w:r>
            </w:del>
          </w:p>
        </w:tc>
      </w:tr>
      <w:tr w:rsidR="00ED2C78" w:rsidRPr="00381C0B" w14:paraId="3532D9BA" w14:textId="77777777" w:rsidTr="00F82C5D">
        <w:trPr>
          <w:trPrChange w:id="1494" w:author="OLIVARES MARTINEZ FERNANDO JESUS" w:date="2026-08-20T17:51:00Z">
            <w:trPr>
              <w:gridAfter w:val="0"/>
            </w:trPr>
          </w:trPrChange>
        </w:trPr>
        <w:tc>
          <w:tcPr>
            <w:tcW w:w="4073" w:type="dxa"/>
            <w:shd w:val="clear" w:color="auto" w:fill="DEEAF6" w:themeFill="accent1" w:themeFillTint="33"/>
            <w:tcPrChange w:id="1495" w:author="OLIVARES MARTINEZ FERNANDO JESUS" w:date="2026-08-20T17:51:00Z">
              <w:tcPr>
                <w:tcW w:w="2252" w:type="dxa"/>
                <w:shd w:val="clear" w:color="auto" w:fill="DEEAF6" w:themeFill="accent1" w:themeFillTint="33"/>
              </w:tcPr>
            </w:tcPrChange>
          </w:tcPr>
          <w:p w14:paraId="2F2B5DC6" w14:textId="77777777" w:rsidR="00ED2C78" w:rsidRPr="00381C0B" w:rsidRDefault="00ED2C78" w:rsidP="00CE021D">
            <w:pPr>
              <w:spacing w:after="0" w:line="240" w:lineRule="auto"/>
              <w:rPr>
                <w:rFonts w:cs="Arial"/>
              </w:rPr>
            </w:pPr>
            <w:r w:rsidRPr="00381C0B">
              <w:rPr>
                <w:rFonts w:cs="Arial"/>
              </w:rPr>
              <w:t>Actores</w:t>
            </w:r>
          </w:p>
        </w:tc>
        <w:tc>
          <w:tcPr>
            <w:tcW w:w="4942" w:type="dxa"/>
            <w:gridSpan w:val="2"/>
            <w:tcPrChange w:id="1496" w:author="OLIVARES MARTINEZ FERNANDO JESUS" w:date="2026-08-20T17:51:00Z">
              <w:tcPr>
                <w:tcW w:w="6242" w:type="dxa"/>
                <w:gridSpan w:val="2"/>
              </w:tcPr>
            </w:tcPrChange>
          </w:tcPr>
          <w:p w14:paraId="2DB934FF" w14:textId="5CDE65F2" w:rsidR="00ED2C78" w:rsidRPr="00381C0B" w:rsidRDefault="00ED2C78" w:rsidP="00CE021D">
            <w:pPr>
              <w:spacing w:after="0" w:line="240" w:lineRule="auto"/>
              <w:rPr>
                <w:rFonts w:cs="Arial"/>
              </w:rPr>
            </w:pPr>
            <w:r w:rsidRPr="0065682A">
              <w:rPr>
                <w:rFonts w:cs="Arial"/>
              </w:rPr>
              <w:t>SIABOD_ADMINISTRADOR_TECNICO</w:t>
            </w:r>
          </w:p>
        </w:tc>
      </w:tr>
      <w:tr w:rsidR="00ED2C78" w:rsidRPr="00381C0B" w14:paraId="4E4D7998" w14:textId="77777777" w:rsidTr="00F82C5D">
        <w:trPr>
          <w:trPrChange w:id="1497" w:author="OLIVARES MARTINEZ FERNANDO JESUS" w:date="2026-08-20T17:51:00Z">
            <w:trPr>
              <w:gridAfter w:val="0"/>
            </w:trPr>
          </w:trPrChange>
        </w:trPr>
        <w:tc>
          <w:tcPr>
            <w:tcW w:w="4073" w:type="dxa"/>
            <w:shd w:val="clear" w:color="auto" w:fill="DEEAF6" w:themeFill="accent1" w:themeFillTint="33"/>
            <w:tcPrChange w:id="1498" w:author="OLIVARES MARTINEZ FERNANDO JESUS" w:date="2026-08-20T17:51:00Z">
              <w:tcPr>
                <w:tcW w:w="2252" w:type="dxa"/>
                <w:shd w:val="clear" w:color="auto" w:fill="DEEAF6" w:themeFill="accent1" w:themeFillTint="33"/>
              </w:tcPr>
            </w:tcPrChange>
          </w:tcPr>
          <w:p w14:paraId="7AD78C29" w14:textId="77777777" w:rsidR="00ED2C78" w:rsidRPr="00381C0B" w:rsidRDefault="00ED2C78" w:rsidP="00CE021D">
            <w:pPr>
              <w:spacing w:after="0" w:line="240" w:lineRule="auto"/>
              <w:rPr>
                <w:rFonts w:cs="Arial"/>
              </w:rPr>
            </w:pPr>
            <w:r w:rsidRPr="00381C0B">
              <w:rPr>
                <w:rFonts w:cs="Arial"/>
              </w:rPr>
              <w:t>Dependencias</w:t>
            </w:r>
          </w:p>
        </w:tc>
        <w:tc>
          <w:tcPr>
            <w:tcW w:w="4942" w:type="dxa"/>
            <w:gridSpan w:val="2"/>
            <w:tcPrChange w:id="1499" w:author="OLIVARES MARTINEZ FERNANDO JESUS" w:date="2026-08-20T17:51:00Z">
              <w:tcPr>
                <w:tcW w:w="6242" w:type="dxa"/>
                <w:gridSpan w:val="2"/>
              </w:tcPr>
            </w:tcPrChange>
          </w:tcPr>
          <w:p w14:paraId="3A28E7B2" w14:textId="77777777" w:rsidR="00ED2C78" w:rsidRPr="00381C0B" w:rsidRDefault="00ED2C78" w:rsidP="00CE021D">
            <w:pPr>
              <w:spacing w:after="0" w:line="240" w:lineRule="auto"/>
              <w:rPr>
                <w:rFonts w:cs="Arial"/>
              </w:rPr>
            </w:pPr>
          </w:p>
        </w:tc>
      </w:tr>
      <w:tr w:rsidR="00ED2C78" w:rsidRPr="00381C0B" w14:paraId="5BE21104" w14:textId="77777777" w:rsidTr="00F82C5D">
        <w:trPr>
          <w:trPrChange w:id="1500" w:author="OLIVARES MARTINEZ FERNANDO JESUS" w:date="2026-08-20T17:51:00Z">
            <w:trPr>
              <w:gridAfter w:val="0"/>
            </w:trPr>
          </w:trPrChange>
        </w:trPr>
        <w:tc>
          <w:tcPr>
            <w:tcW w:w="4073" w:type="dxa"/>
            <w:shd w:val="clear" w:color="auto" w:fill="DEEAF6" w:themeFill="accent1" w:themeFillTint="33"/>
            <w:tcPrChange w:id="1501" w:author="OLIVARES MARTINEZ FERNANDO JESUS" w:date="2026-08-20T17:51:00Z">
              <w:tcPr>
                <w:tcW w:w="2252" w:type="dxa"/>
                <w:shd w:val="clear" w:color="auto" w:fill="DEEAF6" w:themeFill="accent1" w:themeFillTint="33"/>
              </w:tcPr>
            </w:tcPrChange>
          </w:tcPr>
          <w:p w14:paraId="0D3EA592" w14:textId="77777777" w:rsidR="00ED2C78" w:rsidRPr="00381C0B" w:rsidRDefault="00ED2C78" w:rsidP="00CE021D">
            <w:pPr>
              <w:spacing w:after="0" w:line="240" w:lineRule="auto"/>
              <w:rPr>
                <w:rFonts w:cs="Arial"/>
              </w:rPr>
            </w:pPr>
            <w:r w:rsidRPr="00381C0B">
              <w:rPr>
                <w:rFonts w:cs="Arial"/>
              </w:rPr>
              <w:t>Descripción</w:t>
            </w:r>
          </w:p>
        </w:tc>
        <w:tc>
          <w:tcPr>
            <w:tcW w:w="4942" w:type="dxa"/>
            <w:gridSpan w:val="2"/>
            <w:tcPrChange w:id="1502" w:author="OLIVARES MARTINEZ FERNANDO JESUS" w:date="2026-08-20T17:51:00Z">
              <w:tcPr>
                <w:tcW w:w="6242" w:type="dxa"/>
                <w:gridSpan w:val="2"/>
              </w:tcPr>
            </w:tcPrChange>
          </w:tcPr>
          <w:p w14:paraId="3762945A" w14:textId="0DD7A700" w:rsidR="00ED2C78" w:rsidRPr="00381C0B" w:rsidRDefault="00ED2C78" w:rsidP="00CE021D">
            <w:pPr>
              <w:spacing w:after="0" w:line="240" w:lineRule="auto"/>
              <w:rPr>
                <w:rFonts w:cs="Arial"/>
              </w:rPr>
            </w:pPr>
            <w:r w:rsidRPr="00B359FD">
              <w:rPr>
                <w:rFonts w:cs="Arial"/>
              </w:rPr>
              <w:t xml:space="preserve">Este caso de uso permite al usuario </w:t>
            </w:r>
            <w:r w:rsidR="00D50BDF">
              <w:rPr>
                <w:rFonts w:cs="Arial"/>
              </w:rPr>
              <w:t>eliminar (baja lógica), un parámetro configurado en el sistema y almacenado en BBDD.</w:t>
            </w:r>
          </w:p>
        </w:tc>
      </w:tr>
      <w:tr w:rsidR="00ED2C78" w:rsidRPr="00381C0B" w14:paraId="406E3FAF" w14:textId="77777777" w:rsidTr="00F82C5D">
        <w:trPr>
          <w:trPrChange w:id="1503" w:author="OLIVARES MARTINEZ FERNANDO JESUS" w:date="2026-08-20T17:51:00Z">
            <w:trPr>
              <w:gridAfter w:val="0"/>
            </w:trPr>
          </w:trPrChange>
        </w:trPr>
        <w:tc>
          <w:tcPr>
            <w:tcW w:w="4073" w:type="dxa"/>
            <w:shd w:val="clear" w:color="auto" w:fill="DEEAF6" w:themeFill="accent1" w:themeFillTint="33"/>
            <w:tcPrChange w:id="1504" w:author="OLIVARES MARTINEZ FERNANDO JESUS" w:date="2026-08-20T17:51:00Z">
              <w:tcPr>
                <w:tcW w:w="2252" w:type="dxa"/>
                <w:shd w:val="clear" w:color="auto" w:fill="DEEAF6" w:themeFill="accent1" w:themeFillTint="33"/>
              </w:tcPr>
            </w:tcPrChange>
          </w:tcPr>
          <w:p w14:paraId="0AB3BBDF" w14:textId="77777777" w:rsidR="00ED2C78" w:rsidRPr="00381C0B" w:rsidRDefault="00ED2C78" w:rsidP="00CE021D">
            <w:pPr>
              <w:spacing w:after="0" w:line="240" w:lineRule="auto"/>
              <w:rPr>
                <w:rFonts w:cs="Arial"/>
              </w:rPr>
            </w:pPr>
            <w:r w:rsidRPr="00381C0B">
              <w:rPr>
                <w:rFonts w:cs="Arial"/>
              </w:rPr>
              <w:t>Precondición</w:t>
            </w:r>
          </w:p>
        </w:tc>
        <w:tc>
          <w:tcPr>
            <w:tcW w:w="4942" w:type="dxa"/>
            <w:gridSpan w:val="2"/>
            <w:tcPrChange w:id="1505" w:author="OLIVARES MARTINEZ FERNANDO JESUS" w:date="2026-08-20T17:51:00Z">
              <w:tcPr>
                <w:tcW w:w="6242" w:type="dxa"/>
                <w:gridSpan w:val="2"/>
              </w:tcPr>
            </w:tcPrChange>
          </w:tcPr>
          <w:p w14:paraId="2C3AFF54" w14:textId="77777777" w:rsidR="00ED2C78" w:rsidRDefault="00ED2C78" w:rsidP="00CE021D">
            <w:pPr>
              <w:spacing w:after="0" w:line="240" w:lineRule="auto"/>
              <w:rPr>
                <w:rFonts w:cs="Arial"/>
              </w:rPr>
            </w:pPr>
            <w:r w:rsidRPr="00B359FD">
              <w:rPr>
                <w:rFonts w:cs="Arial"/>
              </w:rPr>
              <w:t xml:space="preserve">El usuario está autenticado en el sistema. </w:t>
            </w:r>
          </w:p>
          <w:p w14:paraId="6E61FE86" w14:textId="513EA19B" w:rsidR="00ED2C78" w:rsidRPr="00381C0B" w:rsidRDefault="00ED2C78" w:rsidP="00CE021D">
            <w:pPr>
              <w:spacing w:after="0" w:line="240" w:lineRule="auto"/>
              <w:rPr>
                <w:rFonts w:cs="Arial"/>
              </w:rPr>
            </w:pPr>
            <w:r w:rsidRPr="00381C0B">
              <w:rPr>
                <w:rFonts w:cs="Arial"/>
              </w:rPr>
              <w:t>El usuario debe tener</w:t>
            </w:r>
            <w:r>
              <w:rPr>
                <w:rFonts w:cs="Arial"/>
              </w:rPr>
              <w:t xml:space="preserve"> rol de </w:t>
            </w:r>
            <w:proofErr w:type="spellStart"/>
            <w:r>
              <w:rPr>
                <w:rFonts w:cs="Arial"/>
              </w:rPr>
              <w:t>administrador_tecnico</w:t>
            </w:r>
            <w:proofErr w:type="spellEnd"/>
            <w:r>
              <w:rPr>
                <w:rFonts w:cs="Arial"/>
              </w:rPr>
              <w:t xml:space="preserve"> para poder</w:t>
            </w:r>
            <w:r w:rsidRPr="00381C0B">
              <w:rPr>
                <w:rFonts w:cs="Arial"/>
              </w:rPr>
              <w:t xml:space="preserve"> </w:t>
            </w:r>
            <w:r>
              <w:rPr>
                <w:rFonts w:cs="Arial"/>
              </w:rPr>
              <w:t xml:space="preserve">acceder a la opción que permite </w:t>
            </w:r>
            <w:r w:rsidR="001D2557">
              <w:rPr>
                <w:rFonts w:cs="Arial"/>
              </w:rPr>
              <w:t>eliminar</w:t>
            </w:r>
            <w:r>
              <w:rPr>
                <w:rFonts w:cs="Arial"/>
              </w:rPr>
              <w:t xml:space="preserve"> </w:t>
            </w:r>
            <w:ins w:id="1506" w:author="OLIVARES MARTINEZ FERNANDO JESUS" w:date="2026-08-17T12:02:00Z">
              <w:r w:rsidR="00257963">
                <w:rPr>
                  <w:rFonts w:cs="Arial"/>
                </w:rPr>
                <w:t>de la BBDD</w:t>
              </w:r>
            </w:ins>
            <w:del w:id="1507" w:author="OLIVARES MARTINEZ FERNANDO JESUS" w:date="2026-08-17T12:02:00Z">
              <w:r w:rsidR="00D50BDF" w:rsidDel="00257963">
                <w:rPr>
                  <w:rFonts w:cs="Arial"/>
                </w:rPr>
                <w:delText>de manera lógica</w:delText>
              </w:r>
            </w:del>
            <w:r w:rsidR="00D50BDF">
              <w:rPr>
                <w:rFonts w:cs="Arial"/>
              </w:rPr>
              <w:t xml:space="preserve"> </w:t>
            </w:r>
            <w:r>
              <w:rPr>
                <w:rFonts w:cs="Arial"/>
              </w:rPr>
              <w:t xml:space="preserve">un </w:t>
            </w:r>
            <w:r w:rsidR="00D50BDF">
              <w:rPr>
                <w:rFonts w:cs="Arial"/>
              </w:rPr>
              <w:t>&lt;&lt;Parámetro&gt;&gt;</w:t>
            </w:r>
            <w:r>
              <w:rPr>
                <w:rFonts w:cs="Arial"/>
              </w:rPr>
              <w:t xml:space="preserve"> </w:t>
            </w:r>
            <w:del w:id="1508" w:author="OLIVARES MARTINEZ FERNANDO JESUS" w:date="2026-08-17T12:02:00Z">
              <w:r w:rsidDel="00257963">
                <w:rPr>
                  <w:rFonts w:cs="Arial"/>
                </w:rPr>
                <w:delText xml:space="preserve">del </w:delText>
              </w:r>
            </w:del>
            <w:ins w:id="1509" w:author="OLIVARES MARTINEZ FERNANDO JESUS" w:date="2026-08-17T12:02:00Z">
              <w:r w:rsidR="00257963">
                <w:rPr>
                  <w:rFonts w:cs="Arial"/>
                </w:rPr>
                <w:t xml:space="preserve">configurado en el </w:t>
              </w:r>
            </w:ins>
            <w:r>
              <w:rPr>
                <w:rFonts w:cs="Arial"/>
              </w:rPr>
              <w:t>sistema.</w:t>
            </w:r>
          </w:p>
        </w:tc>
      </w:tr>
      <w:tr w:rsidR="00F82C5D" w:rsidRPr="00381C0B" w14:paraId="382C0C43" w14:textId="77777777" w:rsidTr="00F82C5D">
        <w:tblPrEx>
          <w:tblPrExChange w:id="1510" w:author="OLIVARES MARTINEZ FERNANDO JESUS" w:date="2026-08-20T17:51:00Z">
            <w:tblPrEx>
              <w:tblW w:w="9015" w:type="dxa"/>
            </w:tblPrEx>
          </w:tblPrExChange>
        </w:tblPrEx>
        <w:tc>
          <w:tcPr>
            <w:tcW w:w="4073" w:type="dxa"/>
            <w:vMerge w:val="restart"/>
            <w:shd w:val="clear" w:color="auto" w:fill="DEEAF6" w:themeFill="accent1" w:themeFillTint="33"/>
            <w:tcPrChange w:id="1511" w:author="OLIVARES MARTINEZ FERNANDO JESUS" w:date="2026-08-20T17:51:00Z">
              <w:tcPr>
                <w:tcW w:w="2547" w:type="dxa"/>
                <w:vMerge w:val="restart"/>
                <w:shd w:val="clear" w:color="auto" w:fill="DEEAF6" w:themeFill="accent1" w:themeFillTint="33"/>
              </w:tcPr>
            </w:tcPrChange>
          </w:tcPr>
          <w:p w14:paraId="608DF0B8" w14:textId="77777777" w:rsidR="00ED2C78" w:rsidRPr="00381C0B" w:rsidRDefault="00ED2C78" w:rsidP="00CE021D">
            <w:pPr>
              <w:spacing w:after="0" w:line="240" w:lineRule="auto"/>
              <w:rPr>
                <w:rFonts w:cs="Arial"/>
              </w:rPr>
            </w:pPr>
            <w:r w:rsidRPr="00381C0B">
              <w:rPr>
                <w:rFonts w:cs="Arial"/>
              </w:rPr>
              <w:t>Secuencia</w:t>
            </w:r>
          </w:p>
        </w:tc>
        <w:tc>
          <w:tcPr>
            <w:tcW w:w="742" w:type="dxa"/>
            <w:shd w:val="clear" w:color="auto" w:fill="DEEAF6" w:themeFill="accent1" w:themeFillTint="33"/>
            <w:tcPrChange w:id="1512" w:author="OLIVARES MARTINEZ FERNANDO JESUS" w:date="2026-08-20T17:51:00Z">
              <w:tcPr>
                <w:tcW w:w="2120" w:type="dxa"/>
                <w:shd w:val="clear" w:color="auto" w:fill="DEEAF6" w:themeFill="accent1" w:themeFillTint="33"/>
              </w:tcPr>
            </w:tcPrChange>
          </w:tcPr>
          <w:p w14:paraId="40589C02" w14:textId="77777777" w:rsidR="00ED2C78" w:rsidRPr="00381C0B" w:rsidRDefault="00ED2C78" w:rsidP="00CE021D">
            <w:pPr>
              <w:spacing w:after="0" w:line="240" w:lineRule="auto"/>
              <w:rPr>
                <w:rFonts w:cs="Arial"/>
              </w:rPr>
            </w:pPr>
            <w:r w:rsidRPr="00381C0B">
              <w:rPr>
                <w:rFonts w:cs="Arial"/>
              </w:rPr>
              <w:t>Paso</w:t>
            </w:r>
          </w:p>
        </w:tc>
        <w:tc>
          <w:tcPr>
            <w:tcW w:w="4200" w:type="dxa"/>
            <w:shd w:val="clear" w:color="auto" w:fill="DEEAF6" w:themeFill="accent1" w:themeFillTint="33"/>
            <w:tcPrChange w:id="1513" w:author="OLIVARES MARTINEZ FERNANDO JESUS" w:date="2026-08-20T17:51:00Z">
              <w:tcPr>
                <w:tcW w:w="4348" w:type="dxa"/>
                <w:gridSpan w:val="2"/>
                <w:shd w:val="clear" w:color="auto" w:fill="DEEAF6" w:themeFill="accent1" w:themeFillTint="33"/>
              </w:tcPr>
            </w:tcPrChange>
          </w:tcPr>
          <w:p w14:paraId="2265D86A" w14:textId="77777777" w:rsidR="00ED2C78" w:rsidRPr="00381C0B" w:rsidRDefault="00ED2C78" w:rsidP="00CE021D">
            <w:pPr>
              <w:spacing w:after="0" w:line="240" w:lineRule="auto"/>
              <w:rPr>
                <w:rFonts w:cs="Arial"/>
              </w:rPr>
            </w:pPr>
            <w:r w:rsidRPr="00381C0B">
              <w:rPr>
                <w:rFonts w:cs="Arial"/>
              </w:rPr>
              <w:t>Acción</w:t>
            </w:r>
          </w:p>
        </w:tc>
      </w:tr>
      <w:tr w:rsidR="00F82C5D" w:rsidRPr="00381C0B" w14:paraId="7AF8C3F1" w14:textId="77777777" w:rsidTr="00F82C5D">
        <w:tblPrEx>
          <w:tblPrExChange w:id="1514" w:author="OLIVARES MARTINEZ FERNANDO JESUS" w:date="2026-08-20T17:51:00Z">
            <w:tblPrEx>
              <w:tblW w:w="9015" w:type="dxa"/>
            </w:tblPrEx>
          </w:tblPrExChange>
        </w:tblPrEx>
        <w:tc>
          <w:tcPr>
            <w:tcW w:w="4073" w:type="dxa"/>
            <w:vMerge/>
            <w:shd w:val="clear" w:color="auto" w:fill="DEEAF6" w:themeFill="accent1" w:themeFillTint="33"/>
            <w:tcPrChange w:id="1515" w:author="OLIVARES MARTINEZ FERNANDO JESUS" w:date="2026-08-20T17:51:00Z">
              <w:tcPr>
                <w:tcW w:w="0" w:type="auto"/>
                <w:vMerge/>
                <w:shd w:val="clear" w:color="auto" w:fill="DEEAF6" w:themeFill="accent1" w:themeFillTint="33"/>
              </w:tcPr>
            </w:tcPrChange>
          </w:tcPr>
          <w:p w14:paraId="0CDF3132" w14:textId="77777777" w:rsidR="00ED2C78" w:rsidRPr="00381C0B" w:rsidRDefault="00ED2C78" w:rsidP="00CE021D">
            <w:pPr>
              <w:spacing w:after="0" w:line="240" w:lineRule="auto"/>
              <w:rPr>
                <w:rFonts w:cs="Arial"/>
              </w:rPr>
            </w:pPr>
          </w:p>
        </w:tc>
        <w:tc>
          <w:tcPr>
            <w:tcW w:w="742" w:type="dxa"/>
            <w:tcPrChange w:id="1516" w:author="OLIVARES MARTINEZ FERNANDO JESUS" w:date="2026-08-20T17:51:00Z">
              <w:tcPr>
                <w:tcW w:w="2120" w:type="dxa"/>
              </w:tcPr>
            </w:tcPrChange>
          </w:tcPr>
          <w:p w14:paraId="696F103F" w14:textId="77777777" w:rsidR="00ED2C78" w:rsidRPr="00381C0B" w:rsidRDefault="00ED2C78" w:rsidP="00CE021D">
            <w:pPr>
              <w:spacing w:after="0" w:line="240" w:lineRule="auto"/>
              <w:rPr>
                <w:rFonts w:cs="Arial"/>
              </w:rPr>
            </w:pPr>
            <w:r>
              <w:rPr>
                <w:rFonts w:cs="Arial"/>
              </w:rPr>
              <w:t>1</w:t>
            </w:r>
          </w:p>
        </w:tc>
        <w:tc>
          <w:tcPr>
            <w:tcW w:w="4200" w:type="dxa"/>
            <w:tcPrChange w:id="1517" w:author="OLIVARES MARTINEZ FERNANDO JESUS" w:date="2026-08-20T17:51:00Z">
              <w:tcPr>
                <w:tcW w:w="4348" w:type="dxa"/>
                <w:gridSpan w:val="2"/>
              </w:tcPr>
            </w:tcPrChange>
          </w:tcPr>
          <w:p w14:paraId="64CF2CDB" w14:textId="68555E8D" w:rsidR="00ED2C78" w:rsidRDefault="00ED2C78" w:rsidP="00CE021D">
            <w:pPr>
              <w:spacing w:after="0" w:line="240" w:lineRule="auto"/>
            </w:pPr>
            <w:r w:rsidRPr="007F17DF">
              <w:rPr>
                <w:rFonts w:cs="Arial"/>
              </w:rPr>
              <w:t xml:space="preserve">El usuario navega hasta la opción </w:t>
            </w:r>
            <w:r>
              <w:rPr>
                <w:rFonts w:cs="Arial"/>
              </w:rPr>
              <w:t xml:space="preserve">de </w:t>
            </w:r>
            <w:r w:rsidR="00024ABA">
              <w:rPr>
                <w:rFonts w:cs="Arial"/>
              </w:rPr>
              <w:t>menú Configuración</w:t>
            </w:r>
            <w:r>
              <w:rPr>
                <w:rFonts w:cs="Arial"/>
              </w:rPr>
              <w:t>/&lt;&lt;</w:t>
            </w:r>
            <w:r w:rsidR="00D50BDF">
              <w:rPr>
                <w:rFonts w:cs="Arial"/>
              </w:rPr>
              <w:t>Parámetros</w:t>
            </w:r>
            <w:r>
              <w:rPr>
                <w:rFonts w:cs="Arial"/>
              </w:rPr>
              <w:t>&gt;&gt;</w:t>
            </w:r>
          </w:p>
        </w:tc>
      </w:tr>
      <w:tr w:rsidR="00F82C5D" w:rsidRPr="00381C0B" w14:paraId="0C15F49A" w14:textId="77777777" w:rsidTr="00F82C5D">
        <w:tblPrEx>
          <w:tblPrExChange w:id="1518" w:author="OLIVARES MARTINEZ FERNANDO JESUS" w:date="2026-08-20T17:51:00Z">
            <w:tblPrEx>
              <w:tblW w:w="9015" w:type="dxa"/>
            </w:tblPrEx>
          </w:tblPrExChange>
        </w:tblPrEx>
        <w:tc>
          <w:tcPr>
            <w:tcW w:w="4073" w:type="dxa"/>
            <w:vMerge/>
            <w:shd w:val="clear" w:color="auto" w:fill="DEEAF6" w:themeFill="accent1" w:themeFillTint="33"/>
            <w:tcPrChange w:id="1519" w:author="OLIVARES MARTINEZ FERNANDO JESUS" w:date="2026-08-20T17:51:00Z">
              <w:tcPr>
                <w:tcW w:w="0" w:type="auto"/>
                <w:vMerge/>
                <w:shd w:val="clear" w:color="auto" w:fill="DEEAF6" w:themeFill="accent1" w:themeFillTint="33"/>
              </w:tcPr>
            </w:tcPrChange>
          </w:tcPr>
          <w:p w14:paraId="3481F474" w14:textId="77777777" w:rsidR="00ED2C78" w:rsidRPr="00381C0B" w:rsidRDefault="00ED2C78" w:rsidP="00CE021D">
            <w:pPr>
              <w:spacing w:after="0" w:line="240" w:lineRule="auto"/>
              <w:rPr>
                <w:rFonts w:cs="Arial"/>
              </w:rPr>
            </w:pPr>
          </w:p>
        </w:tc>
        <w:tc>
          <w:tcPr>
            <w:tcW w:w="742" w:type="dxa"/>
            <w:tcPrChange w:id="1520" w:author="OLIVARES MARTINEZ FERNANDO JESUS" w:date="2026-08-20T17:51:00Z">
              <w:tcPr>
                <w:tcW w:w="2120" w:type="dxa"/>
              </w:tcPr>
            </w:tcPrChange>
          </w:tcPr>
          <w:p w14:paraId="788BE260" w14:textId="77777777" w:rsidR="00ED2C78" w:rsidRDefault="00ED2C78" w:rsidP="00CE021D">
            <w:pPr>
              <w:spacing w:after="0" w:line="240" w:lineRule="auto"/>
              <w:rPr>
                <w:rFonts w:cs="Arial"/>
              </w:rPr>
            </w:pPr>
            <w:r>
              <w:rPr>
                <w:rFonts w:cs="Arial"/>
              </w:rPr>
              <w:t>2</w:t>
            </w:r>
          </w:p>
        </w:tc>
        <w:tc>
          <w:tcPr>
            <w:tcW w:w="4200" w:type="dxa"/>
            <w:tcPrChange w:id="1521" w:author="OLIVARES MARTINEZ FERNANDO JESUS" w:date="2026-08-20T17:51:00Z">
              <w:tcPr>
                <w:tcW w:w="4348" w:type="dxa"/>
                <w:gridSpan w:val="2"/>
              </w:tcPr>
            </w:tcPrChange>
          </w:tcPr>
          <w:p w14:paraId="29786DB8" w14:textId="4AC5876E" w:rsidR="00ED2C78" w:rsidRPr="001C1EE6" w:rsidRDefault="00ED2C78" w:rsidP="00CE021D">
            <w:pPr>
              <w:spacing w:after="0" w:line="240" w:lineRule="auto"/>
              <w:rPr>
                <w:rFonts w:cs="Arial"/>
              </w:rPr>
            </w:pPr>
            <w:r w:rsidRPr="00B359FD">
              <w:rPr>
                <w:rFonts w:cs="Arial"/>
              </w:rPr>
              <w:t xml:space="preserve">El usuario accede a la </w:t>
            </w:r>
            <w:r>
              <w:rPr>
                <w:rFonts w:cs="Arial"/>
              </w:rPr>
              <w:t>acción</w:t>
            </w:r>
            <w:r w:rsidRPr="00B359FD">
              <w:rPr>
                <w:rFonts w:cs="Arial"/>
              </w:rPr>
              <w:t xml:space="preserve"> “</w:t>
            </w:r>
            <w:r w:rsidR="00596DA9">
              <w:rPr>
                <w:rFonts w:cs="Arial"/>
              </w:rPr>
              <w:t>Eliminar</w:t>
            </w:r>
            <w:r w:rsidRPr="00B359FD">
              <w:rPr>
                <w:rFonts w:cs="Arial"/>
              </w:rPr>
              <w:t>”</w:t>
            </w:r>
            <w:r>
              <w:rPr>
                <w:rFonts w:cs="Arial"/>
              </w:rPr>
              <w:t xml:space="preserve"> de un registro del listado de </w:t>
            </w:r>
            <w:r w:rsidR="00D50BDF">
              <w:rPr>
                <w:rFonts w:cs="Arial"/>
              </w:rPr>
              <w:t>&lt;</w:t>
            </w:r>
            <w:r>
              <w:rPr>
                <w:rFonts w:cs="Arial"/>
              </w:rPr>
              <w:t>&lt;</w:t>
            </w:r>
            <w:r w:rsidR="00D50BDF">
              <w:rPr>
                <w:rFonts w:cs="Arial"/>
              </w:rPr>
              <w:t>Parámetros</w:t>
            </w:r>
            <w:r>
              <w:rPr>
                <w:rFonts w:cs="Arial"/>
              </w:rPr>
              <w:t>&gt;&gt;</w:t>
            </w:r>
          </w:p>
        </w:tc>
      </w:tr>
      <w:tr w:rsidR="00F82C5D" w:rsidRPr="00381C0B" w14:paraId="68B88B70" w14:textId="77777777" w:rsidTr="00F82C5D">
        <w:tblPrEx>
          <w:tblPrExChange w:id="1522" w:author="OLIVARES MARTINEZ FERNANDO JESUS" w:date="2026-08-20T17:51:00Z">
            <w:tblPrEx>
              <w:tblW w:w="9015" w:type="dxa"/>
            </w:tblPrEx>
          </w:tblPrExChange>
        </w:tblPrEx>
        <w:tc>
          <w:tcPr>
            <w:tcW w:w="4073" w:type="dxa"/>
            <w:vMerge/>
            <w:shd w:val="clear" w:color="auto" w:fill="DEEAF6" w:themeFill="accent1" w:themeFillTint="33"/>
            <w:tcPrChange w:id="1523" w:author="OLIVARES MARTINEZ FERNANDO JESUS" w:date="2026-08-20T17:51:00Z">
              <w:tcPr>
                <w:tcW w:w="0" w:type="auto"/>
                <w:vMerge/>
                <w:shd w:val="clear" w:color="auto" w:fill="DEEAF6" w:themeFill="accent1" w:themeFillTint="33"/>
              </w:tcPr>
            </w:tcPrChange>
          </w:tcPr>
          <w:p w14:paraId="415579BC" w14:textId="77777777" w:rsidR="00C72BB3" w:rsidRPr="00381C0B" w:rsidRDefault="00C72BB3" w:rsidP="00C72BB3">
            <w:pPr>
              <w:spacing w:after="0" w:line="240" w:lineRule="auto"/>
              <w:rPr>
                <w:rFonts w:cs="Arial"/>
              </w:rPr>
            </w:pPr>
          </w:p>
        </w:tc>
        <w:tc>
          <w:tcPr>
            <w:tcW w:w="742" w:type="dxa"/>
            <w:tcPrChange w:id="1524" w:author="OLIVARES MARTINEZ FERNANDO JESUS" w:date="2026-08-20T17:51:00Z">
              <w:tcPr>
                <w:tcW w:w="2120" w:type="dxa"/>
              </w:tcPr>
            </w:tcPrChange>
          </w:tcPr>
          <w:p w14:paraId="072BE735" w14:textId="77777777" w:rsidR="00C72BB3" w:rsidRDefault="00C72BB3" w:rsidP="00C72BB3">
            <w:pPr>
              <w:spacing w:after="0" w:line="240" w:lineRule="auto"/>
              <w:rPr>
                <w:rFonts w:cs="Arial"/>
              </w:rPr>
            </w:pPr>
            <w:r>
              <w:rPr>
                <w:rFonts w:cs="Arial"/>
              </w:rPr>
              <w:t>3</w:t>
            </w:r>
          </w:p>
        </w:tc>
        <w:tc>
          <w:tcPr>
            <w:tcW w:w="4200" w:type="dxa"/>
            <w:tcPrChange w:id="1525" w:author="OLIVARES MARTINEZ FERNANDO JESUS" w:date="2026-08-20T17:51:00Z">
              <w:tcPr>
                <w:tcW w:w="4348" w:type="dxa"/>
                <w:gridSpan w:val="2"/>
              </w:tcPr>
            </w:tcPrChange>
          </w:tcPr>
          <w:p w14:paraId="3A51A1CA" w14:textId="13F86D4B" w:rsidR="00C72BB3" w:rsidRPr="0065682A" w:rsidRDefault="00C72BB3" w:rsidP="00C72BB3">
            <w:pPr>
              <w:spacing w:after="0" w:line="240" w:lineRule="auto"/>
              <w:rPr>
                <w:rFonts w:cs="Arial"/>
              </w:rPr>
            </w:pPr>
            <w:r w:rsidRPr="00A36FB1">
              <w:t>El sistema muestra una ventana emergente solicitando la confirmación de eliminación del registro con el siguiente mensaje: “¿Realmente quiere eliminar el registro?”</w:t>
            </w:r>
          </w:p>
        </w:tc>
      </w:tr>
      <w:tr w:rsidR="00F82C5D" w:rsidRPr="00381C0B" w14:paraId="6B9C6B07" w14:textId="77777777" w:rsidTr="00F82C5D">
        <w:tblPrEx>
          <w:tblPrExChange w:id="1526" w:author="OLIVARES MARTINEZ FERNANDO JESUS" w:date="2026-08-20T17:51:00Z">
            <w:tblPrEx>
              <w:tblW w:w="9015" w:type="dxa"/>
            </w:tblPrEx>
          </w:tblPrExChange>
        </w:tblPrEx>
        <w:tc>
          <w:tcPr>
            <w:tcW w:w="4073" w:type="dxa"/>
            <w:vMerge/>
            <w:shd w:val="clear" w:color="auto" w:fill="DEEAF6" w:themeFill="accent1" w:themeFillTint="33"/>
            <w:tcPrChange w:id="1527" w:author="OLIVARES MARTINEZ FERNANDO JESUS" w:date="2026-08-20T17:51:00Z">
              <w:tcPr>
                <w:tcW w:w="0" w:type="auto"/>
                <w:vMerge/>
                <w:shd w:val="clear" w:color="auto" w:fill="DEEAF6" w:themeFill="accent1" w:themeFillTint="33"/>
              </w:tcPr>
            </w:tcPrChange>
          </w:tcPr>
          <w:p w14:paraId="4586814F" w14:textId="77777777" w:rsidR="00C72BB3" w:rsidRPr="00381C0B" w:rsidRDefault="00C72BB3" w:rsidP="00C72BB3">
            <w:pPr>
              <w:spacing w:after="0" w:line="240" w:lineRule="auto"/>
              <w:rPr>
                <w:rFonts w:cs="Arial"/>
              </w:rPr>
            </w:pPr>
          </w:p>
        </w:tc>
        <w:tc>
          <w:tcPr>
            <w:tcW w:w="742" w:type="dxa"/>
            <w:tcPrChange w:id="1528" w:author="OLIVARES MARTINEZ FERNANDO JESUS" w:date="2026-08-20T17:51:00Z">
              <w:tcPr>
                <w:tcW w:w="2120" w:type="dxa"/>
              </w:tcPr>
            </w:tcPrChange>
          </w:tcPr>
          <w:p w14:paraId="541B80A6" w14:textId="4576E916" w:rsidR="00C72BB3" w:rsidRDefault="00C72BB3" w:rsidP="00C72BB3">
            <w:pPr>
              <w:spacing w:after="0" w:line="240" w:lineRule="auto"/>
              <w:rPr>
                <w:rFonts w:cs="Arial"/>
              </w:rPr>
            </w:pPr>
            <w:r>
              <w:rPr>
                <w:rFonts w:cs="Arial"/>
              </w:rPr>
              <w:t>3.1</w:t>
            </w:r>
          </w:p>
        </w:tc>
        <w:tc>
          <w:tcPr>
            <w:tcW w:w="4200" w:type="dxa"/>
            <w:tcPrChange w:id="1529" w:author="OLIVARES MARTINEZ FERNANDO JESUS" w:date="2026-08-20T17:51:00Z">
              <w:tcPr>
                <w:tcW w:w="4348" w:type="dxa"/>
                <w:gridSpan w:val="2"/>
              </w:tcPr>
            </w:tcPrChange>
          </w:tcPr>
          <w:p w14:paraId="3E234F0D" w14:textId="778EA15B" w:rsidR="00C72BB3" w:rsidRPr="00332C31" w:rsidRDefault="00C72BB3" w:rsidP="00C72BB3">
            <w:pPr>
              <w:spacing w:after="0" w:line="240" w:lineRule="auto"/>
              <w:rPr>
                <w:rFonts w:cs="Arial"/>
              </w:rPr>
            </w:pPr>
            <w:r w:rsidRPr="00A36FB1">
              <w:rPr>
                <w:rFonts w:cs="Arial"/>
              </w:rPr>
              <w:t>El usuario pulsa “</w:t>
            </w:r>
            <w:r>
              <w:rPr>
                <w:rFonts w:cs="Arial"/>
              </w:rPr>
              <w:t>Cancelar</w:t>
            </w:r>
            <w:r w:rsidRPr="00A36FB1">
              <w:rPr>
                <w:rFonts w:cs="Arial"/>
              </w:rPr>
              <w:t xml:space="preserve">” o “X” para cerrar la ventana emergente de confirmación de eliminación del </w:t>
            </w:r>
            <w:r w:rsidR="00882E8E">
              <w:rPr>
                <w:rFonts w:cs="Arial"/>
              </w:rPr>
              <w:t>Parámetro</w:t>
            </w:r>
          </w:p>
        </w:tc>
      </w:tr>
      <w:tr w:rsidR="00F82C5D" w:rsidRPr="00381C0B" w14:paraId="74ADA0B1" w14:textId="77777777" w:rsidTr="00F82C5D">
        <w:tblPrEx>
          <w:tblPrExChange w:id="1530" w:author="OLIVARES MARTINEZ FERNANDO JESUS" w:date="2026-08-20T17:51:00Z">
            <w:tblPrEx>
              <w:tblW w:w="9015" w:type="dxa"/>
            </w:tblPrEx>
          </w:tblPrExChange>
        </w:tblPrEx>
        <w:tc>
          <w:tcPr>
            <w:tcW w:w="4073" w:type="dxa"/>
            <w:vMerge/>
            <w:shd w:val="clear" w:color="auto" w:fill="DEEAF6" w:themeFill="accent1" w:themeFillTint="33"/>
            <w:tcPrChange w:id="1531" w:author="OLIVARES MARTINEZ FERNANDO JESUS" w:date="2026-08-20T17:51:00Z">
              <w:tcPr>
                <w:tcW w:w="0" w:type="auto"/>
                <w:vMerge/>
                <w:shd w:val="clear" w:color="auto" w:fill="DEEAF6" w:themeFill="accent1" w:themeFillTint="33"/>
              </w:tcPr>
            </w:tcPrChange>
          </w:tcPr>
          <w:p w14:paraId="2CF6EC96" w14:textId="77777777" w:rsidR="00C72BB3" w:rsidRPr="00381C0B" w:rsidRDefault="00C72BB3" w:rsidP="00C72BB3">
            <w:pPr>
              <w:spacing w:after="0" w:line="240" w:lineRule="auto"/>
              <w:rPr>
                <w:rFonts w:cs="Arial"/>
              </w:rPr>
            </w:pPr>
          </w:p>
        </w:tc>
        <w:tc>
          <w:tcPr>
            <w:tcW w:w="742" w:type="dxa"/>
            <w:tcPrChange w:id="1532" w:author="OLIVARES MARTINEZ FERNANDO JESUS" w:date="2026-08-20T17:51:00Z">
              <w:tcPr>
                <w:tcW w:w="2120" w:type="dxa"/>
              </w:tcPr>
            </w:tcPrChange>
          </w:tcPr>
          <w:p w14:paraId="17DEF79C" w14:textId="21D60050" w:rsidR="00C72BB3" w:rsidRDefault="00C72BB3" w:rsidP="00C72BB3">
            <w:pPr>
              <w:spacing w:after="0" w:line="240" w:lineRule="auto"/>
              <w:rPr>
                <w:rFonts w:cs="Arial"/>
              </w:rPr>
            </w:pPr>
            <w:r>
              <w:rPr>
                <w:rFonts w:cs="Arial"/>
              </w:rPr>
              <w:t>3.2</w:t>
            </w:r>
          </w:p>
        </w:tc>
        <w:tc>
          <w:tcPr>
            <w:tcW w:w="4200" w:type="dxa"/>
            <w:tcPrChange w:id="1533" w:author="OLIVARES MARTINEZ FERNANDO JESUS" w:date="2026-08-20T17:51:00Z">
              <w:tcPr>
                <w:tcW w:w="4348" w:type="dxa"/>
                <w:gridSpan w:val="2"/>
              </w:tcPr>
            </w:tcPrChange>
          </w:tcPr>
          <w:p w14:paraId="5FCDC93A" w14:textId="62479789" w:rsidR="00C72BB3" w:rsidRPr="00A36FB1" w:rsidRDefault="00C72BB3" w:rsidP="00C72BB3">
            <w:pPr>
              <w:spacing w:after="0" w:line="240" w:lineRule="auto"/>
              <w:rPr>
                <w:rFonts w:cs="Arial"/>
              </w:rPr>
            </w:pPr>
            <w:r w:rsidRPr="00A36FB1">
              <w:rPr>
                <w:rFonts w:cs="Arial"/>
              </w:rPr>
              <w:t xml:space="preserve">El sistema cierra la ventana emergente de confirmación de eliminación del </w:t>
            </w:r>
            <w:r w:rsidR="00882E8E">
              <w:rPr>
                <w:rFonts w:cs="Arial"/>
              </w:rPr>
              <w:t>Parámetro</w:t>
            </w:r>
          </w:p>
        </w:tc>
      </w:tr>
      <w:tr w:rsidR="00F82C5D" w:rsidRPr="00381C0B" w14:paraId="14CA5595" w14:textId="77777777" w:rsidTr="00F82C5D">
        <w:tblPrEx>
          <w:tblPrExChange w:id="1534" w:author="OLIVARES MARTINEZ FERNANDO JESUS" w:date="2026-08-20T17:51:00Z">
            <w:tblPrEx>
              <w:tblW w:w="9015" w:type="dxa"/>
            </w:tblPrEx>
          </w:tblPrExChange>
        </w:tblPrEx>
        <w:tc>
          <w:tcPr>
            <w:tcW w:w="4073" w:type="dxa"/>
            <w:vMerge/>
            <w:shd w:val="clear" w:color="auto" w:fill="DEEAF6" w:themeFill="accent1" w:themeFillTint="33"/>
            <w:tcPrChange w:id="1535" w:author="OLIVARES MARTINEZ FERNANDO JESUS" w:date="2026-08-20T17:51:00Z">
              <w:tcPr>
                <w:tcW w:w="0" w:type="auto"/>
                <w:vMerge/>
                <w:shd w:val="clear" w:color="auto" w:fill="DEEAF6" w:themeFill="accent1" w:themeFillTint="33"/>
              </w:tcPr>
            </w:tcPrChange>
          </w:tcPr>
          <w:p w14:paraId="0ACA255A" w14:textId="77777777" w:rsidR="00C72BB3" w:rsidRPr="00381C0B" w:rsidRDefault="00C72BB3" w:rsidP="00C72BB3">
            <w:pPr>
              <w:spacing w:after="0" w:line="240" w:lineRule="auto"/>
              <w:rPr>
                <w:rFonts w:cs="Arial"/>
              </w:rPr>
            </w:pPr>
          </w:p>
        </w:tc>
        <w:tc>
          <w:tcPr>
            <w:tcW w:w="742" w:type="dxa"/>
            <w:tcPrChange w:id="1536" w:author="OLIVARES MARTINEZ FERNANDO JESUS" w:date="2026-08-20T17:51:00Z">
              <w:tcPr>
                <w:tcW w:w="2120" w:type="dxa"/>
              </w:tcPr>
            </w:tcPrChange>
          </w:tcPr>
          <w:p w14:paraId="0807A31F" w14:textId="77777777" w:rsidR="00C72BB3" w:rsidRDefault="00C72BB3" w:rsidP="00C72BB3">
            <w:pPr>
              <w:spacing w:after="0" w:line="240" w:lineRule="auto"/>
              <w:rPr>
                <w:rFonts w:cs="Arial"/>
              </w:rPr>
            </w:pPr>
            <w:r>
              <w:rPr>
                <w:rFonts w:cs="Arial"/>
              </w:rPr>
              <w:t>4</w:t>
            </w:r>
          </w:p>
        </w:tc>
        <w:tc>
          <w:tcPr>
            <w:tcW w:w="4200" w:type="dxa"/>
            <w:tcPrChange w:id="1537" w:author="OLIVARES MARTINEZ FERNANDO JESUS" w:date="2026-08-20T17:51:00Z">
              <w:tcPr>
                <w:tcW w:w="4348" w:type="dxa"/>
                <w:gridSpan w:val="2"/>
              </w:tcPr>
            </w:tcPrChange>
          </w:tcPr>
          <w:p w14:paraId="2809A34C" w14:textId="70B55CC0" w:rsidR="00C72BB3" w:rsidRDefault="00C72BB3" w:rsidP="00C72BB3">
            <w:pPr>
              <w:spacing w:after="0" w:line="240" w:lineRule="auto"/>
              <w:rPr>
                <w:rFonts w:cs="Arial"/>
              </w:rPr>
            </w:pPr>
            <w:r w:rsidRPr="00332C31">
              <w:rPr>
                <w:rFonts w:cs="Arial"/>
              </w:rPr>
              <w:t>El usuario confirma la eliminación</w:t>
            </w:r>
            <w:r>
              <w:rPr>
                <w:rFonts w:cs="Arial"/>
              </w:rPr>
              <w:t xml:space="preserve"> del registro pulsando el botón “Aceptar”</w:t>
            </w:r>
          </w:p>
        </w:tc>
      </w:tr>
      <w:tr w:rsidR="00F82C5D" w:rsidRPr="00381C0B" w14:paraId="737D098E" w14:textId="77777777" w:rsidTr="00F82C5D">
        <w:tblPrEx>
          <w:tblPrExChange w:id="1538" w:author="OLIVARES MARTINEZ FERNANDO JESUS" w:date="2026-08-20T17:51:00Z">
            <w:tblPrEx>
              <w:tblW w:w="9015" w:type="dxa"/>
            </w:tblPrEx>
          </w:tblPrExChange>
        </w:tblPrEx>
        <w:tc>
          <w:tcPr>
            <w:tcW w:w="4073" w:type="dxa"/>
            <w:vMerge/>
            <w:shd w:val="clear" w:color="auto" w:fill="DEEAF6" w:themeFill="accent1" w:themeFillTint="33"/>
            <w:tcPrChange w:id="1539" w:author="OLIVARES MARTINEZ FERNANDO JESUS" w:date="2026-08-20T17:51:00Z">
              <w:tcPr>
                <w:tcW w:w="0" w:type="auto"/>
                <w:vMerge/>
                <w:shd w:val="clear" w:color="auto" w:fill="DEEAF6" w:themeFill="accent1" w:themeFillTint="33"/>
              </w:tcPr>
            </w:tcPrChange>
          </w:tcPr>
          <w:p w14:paraId="3141E6BC" w14:textId="77777777" w:rsidR="00C72BB3" w:rsidRPr="00381C0B" w:rsidRDefault="00C72BB3" w:rsidP="00C72BB3">
            <w:pPr>
              <w:spacing w:after="0" w:line="240" w:lineRule="auto"/>
              <w:rPr>
                <w:rFonts w:cs="Arial"/>
              </w:rPr>
            </w:pPr>
          </w:p>
        </w:tc>
        <w:tc>
          <w:tcPr>
            <w:tcW w:w="742" w:type="dxa"/>
            <w:tcPrChange w:id="1540" w:author="OLIVARES MARTINEZ FERNANDO JESUS" w:date="2026-08-20T17:51:00Z">
              <w:tcPr>
                <w:tcW w:w="2120" w:type="dxa"/>
              </w:tcPr>
            </w:tcPrChange>
          </w:tcPr>
          <w:p w14:paraId="483D7737" w14:textId="77777777" w:rsidR="00C72BB3" w:rsidRDefault="00C72BB3" w:rsidP="00C72BB3">
            <w:pPr>
              <w:spacing w:after="0" w:line="240" w:lineRule="auto"/>
              <w:rPr>
                <w:rFonts w:cs="Arial"/>
              </w:rPr>
            </w:pPr>
            <w:r>
              <w:rPr>
                <w:rFonts w:cs="Arial"/>
              </w:rPr>
              <w:t>5</w:t>
            </w:r>
          </w:p>
        </w:tc>
        <w:tc>
          <w:tcPr>
            <w:tcW w:w="4200" w:type="dxa"/>
            <w:tcPrChange w:id="1541" w:author="OLIVARES MARTINEZ FERNANDO JESUS" w:date="2026-08-20T17:51:00Z">
              <w:tcPr>
                <w:tcW w:w="4348" w:type="dxa"/>
                <w:gridSpan w:val="2"/>
              </w:tcPr>
            </w:tcPrChange>
          </w:tcPr>
          <w:p w14:paraId="7913464E" w14:textId="4FA9DD58" w:rsidR="00C72BB3" w:rsidRDefault="00C72BB3" w:rsidP="00C72BB3">
            <w:pPr>
              <w:spacing w:after="0" w:line="240" w:lineRule="auto"/>
              <w:rPr>
                <w:rFonts w:cs="Arial"/>
              </w:rPr>
            </w:pPr>
            <w:r w:rsidRPr="00A36FB1">
              <w:rPr>
                <w:rFonts w:cs="Arial"/>
              </w:rPr>
              <w:t>Se valida correctamente la eliminación del registro</w:t>
            </w:r>
            <w:ins w:id="1542" w:author="OLIVARES MARTINEZ FERNANDO JESUS" w:date="2026-08-17T12:03:00Z">
              <w:r w:rsidR="00EA136F">
                <w:rPr>
                  <w:rFonts w:cs="Arial"/>
                </w:rPr>
                <w:t xml:space="preserve"> en la BBDD del sistema</w:t>
              </w:r>
            </w:ins>
            <w:del w:id="1543" w:author="OLIVARES MARTINEZ FERNANDO JESUS" w:date="2026-08-17T12:03:00Z">
              <w:r w:rsidRPr="00A36FB1" w:rsidDel="00EA136F">
                <w:rPr>
                  <w:rFonts w:cs="Arial"/>
                </w:rPr>
                <w:delText xml:space="preserve">, </w:delText>
              </w:r>
              <w:commentRangeStart w:id="1544"/>
              <w:r w:rsidRPr="00A36FB1" w:rsidDel="00EA136F">
                <w:rPr>
                  <w:rFonts w:cs="Arial"/>
                </w:rPr>
                <w:delText xml:space="preserve">se realizará la baja lógica </w:delText>
              </w:r>
            </w:del>
            <w:commentRangeEnd w:id="1544"/>
            <w:r w:rsidR="00401E64">
              <w:rPr>
                <w:rStyle w:val="Refdecomentario"/>
                <w:rFonts w:asciiTheme="minorHAnsi" w:eastAsiaTheme="minorHAnsi" w:hAnsiTheme="minorHAnsi" w:cstheme="minorBidi"/>
                <w:lang w:eastAsia="en-US"/>
              </w:rPr>
              <w:commentReference w:id="1544"/>
            </w:r>
            <w:del w:id="1545" w:author="OLIVARES MARTINEZ FERNANDO JESUS" w:date="2026-08-17T12:03:00Z">
              <w:r w:rsidRPr="00A36FB1" w:rsidDel="00EA136F">
                <w:rPr>
                  <w:rFonts w:cs="Arial"/>
                </w:rPr>
                <w:delText>en el sistema el registro</w:delText>
              </w:r>
            </w:del>
            <w:r w:rsidRPr="00A36FB1">
              <w:rPr>
                <w:rFonts w:cs="Arial"/>
              </w:rPr>
              <w:t>, se cerrará el diálogo de confirmación de eliminación</w:t>
            </w:r>
          </w:p>
        </w:tc>
      </w:tr>
      <w:tr w:rsidR="00F82C5D" w:rsidRPr="00381C0B" w14:paraId="524B050D" w14:textId="77777777" w:rsidTr="00F82C5D">
        <w:tblPrEx>
          <w:tblPrExChange w:id="1546" w:author="OLIVARES MARTINEZ FERNANDO JESUS" w:date="2026-08-20T17:51:00Z">
            <w:tblPrEx>
              <w:tblW w:w="9015" w:type="dxa"/>
            </w:tblPrEx>
          </w:tblPrExChange>
        </w:tblPrEx>
        <w:tc>
          <w:tcPr>
            <w:tcW w:w="4073" w:type="dxa"/>
            <w:vMerge/>
            <w:shd w:val="clear" w:color="auto" w:fill="DEEAF6" w:themeFill="accent1" w:themeFillTint="33"/>
            <w:tcPrChange w:id="1547" w:author="OLIVARES MARTINEZ FERNANDO JESUS" w:date="2026-08-20T17:51:00Z">
              <w:tcPr>
                <w:tcW w:w="0" w:type="auto"/>
                <w:vMerge/>
                <w:shd w:val="clear" w:color="auto" w:fill="DEEAF6" w:themeFill="accent1" w:themeFillTint="33"/>
              </w:tcPr>
            </w:tcPrChange>
          </w:tcPr>
          <w:p w14:paraId="5B55FE83" w14:textId="77777777" w:rsidR="00C72BB3" w:rsidRPr="00381C0B" w:rsidRDefault="00C72BB3" w:rsidP="00C72BB3">
            <w:pPr>
              <w:spacing w:after="0" w:line="240" w:lineRule="auto"/>
              <w:rPr>
                <w:rFonts w:cs="Arial"/>
              </w:rPr>
            </w:pPr>
          </w:p>
        </w:tc>
        <w:tc>
          <w:tcPr>
            <w:tcW w:w="742" w:type="dxa"/>
            <w:tcPrChange w:id="1548" w:author="OLIVARES MARTINEZ FERNANDO JESUS" w:date="2026-08-20T17:51:00Z">
              <w:tcPr>
                <w:tcW w:w="2120" w:type="dxa"/>
              </w:tcPr>
            </w:tcPrChange>
          </w:tcPr>
          <w:p w14:paraId="0D11DF07" w14:textId="1F1DD81A" w:rsidR="00C72BB3" w:rsidRDefault="00C72BB3" w:rsidP="00C72BB3">
            <w:pPr>
              <w:spacing w:after="0" w:line="240" w:lineRule="auto"/>
              <w:rPr>
                <w:rFonts w:cs="Arial"/>
              </w:rPr>
            </w:pPr>
            <w:r>
              <w:rPr>
                <w:rFonts w:cs="Arial"/>
              </w:rPr>
              <w:t>5.1</w:t>
            </w:r>
          </w:p>
        </w:tc>
        <w:tc>
          <w:tcPr>
            <w:tcW w:w="4200" w:type="dxa"/>
            <w:tcPrChange w:id="1549" w:author="OLIVARES MARTINEZ FERNANDO JESUS" w:date="2026-08-20T17:51:00Z">
              <w:tcPr>
                <w:tcW w:w="4348" w:type="dxa"/>
                <w:gridSpan w:val="2"/>
              </w:tcPr>
            </w:tcPrChange>
          </w:tcPr>
          <w:p w14:paraId="01A5D78E" w14:textId="1C7FFC34" w:rsidR="00C72BB3" w:rsidRPr="00332C31" w:rsidRDefault="00C72BB3" w:rsidP="00C72BB3">
            <w:pPr>
              <w:spacing w:after="0" w:line="240" w:lineRule="auto"/>
              <w:rPr>
                <w:rFonts w:cs="Arial"/>
              </w:rPr>
            </w:pPr>
            <w:r>
              <w:rPr>
                <w:rFonts w:cs="Arial"/>
              </w:rPr>
              <w:t>S</w:t>
            </w:r>
            <w:r w:rsidRPr="00BD4AEF">
              <w:rPr>
                <w:rFonts w:cs="Arial"/>
              </w:rPr>
              <w:t xml:space="preserve">i existen </w:t>
            </w:r>
            <w:r>
              <w:rPr>
                <w:rFonts w:cs="Arial"/>
              </w:rPr>
              <w:t>restricciones, e</w:t>
            </w:r>
            <w:r w:rsidRPr="00BD4AEF">
              <w:rPr>
                <w:rFonts w:cs="Arial"/>
              </w:rPr>
              <w:t>l sistema impide la eliminació</w:t>
            </w:r>
            <w:r>
              <w:rPr>
                <w:rFonts w:cs="Arial"/>
              </w:rPr>
              <w:t>n del registro</w:t>
            </w:r>
          </w:p>
        </w:tc>
      </w:tr>
      <w:tr w:rsidR="00F82C5D" w:rsidRPr="00381C0B" w14:paraId="31A8BAFA" w14:textId="77777777" w:rsidTr="00F82C5D">
        <w:tblPrEx>
          <w:tblPrExChange w:id="1550" w:author="OLIVARES MARTINEZ FERNANDO JESUS" w:date="2026-08-20T17:51:00Z">
            <w:tblPrEx>
              <w:tblW w:w="9015" w:type="dxa"/>
            </w:tblPrEx>
          </w:tblPrExChange>
        </w:tblPrEx>
        <w:tc>
          <w:tcPr>
            <w:tcW w:w="4073" w:type="dxa"/>
            <w:vMerge/>
            <w:shd w:val="clear" w:color="auto" w:fill="DEEAF6" w:themeFill="accent1" w:themeFillTint="33"/>
            <w:tcPrChange w:id="1551" w:author="OLIVARES MARTINEZ FERNANDO JESUS" w:date="2026-08-20T17:51:00Z">
              <w:tcPr>
                <w:tcW w:w="0" w:type="auto"/>
                <w:vMerge/>
                <w:shd w:val="clear" w:color="auto" w:fill="DEEAF6" w:themeFill="accent1" w:themeFillTint="33"/>
              </w:tcPr>
            </w:tcPrChange>
          </w:tcPr>
          <w:p w14:paraId="288855D3" w14:textId="77777777" w:rsidR="00C72BB3" w:rsidRPr="00381C0B" w:rsidRDefault="00C72BB3" w:rsidP="00C72BB3">
            <w:pPr>
              <w:spacing w:after="0" w:line="240" w:lineRule="auto"/>
              <w:rPr>
                <w:rFonts w:cs="Arial"/>
              </w:rPr>
            </w:pPr>
          </w:p>
        </w:tc>
        <w:tc>
          <w:tcPr>
            <w:tcW w:w="742" w:type="dxa"/>
            <w:tcPrChange w:id="1552" w:author="OLIVARES MARTINEZ FERNANDO JESUS" w:date="2026-08-20T17:51:00Z">
              <w:tcPr>
                <w:tcW w:w="2120" w:type="dxa"/>
              </w:tcPr>
            </w:tcPrChange>
          </w:tcPr>
          <w:p w14:paraId="11513B39" w14:textId="21ED2A58" w:rsidR="00C72BB3" w:rsidRDefault="00C72BB3" w:rsidP="00C72BB3">
            <w:pPr>
              <w:spacing w:after="0" w:line="240" w:lineRule="auto"/>
              <w:rPr>
                <w:rFonts w:cs="Arial"/>
              </w:rPr>
            </w:pPr>
            <w:r>
              <w:rPr>
                <w:rFonts w:cs="Arial"/>
              </w:rPr>
              <w:t>5.2</w:t>
            </w:r>
          </w:p>
        </w:tc>
        <w:tc>
          <w:tcPr>
            <w:tcW w:w="4200" w:type="dxa"/>
            <w:tcPrChange w:id="1553" w:author="OLIVARES MARTINEZ FERNANDO JESUS" w:date="2026-08-20T17:51:00Z">
              <w:tcPr>
                <w:tcW w:w="4348" w:type="dxa"/>
                <w:gridSpan w:val="2"/>
              </w:tcPr>
            </w:tcPrChange>
          </w:tcPr>
          <w:p w14:paraId="7459BCB1" w14:textId="02F0955A" w:rsidR="00C72BB3" w:rsidRDefault="00C72BB3" w:rsidP="00C72BB3">
            <w:pPr>
              <w:spacing w:after="0" w:line="240" w:lineRule="auto"/>
              <w:rPr>
                <w:rFonts w:cs="Arial"/>
              </w:rPr>
            </w:pPr>
            <w:r>
              <w:rPr>
                <w:rFonts w:cs="Arial"/>
              </w:rPr>
              <w:t>El sistema muestra un mensaje con el problema al realizar</w:t>
            </w:r>
            <w:r w:rsidRPr="00532611">
              <w:rPr>
                <w:rFonts w:cs="Arial"/>
              </w:rPr>
              <w:t xml:space="preserve"> </w:t>
            </w:r>
            <w:r>
              <w:rPr>
                <w:rFonts w:cs="Arial"/>
              </w:rPr>
              <w:t xml:space="preserve">la eliminación </w:t>
            </w:r>
          </w:p>
        </w:tc>
      </w:tr>
      <w:tr w:rsidR="00F82C5D" w:rsidRPr="00381C0B" w14:paraId="78AAEE22" w14:textId="77777777" w:rsidTr="00F82C5D">
        <w:tblPrEx>
          <w:tblPrExChange w:id="1554" w:author="OLIVARES MARTINEZ FERNANDO JESUS" w:date="2026-08-20T17:51:00Z">
            <w:tblPrEx>
              <w:tblW w:w="9015" w:type="dxa"/>
            </w:tblPrEx>
          </w:tblPrExChange>
        </w:tblPrEx>
        <w:tc>
          <w:tcPr>
            <w:tcW w:w="4073" w:type="dxa"/>
            <w:vMerge/>
            <w:shd w:val="clear" w:color="auto" w:fill="DEEAF6" w:themeFill="accent1" w:themeFillTint="33"/>
            <w:tcPrChange w:id="1555" w:author="OLIVARES MARTINEZ FERNANDO JESUS" w:date="2026-08-20T17:51:00Z">
              <w:tcPr>
                <w:tcW w:w="0" w:type="auto"/>
                <w:vMerge/>
                <w:shd w:val="clear" w:color="auto" w:fill="DEEAF6" w:themeFill="accent1" w:themeFillTint="33"/>
              </w:tcPr>
            </w:tcPrChange>
          </w:tcPr>
          <w:p w14:paraId="1EE48A18" w14:textId="77777777" w:rsidR="00C72BB3" w:rsidRPr="00381C0B" w:rsidRDefault="00C72BB3" w:rsidP="00C72BB3">
            <w:pPr>
              <w:spacing w:after="0" w:line="240" w:lineRule="auto"/>
              <w:rPr>
                <w:rFonts w:cs="Arial"/>
              </w:rPr>
            </w:pPr>
          </w:p>
        </w:tc>
        <w:tc>
          <w:tcPr>
            <w:tcW w:w="742" w:type="dxa"/>
            <w:tcPrChange w:id="1556" w:author="OLIVARES MARTINEZ FERNANDO JESUS" w:date="2026-08-20T17:51:00Z">
              <w:tcPr>
                <w:tcW w:w="2120" w:type="dxa"/>
              </w:tcPr>
            </w:tcPrChange>
          </w:tcPr>
          <w:p w14:paraId="409277C9" w14:textId="77777777" w:rsidR="00C72BB3" w:rsidRDefault="00C72BB3" w:rsidP="00C72BB3">
            <w:pPr>
              <w:spacing w:after="0" w:line="240" w:lineRule="auto"/>
              <w:rPr>
                <w:rFonts w:cs="Arial"/>
              </w:rPr>
            </w:pPr>
            <w:r>
              <w:rPr>
                <w:rFonts w:cs="Arial"/>
              </w:rPr>
              <w:t>6</w:t>
            </w:r>
          </w:p>
        </w:tc>
        <w:tc>
          <w:tcPr>
            <w:tcW w:w="4200" w:type="dxa"/>
            <w:tcPrChange w:id="1557" w:author="OLIVARES MARTINEZ FERNANDO JESUS" w:date="2026-08-20T17:51:00Z">
              <w:tcPr>
                <w:tcW w:w="4348" w:type="dxa"/>
                <w:gridSpan w:val="2"/>
              </w:tcPr>
            </w:tcPrChange>
          </w:tcPr>
          <w:p w14:paraId="4E0A3548" w14:textId="1B311850" w:rsidR="00C72BB3" w:rsidRDefault="00C72BB3" w:rsidP="00C72BB3">
            <w:pPr>
              <w:spacing w:after="0" w:line="240" w:lineRule="auto"/>
              <w:rPr>
                <w:rFonts w:cs="Arial"/>
              </w:rPr>
            </w:pPr>
            <w:r w:rsidRPr="00332C31">
              <w:rPr>
                <w:rFonts w:cs="Arial"/>
              </w:rPr>
              <w:t xml:space="preserve">El sistema </w:t>
            </w:r>
            <w:r>
              <w:rPr>
                <w:rFonts w:cs="Arial"/>
              </w:rPr>
              <w:t>realiza la eliminación</w:t>
            </w:r>
            <w:r w:rsidRPr="00332C31">
              <w:rPr>
                <w:rFonts w:cs="Arial"/>
              </w:rPr>
              <w:t xml:space="preserve"> </w:t>
            </w:r>
            <w:ins w:id="1558" w:author="OLIVARES MARTINEZ FERNANDO JESUS" w:date="2026-08-17T12:03:00Z">
              <w:r w:rsidR="00EA136F">
                <w:rPr>
                  <w:rFonts w:cs="Arial"/>
                </w:rPr>
                <w:t>en BBDD</w:t>
              </w:r>
            </w:ins>
            <w:del w:id="1559" w:author="OLIVARES MARTINEZ FERNANDO JESUS" w:date="2026-08-17T12:03:00Z">
              <w:r w:rsidDel="00EA136F">
                <w:rPr>
                  <w:rFonts w:cs="Arial"/>
                </w:rPr>
                <w:delText>lógica</w:delText>
              </w:r>
            </w:del>
            <w:r>
              <w:rPr>
                <w:rFonts w:cs="Arial"/>
              </w:rPr>
              <w:t xml:space="preserve"> d</w:t>
            </w:r>
            <w:r w:rsidRPr="00332C31">
              <w:rPr>
                <w:rFonts w:cs="Arial"/>
              </w:rPr>
              <w:t>el registro en la base de datos</w:t>
            </w:r>
          </w:p>
        </w:tc>
      </w:tr>
      <w:tr w:rsidR="00F82C5D" w:rsidRPr="00381C0B" w14:paraId="4A24D530" w14:textId="77777777" w:rsidTr="00F82C5D">
        <w:tblPrEx>
          <w:tblPrExChange w:id="1560" w:author="OLIVARES MARTINEZ FERNANDO JESUS" w:date="2026-08-20T17:51:00Z">
            <w:tblPrEx>
              <w:tblW w:w="9015" w:type="dxa"/>
            </w:tblPrEx>
          </w:tblPrExChange>
        </w:tblPrEx>
        <w:tc>
          <w:tcPr>
            <w:tcW w:w="4073" w:type="dxa"/>
            <w:vMerge/>
            <w:shd w:val="clear" w:color="auto" w:fill="DEEAF6" w:themeFill="accent1" w:themeFillTint="33"/>
            <w:tcPrChange w:id="1561" w:author="OLIVARES MARTINEZ FERNANDO JESUS" w:date="2026-08-20T17:51:00Z">
              <w:tcPr>
                <w:tcW w:w="0" w:type="auto"/>
                <w:vMerge/>
                <w:shd w:val="clear" w:color="auto" w:fill="DEEAF6" w:themeFill="accent1" w:themeFillTint="33"/>
              </w:tcPr>
            </w:tcPrChange>
          </w:tcPr>
          <w:p w14:paraId="00A51707" w14:textId="77777777" w:rsidR="00C72BB3" w:rsidRPr="00381C0B" w:rsidRDefault="00C72BB3" w:rsidP="00C72BB3">
            <w:pPr>
              <w:spacing w:after="0" w:line="240" w:lineRule="auto"/>
              <w:rPr>
                <w:rFonts w:cs="Arial"/>
              </w:rPr>
            </w:pPr>
          </w:p>
        </w:tc>
        <w:tc>
          <w:tcPr>
            <w:tcW w:w="742" w:type="dxa"/>
            <w:tcPrChange w:id="1562" w:author="OLIVARES MARTINEZ FERNANDO JESUS" w:date="2026-08-20T17:51:00Z">
              <w:tcPr>
                <w:tcW w:w="2120" w:type="dxa"/>
              </w:tcPr>
            </w:tcPrChange>
          </w:tcPr>
          <w:p w14:paraId="5871213D" w14:textId="621344E4" w:rsidR="00C72BB3" w:rsidRDefault="00C72BB3" w:rsidP="00C72BB3">
            <w:pPr>
              <w:spacing w:after="0" w:line="240" w:lineRule="auto"/>
              <w:rPr>
                <w:rFonts w:cs="Arial"/>
              </w:rPr>
            </w:pPr>
            <w:r>
              <w:rPr>
                <w:rFonts w:cs="Arial"/>
              </w:rPr>
              <w:t>6.1</w:t>
            </w:r>
          </w:p>
        </w:tc>
        <w:tc>
          <w:tcPr>
            <w:tcW w:w="4200" w:type="dxa"/>
            <w:tcPrChange w:id="1563" w:author="OLIVARES MARTINEZ FERNANDO JESUS" w:date="2026-08-20T17:51:00Z">
              <w:tcPr>
                <w:tcW w:w="4348" w:type="dxa"/>
                <w:gridSpan w:val="2"/>
              </w:tcPr>
            </w:tcPrChange>
          </w:tcPr>
          <w:p w14:paraId="0714F5C2" w14:textId="31937BD7" w:rsidR="00C72BB3" w:rsidRDefault="00C72BB3" w:rsidP="00C72BB3">
            <w:pPr>
              <w:spacing w:after="0" w:line="240" w:lineRule="auto"/>
              <w:rPr>
                <w:rFonts w:cs="Arial"/>
              </w:rPr>
            </w:pPr>
            <w:r>
              <w:rPr>
                <w:rFonts w:cs="Arial"/>
              </w:rPr>
              <w:t xml:space="preserve">Si </w:t>
            </w:r>
            <w:r w:rsidRPr="00532611">
              <w:rPr>
                <w:rFonts w:cs="Arial"/>
              </w:rPr>
              <w:t>hay errores</w:t>
            </w:r>
            <w:r>
              <w:rPr>
                <w:rFonts w:cs="Arial"/>
              </w:rPr>
              <w:t xml:space="preserve"> al realizar la eliminación, e</w:t>
            </w:r>
            <w:r w:rsidRPr="00532611">
              <w:rPr>
                <w:rFonts w:cs="Arial"/>
              </w:rPr>
              <w:t>l sistema muestra mensajes de error</w:t>
            </w:r>
          </w:p>
        </w:tc>
      </w:tr>
      <w:tr w:rsidR="00F82C5D" w:rsidRPr="00381C0B" w14:paraId="11411953" w14:textId="77777777" w:rsidTr="00F82C5D">
        <w:tblPrEx>
          <w:tblPrExChange w:id="1564" w:author="OLIVARES MARTINEZ FERNANDO JESUS" w:date="2026-08-20T17:51:00Z">
            <w:tblPrEx>
              <w:tblW w:w="9015" w:type="dxa"/>
            </w:tblPrEx>
          </w:tblPrExChange>
        </w:tblPrEx>
        <w:tc>
          <w:tcPr>
            <w:tcW w:w="4073" w:type="dxa"/>
            <w:vMerge/>
            <w:shd w:val="clear" w:color="auto" w:fill="DEEAF6" w:themeFill="accent1" w:themeFillTint="33"/>
            <w:tcPrChange w:id="1565" w:author="OLIVARES MARTINEZ FERNANDO JESUS" w:date="2026-08-20T17:51:00Z">
              <w:tcPr>
                <w:tcW w:w="0" w:type="auto"/>
                <w:vMerge/>
                <w:shd w:val="clear" w:color="auto" w:fill="DEEAF6" w:themeFill="accent1" w:themeFillTint="33"/>
              </w:tcPr>
            </w:tcPrChange>
          </w:tcPr>
          <w:p w14:paraId="3F2232D7" w14:textId="77777777" w:rsidR="00C72BB3" w:rsidRPr="00381C0B" w:rsidRDefault="00C72BB3" w:rsidP="00C72BB3">
            <w:pPr>
              <w:spacing w:after="0" w:line="240" w:lineRule="auto"/>
              <w:rPr>
                <w:rFonts w:cs="Arial"/>
              </w:rPr>
            </w:pPr>
          </w:p>
        </w:tc>
        <w:tc>
          <w:tcPr>
            <w:tcW w:w="742" w:type="dxa"/>
            <w:tcPrChange w:id="1566" w:author="OLIVARES MARTINEZ FERNANDO JESUS" w:date="2026-08-20T17:51:00Z">
              <w:tcPr>
                <w:tcW w:w="2120" w:type="dxa"/>
              </w:tcPr>
            </w:tcPrChange>
          </w:tcPr>
          <w:p w14:paraId="1E054071" w14:textId="3AFA1F7F" w:rsidR="00C72BB3" w:rsidRDefault="00C72BB3" w:rsidP="00C72BB3">
            <w:pPr>
              <w:spacing w:after="0" w:line="240" w:lineRule="auto"/>
              <w:rPr>
                <w:rFonts w:cs="Arial"/>
              </w:rPr>
            </w:pPr>
            <w:r>
              <w:rPr>
                <w:rFonts w:cs="Arial"/>
              </w:rPr>
              <w:t>6.2</w:t>
            </w:r>
          </w:p>
        </w:tc>
        <w:tc>
          <w:tcPr>
            <w:tcW w:w="4200" w:type="dxa"/>
            <w:tcPrChange w:id="1567" w:author="OLIVARES MARTINEZ FERNANDO JESUS" w:date="2026-08-20T17:51:00Z">
              <w:tcPr>
                <w:tcW w:w="4348" w:type="dxa"/>
                <w:gridSpan w:val="2"/>
              </w:tcPr>
            </w:tcPrChange>
          </w:tcPr>
          <w:p w14:paraId="4A85FCD3" w14:textId="1B86E5E9" w:rsidR="00C72BB3" w:rsidRDefault="00C72BB3" w:rsidP="00C72BB3">
            <w:pPr>
              <w:spacing w:after="0" w:line="240" w:lineRule="auto"/>
              <w:rPr>
                <w:rFonts w:cs="Arial"/>
              </w:rPr>
            </w:pPr>
            <w:r>
              <w:rPr>
                <w:rFonts w:cs="Arial"/>
              </w:rPr>
              <w:t>El sistema audita</w:t>
            </w:r>
            <w:r w:rsidRPr="00532611">
              <w:rPr>
                <w:rFonts w:cs="Arial"/>
              </w:rPr>
              <w:t xml:space="preserve"> el incidente</w:t>
            </w:r>
          </w:p>
        </w:tc>
      </w:tr>
      <w:tr w:rsidR="00F82C5D" w:rsidRPr="00381C0B" w14:paraId="4519F498" w14:textId="77777777" w:rsidTr="00F82C5D">
        <w:tblPrEx>
          <w:tblPrExChange w:id="1568" w:author="OLIVARES MARTINEZ FERNANDO JESUS" w:date="2026-08-20T17:51:00Z">
            <w:tblPrEx>
              <w:tblW w:w="9015" w:type="dxa"/>
            </w:tblPrEx>
          </w:tblPrExChange>
        </w:tblPrEx>
        <w:tc>
          <w:tcPr>
            <w:tcW w:w="4073" w:type="dxa"/>
            <w:vMerge/>
            <w:shd w:val="clear" w:color="auto" w:fill="DEEAF6" w:themeFill="accent1" w:themeFillTint="33"/>
            <w:tcPrChange w:id="1569" w:author="OLIVARES MARTINEZ FERNANDO JESUS" w:date="2026-08-20T17:51:00Z">
              <w:tcPr>
                <w:tcW w:w="0" w:type="auto"/>
                <w:vMerge/>
                <w:shd w:val="clear" w:color="auto" w:fill="DEEAF6" w:themeFill="accent1" w:themeFillTint="33"/>
              </w:tcPr>
            </w:tcPrChange>
          </w:tcPr>
          <w:p w14:paraId="5D73C3C1" w14:textId="77777777" w:rsidR="00C72BB3" w:rsidRPr="00381C0B" w:rsidRDefault="00C72BB3" w:rsidP="00C72BB3">
            <w:pPr>
              <w:spacing w:after="0" w:line="240" w:lineRule="auto"/>
              <w:rPr>
                <w:rFonts w:cs="Arial"/>
              </w:rPr>
            </w:pPr>
          </w:p>
        </w:tc>
        <w:tc>
          <w:tcPr>
            <w:tcW w:w="742" w:type="dxa"/>
            <w:tcPrChange w:id="1570" w:author="OLIVARES MARTINEZ FERNANDO JESUS" w:date="2026-08-20T17:51:00Z">
              <w:tcPr>
                <w:tcW w:w="2120" w:type="dxa"/>
              </w:tcPr>
            </w:tcPrChange>
          </w:tcPr>
          <w:p w14:paraId="3D299E3A" w14:textId="31B5D942" w:rsidR="00C72BB3" w:rsidRDefault="00C72BB3" w:rsidP="00C72BB3">
            <w:pPr>
              <w:spacing w:after="0" w:line="240" w:lineRule="auto"/>
              <w:rPr>
                <w:rFonts w:cs="Arial"/>
              </w:rPr>
            </w:pPr>
            <w:r>
              <w:rPr>
                <w:rFonts w:cs="Arial"/>
              </w:rPr>
              <w:t>7</w:t>
            </w:r>
          </w:p>
        </w:tc>
        <w:tc>
          <w:tcPr>
            <w:tcW w:w="4200" w:type="dxa"/>
            <w:tcPrChange w:id="1571" w:author="OLIVARES MARTINEZ FERNANDO JESUS" w:date="2026-08-20T17:51:00Z">
              <w:tcPr>
                <w:tcW w:w="4348" w:type="dxa"/>
                <w:gridSpan w:val="2"/>
              </w:tcPr>
            </w:tcPrChange>
          </w:tcPr>
          <w:p w14:paraId="00A7EC1E" w14:textId="515E037D" w:rsidR="00C72BB3" w:rsidRDefault="00C72BB3" w:rsidP="00C72BB3">
            <w:pPr>
              <w:spacing w:after="0" w:line="240" w:lineRule="auto"/>
              <w:rPr>
                <w:rFonts w:cs="Arial"/>
              </w:rPr>
            </w:pPr>
            <w:r>
              <w:rPr>
                <w:rFonts w:cs="Arial"/>
              </w:rPr>
              <w:t>El sistema audita</w:t>
            </w:r>
            <w:r w:rsidRPr="00532611">
              <w:rPr>
                <w:rFonts w:cs="Arial"/>
              </w:rPr>
              <w:t xml:space="preserve"> </w:t>
            </w:r>
            <w:r>
              <w:rPr>
                <w:rFonts w:cs="Arial"/>
              </w:rPr>
              <w:t>la eliminación del registro</w:t>
            </w:r>
          </w:p>
        </w:tc>
      </w:tr>
      <w:tr w:rsidR="00F82C5D" w:rsidRPr="00381C0B" w14:paraId="03A3A7FA" w14:textId="77777777" w:rsidTr="00F82C5D">
        <w:tblPrEx>
          <w:tblPrExChange w:id="1572" w:author="OLIVARES MARTINEZ FERNANDO JESUS" w:date="2026-08-20T17:51:00Z">
            <w:tblPrEx>
              <w:tblW w:w="9015" w:type="dxa"/>
            </w:tblPrEx>
          </w:tblPrExChange>
        </w:tblPrEx>
        <w:tc>
          <w:tcPr>
            <w:tcW w:w="4073" w:type="dxa"/>
            <w:vMerge/>
            <w:shd w:val="clear" w:color="auto" w:fill="DEEAF6" w:themeFill="accent1" w:themeFillTint="33"/>
            <w:tcPrChange w:id="1573" w:author="OLIVARES MARTINEZ FERNANDO JESUS" w:date="2026-08-20T17:51:00Z">
              <w:tcPr>
                <w:tcW w:w="0" w:type="auto"/>
                <w:vMerge/>
                <w:shd w:val="clear" w:color="auto" w:fill="DEEAF6" w:themeFill="accent1" w:themeFillTint="33"/>
              </w:tcPr>
            </w:tcPrChange>
          </w:tcPr>
          <w:p w14:paraId="0FC93FD1" w14:textId="77777777" w:rsidR="00C72BB3" w:rsidRPr="00381C0B" w:rsidRDefault="00C72BB3" w:rsidP="00C72BB3">
            <w:pPr>
              <w:spacing w:after="0" w:line="240" w:lineRule="auto"/>
              <w:rPr>
                <w:rFonts w:cs="Arial"/>
              </w:rPr>
            </w:pPr>
          </w:p>
        </w:tc>
        <w:tc>
          <w:tcPr>
            <w:tcW w:w="742" w:type="dxa"/>
            <w:tcPrChange w:id="1574" w:author="OLIVARES MARTINEZ FERNANDO JESUS" w:date="2026-08-20T17:51:00Z">
              <w:tcPr>
                <w:tcW w:w="2120" w:type="dxa"/>
              </w:tcPr>
            </w:tcPrChange>
          </w:tcPr>
          <w:p w14:paraId="36A1F6A4" w14:textId="7F2933BF" w:rsidR="00C72BB3" w:rsidRDefault="00C72BB3" w:rsidP="00C72BB3">
            <w:pPr>
              <w:spacing w:after="0" w:line="240" w:lineRule="auto"/>
              <w:rPr>
                <w:rFonts w:cs="Arial"/>
              </w:rPr>
            </w:pPr>
            <w:r>
              <w:rPr>
                <w:rFonts w:cs="Arial"/>
              </w:rPr>
              <w:t>8</w:t>
            </w:r>
          </w:p>
        </w:tc>
        <w:tc>
          <w:tcPr>
            <w:tcW w:w="4200" w:type="dxa"/>
            <w:tcPrChange w:id="1575" w:author="OLIVARES MARTINEZ FERNANDO JESUS" w:date="2026-08-20T17:51:00Z">
              <w:tcPr>
                <w:tcW w:w="4348" w:type="dxa"/>
                <w:gridSpan w:val="2"/>
              </w:tcPr>
            </w:tcPrChange>
          </w:tcPr>
          <w:p w14:paraId="7E7FB084" w14:textId="60CD9D16" w:rsidR="00C72BB3" w:rsidRDefault="00C72BB3" w:rsidP="00C72BB3">
            <w:pPr>
              <w:spacing w:after="0" w:line="240" w:lineRule="auto"/>
              <w:rPr>
                <w:rFonts w:cs="Arial"/>
              </w:rPr>
            </w:pPr>
            <w:r w:rsidRPr="00532611">
              <w:rPr>
                <w:rFonts w:cs="Arial"/>
              </w:rPr>
              <w:t xml:space="preserve">El sistema </w:t>
            </w:r>
            <w:r>
              <w:rPr>
                <w:rFonts w:cs="Arial"/>
              </w:rPr>
              <w:t xml:space="preserve">muestra un mensaje </w:t>
            </w:r>
            <w:r w:rsidRPr="00532611">
              <w:rPr>
                <w:rFonts w:cs="Arial"/>
              </w:rPr>
              <w:t>confirma</w:t>
            </w:r>
            <w:r>
              <w:rPr>
                <w:rFonts w:cs="Arial"/>
              </w:rPr>
              <w:t>ndo</w:t>
            </w:r>
            <w:r w:rsidRPr="00532611">
              <w:rPr>
                <w:rFonts w:cs="Arial"/>
              </w:rPr>
              <w:t xml:space="preserve"> la </w:t>
            </w:r>
            <w:r>
              <w:rPr>
                <w:rFonts w:cs="Arial"/>
              </w:rPr>
              <w:t xml:space="preserve">eliminación </w:t>
            </w:r>
            <w:r w:rsidRPr="00532611">
              <w:rPr>
                <w:rFonts w:cs="Arial"/>
              </w:rPr>
              <w:t>al usuario.</w:t>
            </w:r>
          </w:p>
        </w:tc>
      </w:tr>
      <w:tr w:rsidR="00C72BB3" w:rsidRPr="00381C0B" w14:paraId="1F19D27A" w14:textId="77777777" w:rsidTr="00F82C5D">
        <w:trPr>
          <w:trPrChange w:id="1576" w:author="OLIVARES MARTINEZ FERNANDO JESUS" w:date="2026-08-20T17:51:00Z">
            <w:trPr>
              <w:gridAfter w:val="0"/>
            </w:trPr>
          </w:trPrChange>
        </w:trPr>
        <w:tc>
          <w:tcPr>
            <w:tcW w:w="4073" w:type="dxa"/>
            <w:shd w:val="clear" w:color="auto" w:fill="DEEAF6" w:themeFill="accent1" w:themeFillTint="33"/>
            <w:tcPrChange w:id="1577" w:author="OLIVARES MARTINEZ FERNANDO JESUS" w:date="2026-08-20T17:51:00Z">
              <w:tcPr>
                <w:tcW w:w="2252" w:type="dxa"/>
                <w:shd w:val="clear" w:color="auto" w:fill="DEEAF6" w:themeFill="accent1" w:themeFillTint="33"/>
              </w:tcPr>
            </w:tcPrChange>
          </w:tcPr>
          <w:p w14:paraId="386FC437" w14:textId="77777777" w:rsidR="00C72BB3" w:rsidRPr="00381C0B" w:rsidRDefault="00C72BB3" w:rsidP="00C72BB3">
            <w:pPr>
              <w:spacing w:after="0" w:line="240" w:lineRule="auto"/>
              <w:rPr>
                <w:rFonts w:cs="Arial"/>
              </w:rPr>
            </w:pPr>
            <w:proofErr w:type="spellStart"/>
            <w:r w:rsidRPr="00381C0B">
              <w:rPr>
                <w:rFonts w:cs="Arial"/>
              </w:rPr>
              <w:t>PostCondición</w:t>
            </w:r>
            <w:proofErr w:type="spellEnd"/>
          </w:p>
        </w:tc>
        <w:tc>
          <w:tcPr>
            <w:tcW w:w="4942" w:type="dxa"/>
            <w:gridSpan w:val="2"/>
            <w:tcPrChange w:id="1578" w:author="OLIVARES MARTINEZ FERNANDO JESUS" w:date="2026-08-20T17:51:00Z">
              <w:tcPr>
                <w:tcW w:w="6242" w:type="dxa"/>
                <w:gridSpan w:val="2"/>
              </w:tcPr>
            </w:tcPrChange>
          </w:tcPr>
          <w:p w14:paraId="32C733C5" w14:textId="1E0A2A97" w:rsidR="00C72BB3" w:rsidRPr="00381C0B" w:rsidRDefault="00C72BB3" w:rsidP="00C72BB3">
            <w:pPr>
              <w:spacing w:after="0" w:line="240" w:lineRule="auto"/>
              <w:rPr>
                <w:rFonts w:cs="Arial"/>
              </w:rPr>
            </w:pPr>
            <w:r>
              <w:rPr>
                <w:rFonts w:cs="Arial"/>
              </w:rPr>
              <w:t>S</w:t>
            </w:r>
            <w:r w:rsidRPr="00A902EB">
              <w:rPr>
                <w:rFonts w:cs="Arial"/>
              </w:rPr>
              <w:t xml:space="preserve">e </w:t>
            </w:r>
            <w:r>
              <w:rPr>
                <w:rFonts w:cs="Arial"/>
              </w:rPr>
              <w:t>ha realizado</w:t>
            </w:r>
            <w:r w:rsidRPr="00A902EB">
              <w:rPr>
                <w:rFonts w:cs="Arial"/>
              </w:rPr>
              <w:t xml:space="preserve"> </w:t>
            </w:r>
            <w:r>
              <w:rPr>
                <w:rFonts w:cs="Arial"/>
              </w:rPr>
              <w:t>la eliminación de</w:t>
            </w:r>
            <w:r w:rsidRPr="00A902EB">
              <w:rPr>
                <w:rFonts w:cs="Arial"/>
              </w:rPr>
              <w:t xml:space="preserve"> un registro</w:t>
            </w:r>
            <w:r>
              <w:rPr>
                <w:rFonts w:cs="Arial"/>
              </w:rPr>
              <w:t xml:space="preserve"> de la entidad</w:t>
            </w:r>
            <w:r w:rsidRPr="00A902EB">
              <w:rPr>
                <w:rFonts w:cs="Arial"/>
              </w:rPr>
              <w:t xml:space="preserve"> en la base de dato</w:t>
            </w:r>
            <w:r>
              <w:rPr>
                <w:rFonts w:cs="Arial"/>
              </w:rPr>
              <w:t>s</w:t>
            </w:r>
          </w:p>
        </w:tc>
      </w:tr>
      <w:tr w:rsidR="00C72BB3" w:rsidRPr="00381C0B" w14:paraId="081CA5B3" w14:textId="77777777" w:rsidTr="00F82C5D">
        <w:trPr>
          <w:trPrChange w:id="1579" w:author="OLIVARES MARTINEZ FERNANDO JESUS" w:date="2026-08-20T17:51:00Z">
            <w:trPr>
              <w:gridAfter w:val="0"/>
            </w:trPr>
          </w:trPrChange>
        </w:trPr>
        <w:tc>
          <w:tcPr>
            <w:tcW w:w="4073" w:type="dxa"/>
            <w:shd w:val="clear" w:color="auto" w:fill="DEEAF6" w:themeFill="accent1" w:themeFillTint="33"/>
            <w:tcPrChange w:id="1580" w:author="OLIVARES MARTINEZ FERNANDO JESUS" w:date="2026-08-20T17:51:00Z">
              <w:tcPr>
                <w:tcW w:w="2252" w:type="dxa"/>
                <w:shd w:val="clear" w:color="auto" w:fill="DEEAF6" w:themeFill="accent1" w:themeFillTint="33"/>
              </w:tcPr>
            </w:tcPrChange>
          </w:tcPr>
          <w:p w14:paraId="3CAC57DB" w14:textId="77777777" w:rsidR="00C72BB3" w:rsidRPr="00381C0B" w:rsidRDefault="00C72BB3" w:rsidP="00C72BB3">
            <w:pPr>
              <w:spacing w:after="0" w:line="240" w:lineRule="auto"/>
              <w:rPr>
                <w:rFonts w:cs="Arial"/>
              </w:rPr>
            </w:pPr>
            <w:r w:rsidRPr="00381C0B">
              <w:rPr>
                <w:rFonts w:cs="Arial"/>
              </w:rPr>
              <w:t>Comentarios</w:t>
            </w:r>
          </w:p>
        </w:tc>
        <w:tc>
          <w:tcPr>
            <w:tcW w:w="4942" w:type="dxa"/>
            <w:gridSpan w:val="2"/>
            <w:tcPrChange w:id="1581" w:author="OLIVARES MARTINEZ FERNANDO JESUS" w:date="2026-08-20T17:51:00Z">
              <w:tcPr>
                <w:tcW w:w="6242" w:type="dxa"/>
                <w:gridSpan w:val="2"/>
              </w:tcPr>
            </w:tcPrChange>
          </w:tcPr>
          <w:p w14:paraId="3AB3359D" w14:textId="77777777" w:rsidR="00C72BB3" w:rsidRPr="00381C0B" w:rsidRDefault="00C72BB3" w:rsidP="00C72BB3">
            <w:pPr>
              <w:spacing w:after="0" w:line="240" w:lineRule="auto"/>
              <w:contextualSpacing/>
              <w:rPr>
                <w:rFonts w:cs="Arial"/>
                <w:color w:val="FF0000"/>
              </w:rPr>
            </w:pPr>
          </w:p>
        </w:tc>
      </w:tr>
      <w:tr w:rsidR="00C72BB3" w:rsidRPr="00925956" w14:paraId="71075F50" w14:textId="77777777" w:rsidTr="00F82C5D">
        <w:trPr>
          <w:trPrChange w:id="1582" w:author="OLIVARES MARTINEZ FERNANDO JESUS" w:date="2026-08-20T17:51:00Z">
            <w:trPr>
              <w:gridAfter w:val="0"/>
            </w:trPr>
          </w:trPrChange>
        </w:trPr>
        <w:tc>
          <w:tcPr>
            <w:tcW w:w="4073" w:type="dxa"/>
            <w:shd w:val="clear" w:color="auto" w:fill="DEEAF6" w:themeFill="accent1" w:themeFillTint="33"/>
            <w:tcPrChange w:id="1583" w:author="OLIVARES MARTINEZ FERNANDO JESUS" w:date="2026-08-20T17:51:00Z">
              <w:tcPr>
                <w:tcW w:w="2252" w:type="dxa"/>
                <w:shd w:val="clear" w:color="auto" w:fill="DEEAF6" w:themeFill="accent1" w:themeFillTint="33"/>
              </w:tcPr>
            </w:tcPrChange>
          </w:tcPr>
          <w:p w14:paraId="4E0D7973" w14:textId="77777777" w:rsidR="00C72BB3" w:rsidRPr="00381C0B" w:rsidRDefault="00C72BB3" w:rsidP="00C72BB3">
            <w:pPr>
              <w:spacing w:after="0" w:line="240" w:lineRule="auto"/>
              <w:rPr>
                <w:rFonts w:cs="Arial"/>
              </w:rPr>
            </w:pPr>
            <w:r>
              <w:rPr>
                <w:rFonts w:cs="Arial"/>
              </w:rPr>
              <w:t>Procesos</w:t>
            </w:r>
          </w:p>
        </w:tc>
        <w:tc>
          <w:tcPr>
            <w:tcW w:w="4942" w:type="dxa"/>
            <w:gridSpan w:val="2"/>
            <w:tcPrChange w:id="1584" w:author="OLIVARES MARTINEZ FERNANDO JESUS" w:date="2026-08-20T17:51:00Z">
              <w:tcPr>
                <w:tcW w:w="6242" w:type="dxa"/>
                <w:gridSpan w:val="2"/>
              </w:tcPr>
            </w:tcPrChange>
          </w:tcPr>
          <w:p w14:paraId="75F91E2B" w14:textId="3A6506D9" w:rsidR="00C72BB3" w:rsidRPr="00221B99" w:rsidRDefault="00C72BB3" w:rsidP="00C72BB3">
            <w:pPr>
              <w:spacing w:after="0" w:line="240" w:lineRule="auto"/>
              <w:contextualSpacing/>
              <w:rPr>
                <w:rFonts w:cs="Arial"/>
                <w:color w:val="FF0000"/>
                <w:lang w:val="en-US"/>
              </w:rPr>
            </w:pPr>
            <w:r w:rsidRPr="00D85F39">
              <w:t>SIA_</w:t>
            </w:r>
            <w:r>
              <w:t>PR</w:t>
            </w:r>
            <w:r w:rsidRPr="00D85F39">
              <w:t>GES</w:t>
            </w:r>
            <w:r>
              <w:t>CNF</w:t>
            </w:r>
            <w:ins w:id="1585" w:author="OLIVARES MARTINEZ FERNANDO JESUS" w:date="2026-08-17T12:03:00Z">
              <w:r w:rsidR="00EA136F">
                <w:t>PAR</w:t>
              </w:r>
            </w:ins>
            <w:r w:rsidRPr="00D85F39">
              <w:t>0</w:t>
            </w:r>
            <w:r>
              <w:t>5</w:t>
            </w:r>
            <w:r w:rsidRPr="0065682A">
              <w:rPr>
                <w:lang w:val="en-US"/>
              </w:rPr>
              <w:t xml:space="preserve">: </w:t>
            </w:r>
            <w:proofErr w:type="spellStart"/>
            <w:ins w:id="1586" w:author="OLIVARES MARTINEZ FERNANDO JESUS" w:date="2026-08-20T17:54:00Z">
              <w:r w:rsidR="00910BD6" w:rsidRPr="00743479">
                <w:rPr>
                  <w:lang w:val="en-US"/>
                </w:rPr>
                <w:t>Eliminar</w:t>
              </w:r>
              <w:proofErr w:type="spellEnd"/>
              <w:r w:rsidR="00910BD6" w:rsidRPr="00743479">
                <w:rPr>
                  <w:lang w:val="en-US"/>
                </w:rPr>
                <w:t>&lt;&lt;</w:t>
              </w:r>
              <w:proofErr w:type="spellStart"/>
              <w:r w:rsidR="00910BD6" w:rsidRPr="00743479">
                <w:rPr>
                  <w:lang w:val="en-US"/>
                </w:rPr>
                <w:t>RegistroMaestro</w:t>
              </w:r>
              <w:proofErr w:type="spellEnd"/>
              <w:r w:rsidR="00910BD6" w:rsidRPr="00743479">
                <w:rPr>
                  <w:lang w:val="en-US"/>
                </w:rPr>
                <w:t>&gt;&gt;</w:t>
              </w:r>
            </w:ins>
            <w:del w:id="1587" w:author="OLIVARES MARTINEZ FERNANDO JESUS" w:date="2026-08-20T17:54:00Z">
              <w:r w:rsidDel="00910BD6">
                <w:rPr>
                  <w:lang w:val="en-US"/>
                </w:rPr>
                <w:delText>Eliminar</w:delText>
              </w:r>
              <w:r w:rsidRPr="0065682A" w:rsidDel="00910BD6">
                <w:rPr>
                  <w:lang w:val="en-US"/>
                </w:rPr>
                <w:delText xml:space="preserve"> </w:delText>
              </w:r>
              <w:r w:rsidDel="00910BD6">
                <w:rPr>
                  <w:lang w:val="en-US"/>
                </w:rPr>
                <w:delText>&lt;&lt;Parámetro&gt;&gt;</w:delText>
              </w:r>
            </w:del>
          </w:p>
        </w:tc>
      </w:tr>
      <w:tr w:rsidR="00C72BB3" w:rsidRPr="00381C0B" w14:paraId="46F068C2" w14:textId="77777777" w:rsidTr="00F82C5D">
        <w:trPr>
          <w:trPrChange w:id="1588" w:author="OLIVARES MARTINEZ FERNANDO JESUS" w:date="2026-08-20T17:51:00Z">
            <w:trPr>
              <w:gridAfter w:val="0"/>
            </w:trPr>
          </w:trPrChange>
        </w:trPr>
        <w:tc>
          <w:tcPr>
            <w:tcW w:w="4073" w:type="dxa"/>
            <w:shd w:val="clear" w:color="auto" w:fill="DEEAF6" w:themeFill="accent1" w:themeFillTint="33"/>
            <w:tcPrChange w:id="1589" w:author="OLIVARES MARTINEZ FERNANDO JESUS" w:date="2026-08-20T17:51:00Z">
              <w:tcPr>
                <w:tcW w:w="2252" w:type="dxa"/>
                <w:shd w:val="clear" w:color="auto" w:fill="DEEAF6" w:themeFill="accent1" w:themeFillTint="33"/>
              </w:tcPr>
            </w:tcPrChange>
          </w:tcPr>
          <w:p w14:paraId="42E07E77" w14:textId="77777777" w:rsidR="00C72BB3" w:rsidRDefault="00C72BB3" w:rsidP="00C72BB3">
            <w:pPr>
              <w:spacing w:after="0" w:line="240" w:lineRule="auto"/>
              <w:rPr>
                <w:rFonts w:cs="Arial"/>
              </w:rPr>
            </w:pPr>
            <w:r>
              <w:rPr>
                <w:rFonts w:cs="Arial"/>
              </w:rPr>
              <w:t>Interfaces</w:t>
            </w:r>
          </w:p>
        </w:tc>
        <w:tc>
          <w:tcPr>
            <w:tcW w:w="4942" w:type="dxa"/>
            <w:gridSpan w:val="2"/>
            <w:tcPrChange w:id="1590" w:author="OLIVARES MARTINEZ FERNANDO JESUS" w:date="2026-08-20T17:51:00Z">
              <w:tcPr>
                <w:tcW w:w="6242" w:type="dxa"/>
                <w:gridSpan w:val="2"/>
              </w:tcPr>
            </w:tcPrChange>
          </w:tcPr>
          <w:p w14:paraId="3960858E" w14:textId="59CFF27B" w:rsidR="00C72BB3" w:rsidRDefault="00910BD6" w:rsidP="00C72BB3">
            <w:pPr>
              <w:spacing w:after="0" w:line="240" w:lineRule="auto"/>
              <w:contextualSpacing/>
              <w:rPr>
                <w:rStyle w:val="Hipervnculo"/>
                <w:rFonts w:cs="Arial"/>
              </w:rPr>
            </w:pPr>
            <w:proofErr w:type="spellStart"/>
            <w:ins w:id="1591" w:author="OLIVARES MARTINEZ FERNANDO JESUS" w:date="2026-08-20T17:53:00Z">
              <w:r w:rsidRPr="00470E3A">
                <w:rPr>
                  <w:rStyle w:val="Hipervnculo"/>
                  <w:rFonts w:cs="Arial"/>
                </w:rPr>
                <w:t>SIABOD.epgz</w:t>
              </w:r>
              <w:proofErr w:type="spellEnd"/>
              <w:r>
                <w:rPr>
                  <w:rStyle w:val="Hipervnculo"/>
                  <w:rFonts w:cs="Arial"/>
                </w:rPr>
                <w:t xml:space="preserve"> </w:t>
              </w:r>
              <w:r>
                <w:rPr>
                  <w:rStyle w:val="Hipervnculo"/>
                </w:rPr>
                <w:t>[Ejército]</w:t>
              </w:r>
            </w:ins>
            <w:del w:id="1592" w:author="OLIVARES MARTINEZ FERNANDO JESUS" w:date="2026-08-20T17:53:00Z">
              <w:r w:rsidR="00C72BB3" w:rsidRPr="00470E3A" w:rsidDel="00910BD6">
                <w:rPr>
                  <w:rStyle w:val="Hipervnculo"/>
                  <w:rFonts w:cs="Arial"/>
                </w:rPr>
                <w:delText>SIABOD.</w:delText>
              </w:r>
              <w:r w:rsidR="00C72BB3" w:rsidDel="00910BD6">
                <w:rPr>
                  <w:rStyle w:val="Hipervnculo"/>
                  <w:rFonts w:cs="Arial"/>
                </w:rPr>
                <w:delText xml:space="preserve">CNF </w:delText>
              </w:r>
              <w:r w:rsidR="00C72BB3" w:rsidDel="00910BD6">
                <w:rPr>
                  <w:rStyle w:val="Hipervnculo"/>
                </w:rPr>
                <w:delText>[Parámetro]</w:delText>
              </w:r>
            </w:del>
          </w:p>
        </w:tc>
      </w:tr>
    </w:tbl>
    <w:p w14:paraId="0FEFC1F5" w14:textId="5F49BCFC" w:rsidR="00F82C5D" w:rsidRDefault="00F82C5D" w:rsidP="00ED2C78">
      <w:pPr>
        <w:rPr>
          <w:ins w:id="1593" w:author="OLIVARES MARTINEZ FERNANDO JESUS" w:date="2026-08-20T17:52:00Z"/>
        </w:rPr>
      </w:pPr>
    </w:p>
    <w:p w14:paraId="2AE3F5AD" w14:textId="77777777" w:rsidR="00F82C5D" w:rsidRDefault="00F82C5D">
      <w:pPr>
        <w:spacing w:after="160" w:line="259" w:lineRule="auto"/>
        <w:rPr>
          <w:ins w:id="1594" w:author="OLIVARES MARTINEZ FERNANDO JESUS" w:date="2026-08-20T17:52:00Z"/>
        </w:rPr>
      </w:pPr>
      <w:ins w:id="1595" w:author="OLIVARES MARTINEZ FERNANDO JESUS" w:date="2026-08-20T17:52:00Z">
        <w:r>
          <w:br w:type="page"/>
        </w:r>
      </w:ins>
    </w:p>
    <w:p w14:paraId="009B4243" w14:textId="3C095CAF" w:rsidR="00ED2C78" w:rsidDel="00F82C5D" w:rsidRDefault="00ED2C78" w:rsidP="00ED2C78">
      <w:pPr>
        <w:rPr>
          <w:del w:id="1596" w:author="OLIVARES MARTINEZ FERNANDO JESUS" w:date="2026-08-20T17:52:00Z"/>
        </w:rPr>
      </w:pPr>
      <w:bookmarkStart w:id="1597" w:name="_Toc238141069"/>
      <w:bookmarkEnd w:id="1597"/>
    </w:p>
    <w:p w14:paraId="6089AF2B" w14:textId="2C9BAA37" w:rsidR="00F82C5D" w:rsidRDefault="00F82C5D" w:rsidP="00F82C5D">
      <w:pPr>
        <w:pStyle w:val="Ttulo2"/>
        <w:numPr>
          <w:ilvl w:val="2"/>
          <w:numId w:val="1"/>
        </w:numPr>
        <w:rPr>
          <w:ins w:id="1598" w:author="OLIVARES MARTINEZ FERNANDO JESUS" w:date="2026-08-20T17:52:00Z"/>
        </w:rPr>
      </w:pPr>
      <w:bookmarkStart w:id="1599" w:name="_Toc238141070"/>
      <w:ins w:id="1600" w:author="OLIVARES MARTINEZ FERNANDO JESUS" w:date="2026-08-20T17:52:00Z">
        <w:r w:rsidRPr="00F14BA6">
          <w:t>SIA_CUGESDAT</w:t>
        </w:r>
        <w:r>
          <w:t>EJE</w:t>
        </w:r>
        <w:r w:rsidRPr="00F14BA6">
          <w:t>0</w:t>
        </w:r>
        <w:r>
          <w:t>6</w:t>
        </w:r>
        <w:r w:rsidRPr="00F14BA6">
          <w:t>:</w:t>
        </w:r>
        <w:r>
          <w:t xml:space="preserve"> Filtrar Resultados</w:t>
        </w:r>
        <w:bookmarkEnd w:id="1599"/>
      </w:ins>
    </w:p>
    <w:tbl>
      <w:tblPr>
        <w:tblStyle w:val="Tablaconcuadrcula"/>
        <w:tblW w:w="8642" w:type="dxa"/>
        <w:tblLook w:val="04A0" w:firstRow="1" w:lastRow="0" w:firstColumn="1" w:lastColumn="0" w:noHBand="0" w:noVBand="1"/>
      </w:tblPr>
      <w:tblGrid>
        <w:gridCol w:w="2361"/>
        <w:gridCol w:w="716"/>
        <w:gridCol w:w="5565"/>
      </w:tblGrid>
      <w:tr w:rsidR="006B1ACA" w:rsidRPr="00C20808" w14:paraId="2F146DC3" w14:textId="77777777" w:rsidTr="00F82C5D">
        <w:tc>
          <w:tcPr>
            <w:tcW w:w="2361" w:type="dxa"/>
            <w:shd w:val="clear" w:color="auto" w:fill="5B9BD5" w:themeFill="accent1"/>
          </w:tcPr>
          <w:p w14:paraId="0F57AA38" w14:textId="348BE5CF" w:rsidR="006B1ACA" w:rsidRPr="00C20808" w:rsidRDefault="006B1ACA" w:rsidP="00806C4F">
            <w:pPr>
              <w:spacing w:after="0" w:line="240" w:lineRule="auto"/>
              <w:rPr>
                <w:rFonts w:cs="Arial"/>
                <w:b/>
                <w:bCs/>
                <w:color w:val="FFFFFF" w:themeColor="background1"/>
              </w:rPr>
            </w:pPr>
            <w:r w:rsidRPr="00BD21F0">
              <w:rPr>
                <w:rFonts w:cs="Arial"/>
                <w:b/>
                <w:bCs/>
                <w:color w:val="FFFFFF" w:themeColor="background1"/>
                <w:rPrChange w:id="1601" w:author="OLIVARES MARTINEZ FERNANDO JESUS" w:date="2026-08-17T11:23:00Z">
                  <w:rPr/>
                </w:rPrChange>
              </w:rPr>
              <w:t>SIA_CUGES</w:t>
            </w:r>
            <w:r w:rsidR="00BD21F0" w:rsidRPr="00BD21F0">
              <w:rPr>
                <w:rFonts w:cs="Arial"/>
                <w:b/>
                <w:bCs/>
                <w:color w:val="FFFFFF" w:themeColor="background1"/>
                <w:rPrChange w:id="1602" w:author="OLIVARES MARTINEZ FERNANDO JESUS" w:date="2026-08-17T11:23:00Z">
                  <w:rPr/>
                </w:rPrChange>
              </w:rPr>
              <w:t>CNFPAR</w:t>
            </w:r>
            <w:r w:rsidRPr="00BD21F0">
              <w:rPr>
                <w:rFonts w:cs="Arial"/>
                <w:b/>
                <w:bCs/>
                <w:color w:val="FFFFFF" w:themeColor="background1"/>
                <w:rPrChange w:id="1603" w:author="OLIVARES MARTINEZ FERNANDO JESUS" w:date="2026-08-17T11:23:00Z">
                  <w:rPr/>
                </w:rPrChange>
              </w:rPr>
              <w:t>0</w:t>
            </w:r>
            <w:r w:rsidR="00BD21F0">
              <w:rPr>
                <w:rFonts w:cs="Arial"/>
                <w:b/>
                <w:bCs/>
                <w:color w:val="FFFFFF" w:themeColor="background1"/>
              </w:rPr>
              <w:t>6</w:t>
            </w:r>
          </w:p>
        </w:tc>
        <w:tc>
          <w:tcPr>
            <w:tcW w:w="6281" w:type="dxa"/>
            <w:gridSpan w:val="2"/>
            <w:shd w:val="clear" w:color="auto" w:fill="5B9BD5" w:themeFill="accent1"/>
          </w:tcPr>
          <w:p w14:paraId="3129E3C9" w14:textId="797B4969" w:rsidR="006B1ACA" w:rsidRPr="00C20808" w:rsidRDefault="00EA136F" w:rsidP="00806C4F">
            <w:pPr>
              <w:spacing w:after="0" w:line="240" w:lineRule="auto"/>
              <w:rPr>
                <w:rFonts w:cs="Arial"/>
                <w:b/>
                <w:bCs/>
                <w:color w:val="FFFFFF" w:themeColor="background1"/>
              </w:rPr>
            </w:pPr>
            <w:ins w:id="1604" w:author="OLIVARES MARTINEZ FERNANDO JESUS" w:date="2026-08-17T12:06:00Z">
              <w:r>
                <w:rPr>
                  <w:rFonts w:cs="Arial"/>
                  <w:b/>
                  <w:bCs/>
                  <w:color w:val="FFFFFF" w:themeColor="background1"/>
                </w:rPr>
                <w:t>Filtrar Resultados</w:t>
              </w:r>
            </w:ins>
            <w:del w:id="1605" w:author="OLIVARES MARTINEZ FERNANDO JESUS" w:date="2026-08-17T12:06:00Z">
              <w:r w:rsidR="006B1ACA" w:rsidDel="00EA136F">
                <w:rPr>
                  <w:rFonts w:cs="Arial"/>
                  <w:b/>
                  <w:bCs/>
                  <w:color w:val="FFFFFF" w:themeColor="background1"/>
                </w:rPr>
                <w:delText>ConsultarRegistros &lt;&lt;Voz&gt;&gt;</w:delText>
              </w:r>
            </w:del>
          </w:p>
        </w:tc>
      </w:tr>
      <w:tr w:rsidR="006B1ACA" w:rsidRPr="00381C0B" w14:paraId="5EF28538" w14:textId="77777777" w:rsidTr="00F82C5D">
        <w:tc>
          <w:tcPr>
            <w:tcW w:w="2361" w:type="dxa"/>
            <w:shd w:val="clear" w:color="auto" w:fill="DEEAF6" w:themeFill="accent1" w:themeFillTint="33"/>
          </w:tcPr>
          <w:p w14:paraId="3DC3A037" w14:textId="77777777" w:rsidR="006B1ACA" w:rsidRPr="00381C0B" w:rsidRDefault="006B1ACA" w:rsidP="00806C4F">
            <w:pPr>
              <w:spacing w:after="0" w:line="240" w:lineRule="auto"/>
              <w:rPr>
                <w:rFonts w:cs="Arial"/>
              </w:rPr>
            </w:pPr>
            <w:r w:rsidRPr="00381C0B">
              <w:rPr>
                <w:rFonts w:cs="Arial"/>
              </w:rPr>
              <w:t>Actores</w:t>
            </w:r>
          </w:p>
        </w:tc>
        <w:tc>
          <w:tcPr>
            <w:tcW w:w="6281" w:type="dxa"/>
            <w:gridSpan w:val="2"/>
          </w:tcPr>
          <w:p w14:paraId="14E637AC" w14:textId="76CB9B66" w:rsidR="006B1ACA" w:rsidRPr="00381C0B" w:rsidRDefault="006B1ACA" w:rsidP="00806C4F">
            <w:pPr>
              <w:spacing w:after="0" w:line="240" w:lineRule="auto"/>
              <w:rPr>
                <w:rFonts w:cs="Arial"/>
              </w:rPr>
            </w:pPr>
            <w:r w:rsidRPr="0065682A">
              <w:rPr>
                <w:rFonts w:cs="Arial"/>
              </w:rPr>
              <w:t>SIABOD_ADMINISTRADOR_TECNICO</w:t>
            </w:r>
            <w:del w:id="1606" w:author="OLIVARES MARTINEZ FERNANDO JESUS" w:date="2026-08-19T10:30:00Z">
              <w:r w:rsidDel="00E20F23">
                <w:rPr>
                  <w:rFonts w:cs="Arial"/>
                </w:rPr>
                <w:delText xml:space="preserve">, </w:delText>
              </w:r>
              <w:r w:rsidRPr="0065682A" w:rsidDel="00E20F23">
                <w:rPr>
                  <w:rFonts w:cs="Arial"/>
                </w:rPr>
                <w:delText>SIABOD_ADMINISTRADOR</w:delText>
              </w:r>
            </w:del>
          </w:p>
        </w:tc>
      </w:tr>
      <w:tr w:rsidR="006B1ACA" w:rsidRPr="00381C0B" w14:paraId="56BBB067" w14:textId="77777777" w:rsidTr="00F82C5D">
        <w:tc>
          <w:tcPr>
            <w:tcW w:w="2361" w:type="dxa"/>
            <w:shd w:val="clear" w:color="auto" w:fill="DEEAF6" w:themeFill="accent1" w:themeFillTint="33"/>
          </w:tcPr>
          <w:p w14:paraId="18ED96FA" w14:textId="77777777" w:rsidR="006B1ACA" w:rsidRPr="00381C0B" w:rsidRDefault="006B1ACA" w:rsidP="00806C4F">
            <w:pPr>
              <w:spacing w:after="0" w:line="240" w:lineRule="auto"/>
              <w:rPr>
                <w:rFonts w:cs="Arial"/>
              </w:rPr>
            </w:pPr>
            <w:r w:rsidRPr="00381C0B">
              <w:rPr>
                <w:rFonts w:cs="Arial"/>
              </w:rPr>
              <w:t>Dependencias</w:t>
            </w:r>
          </w:p>
        </w:tc>
        <w:tc>
          <w:tcPr>
            <w:tcW w:w="6281" w:type="dxa"/>
            <w:gridSpan w:val="2"/>
          </w:tcPr>
          <w:p w14:paraId="6DC5C24B" w14:textId="77777777" w:rsidR="006B1ACA" w:rsidRPr="00381C0B" w:rsidRDefault="006B1ACA" w:rsidP="00806C4F">
            <w:pPr>
              <w:spacing w:after="0" w:line="240" w:lineRule="auto"/>
              <w:rPr>
                <w:rFonts w:cs="Arial"/>
              </w:rPr>
            </w:pPr>
          </w:p>
        </w:tc>
      </w:tr>
      <w:tr w:rsidR="006B1ACA" w:rsidRPr="00381C0B" w14:paraId="7F339FAC" w14:textId="77777777" w:rsidTr="00F82C5D">
        <w:tc>
          <w:tcPr>
            <w:tcW w:w="2361" w:type="dxa"/>
            <w:shd w:val="clear" w:color="auto" w:fill="DEEAF6" w:themeFill="accent1" w:themeFillTint="33"/>
          </w:tcPr>
          <w:p w14:paraId="796B54AD" w14:textId="77777777" w:rsidR="006B1ACA" w:rsidRPr="00381C0B" w:rsidRDefault="006B1ACA" w:rsidP="00806C4F">
            <w:pPr>
              <w:spacing w:after="0" w:line="240" w:lineRule="auto"/>
              <w:rPr>
                <w:rFonts w:cs="Arial"/>
              </w:rPr>
            </w:pPr>
            <w:r w:rsidRPr="00381C0B">
              <w:rPr>
                <w:rFonts w:cs="Arial"/>
              </w:rPr>
              <w:t>Descripción</w:t>
            </w:r>
          </w:p>
        </w:tc>
        <w:tc>
          <w:tcPr>
            <w:tcW w:w="6281" w:type="dxa"/>
            <w:gridSpan w:val="2"/>
          </w:tcPr>
          <w:p w14:paraId="259C7B51" w14:textId="0A80D855" w:rsidR="006B1ACA" w:rsidRPr="00381C0B" w:rsidRDefault="006B1ACA" w:rsidP="00806C4F">
            <w:pPr>
              <w:spacing w:after="0" w:line="240" w:lineRule="auto"/>
              <w:rPr>
                <w:rFonts w:cs="Arial"/>
              </w:rPr>
            </w:pPr>
            <w:r>
              <w:t>Filtrado de los registros de parámetros almacenados en BBDD. La consulta devolverá como resultado los parámetros que cumplen el conjunto de filtros de búsqueda.</w:t>
            </w:r>
          </w:p>
        </w:tc>
      </w:tr>
      <w:tr w:rsidR="006B1ACA" w:rsidRPr="00381C0B" w14:paraId="5155ABE0" w14:textId="77777777" w:rsidTr="00F82C5D">
        <w:tc>
          <w:tcPr>
            <w:tcW w:w="2361" w:type="dxa"/>
            <w:shd w:val="clear" w:color="auto" w:fill="DEEAF6" w:themeFill="accent1" w:themeFillTint="33"/>
          </w:tcPr>
          <w:p w14:paraId="7A819419" w14:textId="77777777" w:rsidR="006B1ACA" w:rsidRPr="00381C0B" w:rsidRDefault="006B1ACA" w:rsidP="00806C4F">
            <w:pPr>
              <w:spacing w:after="0" w:line="240" w:lineRule="auto"/>
              <w:rPr>
                <w:rFonts w:cs="Arial"/>
              </w:rPr>
            </w:pPr>
            <w:r w:rsidRPr="00381C0B">
              <w:rPr>
                <w:rFonts w:cs="Arial"/>
              </w:rPr>
              <w:t>Precondición</w:t>
            </w:r>
          </w:p>
        </w:tc>
        <w:tc>
          <w:tcPr>
            <w:tcW w:w="6281" w:type="dxa"/>
            <w:gridSpan w:val="2"/>
          </w:tcPr>
          <w:p w14:paraId="581B84C8" w14:textId="77777777" w:rsidR="006B1ACA" w:rsidRDefault="006B1ACA" w:rsidP="00806C4F">
            <w:pPr>
              <w:spacing w:after="0" w:line="240" w:lineRule="auto"/>
              <w:rPr>
                <w:rFonts w:cs="Arial"/>
              </w:rPr>
            </w:pPr>
            <w:r w:rsidRPr="00B359FD">
              <w:rPr>
                <w:rFonts w:cs="Arial"/>
              </w:rPr>
              <w:t xml:space="preserve">El usuario está autenticado en el sistema. </w:t>
            </w:r>
          </w:p>
          <w:p w14:paraId="32C1D6AE" w14:textId="02EDC605" w:rsidR="006B1ACA" w:rsidRPr="00381C0B" w:rsidRDefault="006B1ACA" w:rsidP="00806C4F">
            <w:pPr>
              <w:spacing w:after="0" w:line="240" w:lineRule="auto"/>
              <w:rPr>
                <w:rFonts w:cs="Arial"/>
              </w:rPr>
            </w:pPr>
            <w:r w:rsidRPr="00381C0B">
              <w:rPr>
                <w:rFonts w:cs="Arial"/>
              </w:rPr>
              <w:t>El usuario debe tener</w:t>
            </w:r>
            <w:r>
              <w:rPr>
                <w:rFonts w:cs="Arial"/>
              </w:rPr>
              <w:t xml:space="preserve"> rol de </w:t>
            </w:r>
            <w:proofErr w:type="spellStart"/>
            <w:r>
              <w:rPr>
                <w:rFonts w:cs="Arial"/>
              </w:rPr>
              <w:t>administrador_tecnico</w:t>
            </w:r>
            <w:proofErr w:type="spellEnd"/>
            <w:r>
              <w:rPr>
                <w:rFonts w:cs="Arial"/>
              </w:rPr>
              <w:t xml:space="preserve"> </w:t>
            </w:r>
            <w:del w:id="1607" w:author="OLIVARES MARTINEZ FERNANDO JESUS" w:date="2026-08-19T10:30:00Z">
              <w:r w:rsidDel="00E20F23">
                <w:rPr>
                  <w:rFonts w:cs="Arial"/>
                </w:rPr>
                <w:delText xml:space="preserve">y/o administrador </w:delText>
              </w:r>
            </w:del>
            <w:r>
              <w:rPr>
                <w:rFonts w:cs="Arial"/>
              </w:rPr>
              <w:t>para poder</w:t>
            </w:r>
            <w:r w:rsidRPr="00381C0B">
              <w:rPr>
                <w:rFonts w:cs="Arial"/>
              </w:rPr>
              <w:t xml:space="preserve"> </w:t>
            </w:r>
            <w:r>
              <w:rPr>
                <w:rFonts w:cs="Arial"/>
              </w:rPr>
              <w:t>acceder a la opción que permite consultar los registros de parámetros almacenados en BBDD aplicando los criterios de búsqueda seleccionados por el usuario</w:t>
            </w:r>
          </w:p>
        </w:tc>
      </w:tr>
      <w:tr w:rsidR="006B1ACA" w:rsidRPr="00381C0B" w14:paraId="6820705E" w14:textId="77777777" w:rsidTr="00F82C5D">
        <w:tc>
          <w:tcPr>
            <w:tcW w:w="2361" w:type="dxa"/>
            <w:vMerge w:val="restart"/>
            <w:shd w:val="clear" w:color="auto" w:fill="DEEAF6" w:themeFill="accent1" w:themeFillTint="33"/>
          </w:tcPr>
          <w:p w14:paraId="5EAF81F8" w14:textId="77777777" w:rsidR="006B1ACA" w:rsidRPr="00381C0B" w:rsidRDefault="006B1ACA" w:rsidP="00806C4F">
            <w:pPr>
              <w:spacing w:after="0" w:line="240" w:lineRule="auto"/>
              <w:rPr>
                <w:rFonts w:cs="Arial"/>
              </w:rPr>
            </w:pPr>
            <w:r w:rsidRPr="00381C0B">
              <w:rPr>
                <w:rFonts w:cs="Arial"/>
              </w:rPr>
              <w:t>Secuencia</w:t>
            </w:r>
          </w:p>
        </w:tc>
        <w:tc>
          <w:tcPr>
            <w:tcW w:w="638" w:type="dxa"/>
            <w:shd w:val="clear" w:color="auto" w:fill="DEEAF6" w:themeFill="accent1" w:themeFillTint="33"/>
          </w:tcPr>
          <w:p w14:paraId="0E19FFE2" w14:textId="77777777" w:rsidR="006B1ACA" w:rsidRPr="00381C0B" w:rsidRDefault="006B1ACA" w:rsidP="00806C4F">
            <w:pPr>
              <w:spacing w:after="0" w:line="240" w:lineRule="auto"/>
              <w:rPr>
                <w:rFonts w:cs="Arial"/>
              </w:rPr>
            </w:pPr>
            <w:r w:rsidRPr="00381C0B">
              <w:rPr>
                <w:rFonts w:cs="Arial"/>
              </w:rPr>
              <w:t>Paso</w:t>
            </w:r>
          </w:p>
        </w:tc>
        <w:tc>
          <w:tcPr>
            <w:tcW w:w="5643" w:type="dxa"/>
            <w:shd w:val="clear" w:color="auto" w:fill="DEEAF6" w:themeFill="accent1" w:themeFillTint="33"/>
          </w:tcPr>
          <w:p w14:paraId="167A2D16" w14:textId="77777777" w:rsidR="006B1ACA" w:rsidRPr="00381C0B" w:rsidRDefault="006B1ACA" w:rsidP="00806C4F">
            <w:pPr>
              <w:spacing w:after="0" w:line="240" w:lineRule="auto"/>
              <w:rPr>
                <w:rFonts w:cs="Arial"/>
              </w:rPr>
            </w:pPr>
            <w:r w:rsidRPr="00381C0B">
              <w:rPr>
                <w:rFonts w:cs="Arial"/>
              </w:rPr>
              <w:t>Acción</w:t>
            </w:r>
          </w:p>
        </w:tc>
      </w:tr>
      <w:tr w:rsidR="00F82C5D" w:rsidRPr="00381C0B" w14:paraId="73C12F60" w14:textId="77777777" w:rsidTr="00F82C5D">
        <w:tc>
          <w:tcPr>
            <w:tcW w:w="2361" w:type="dxa"/>
            <w:vMerge/>
            <w:shd w:val="clear" w:color="auto" w:fill="DEEAF6" w:themeFill="accent1" w:themeFillTint="33"/>
          </w:tcPr>
          <w:p w14:paraId="3F83BC03" w14:textId="77777777" w:rsidR="00F82C5D" w:rsidRPr="00381C0B" w:rsidRDefault="00F82C5D" w:rsidP="00F82C5D">
            <w:pPr>
              <w:spacing w:after="0" w:line="240" w:lineRule="auto"/>
              <w:rPr>
                <w:rFonts w:cs="Arial"/>
              </w:rPr>
            </w:pPr>
          </w:p>
        </w:tc>
        <w:tc>
          <w:tcPr>
            <w:tcW w:w="638" w:type="dxa"/>
          </w:tcPr>
          <w:p w14:paraId="3BD08E37" w14:textId="1B9C3BA0" w:rsidR="00F82C5D" w:rsidRPr="00381C0B" w:rsidRDefault="00F82C5D" w:rsidP="00F82C5D">
            <w:pPr>
              <w:spacing w:after="0" w:line="240" w:lineRule="auto"/>
              <w:rPr>
                <w:rFonts w:cs="Arial"/>
              </w:rPr>
            </w:pPr>
            <w:ins w:id="1608" w:author="OLIVARES MARTINEZ FERNANDO JESUS" w:date="2026-08-20T17:52:00Z">
              <w:r>
                <w:rPr>
                  <w:rFonts w:cs="Arial"/>
                </w:rPr>
                <w:t>1</w:t>
              </w:r>
            </w:ins>
            <w:del w:id="1609" w:author="OLIVARES MARTINEZ FERNANDO JESUS" w:date="2026-08-20T17:52:00Z">
              <w:r w:rsidDel="008E43D0">
                <w:rPr>
                  <w:rFonts w:cs="Arial"/>
                </w:rPr>
                <w:delText>1</w:delText>
              </w:r>
            </w:del>
          </w:p>
        </w:tc>
        <w:tc>
          <w:tcPr>
            <w:tcW w:w="5643" w:type="dxa"/>
          </w:tcPr>
          <w:p w14:paraId="4AECA6A0" w14:textId="4ABD9CA2" w:rsidR="00F82C5D" w:rsidRPr="007F17DF" w:rsidRDefault="00F82C5D" w:rsidP="00F82C5D">
            <w:pPr>
              <w:spacing w:after="0" w:line="240" w:lineRule="auto"/>
              <w:rPr>
                <w:rFonts w:cs="Arial"/>
              </w:rPr>
            </w:pPr>
            <w:ins w:id="1610" w:author="OLIVARES MARTINEZ FERNANDO JESUS" w:date="2026-08-20T17:52:00Z">
              <w:r w:rsidRPr="007F17DF">
                <w:rPr>
                  <w:rFonts w:cs="Arial"/>
                </w:rPr>
                <w:t xml:space="preserve">El usuario navega hasta la opción </w:t>
              </w:r>
              <w:r>
                <w:rPr>
                  <w:rFonts w:cs="Arial"/>
                </w:rPr>
                <w:t>de menú Catálogos/&lt;&lt;Ejército&gt;&gt;</w:t>
              </w:r>
            </w:ins>
            <w:del w:id="1611" w:author="OLIVARES MARTINEZ FERNANDO JESUS" w:date="2026-08-20T17:52:00Z">
              <w:r w:rsidRPr="007F17DF" w:rsidDel="008E43D0">
                <w:rPr>
                  <w:rFonts w:cs="Arial"/>
                </w:rPr>
                <w:delText xml:space="preserve">El usuario navega hasta la opción </w:delText>
              </w:r>
              <w:r w:rsidDel="008E43D0">
                <w:rPr>
                  <w:rFonts w:cs="Arial"/>
                </w:rPr>
                <w:delText>de menú Configuración/&lt;&lt;Parámetros&gt;&gt;</w:delText>
              </w:r>
            </w:del>
          </w:p>
        </w:tc>
      </w:tr>
      <w:tr w:rsidR="00F82C5D" w:rsidRPr="00381C0B" w14:paraId="48C86B4A" w14:textId="77777777" w:rsidTr="00F82C5D">
        <w:tc>
          <w:tcPr>
            <w:tcW w:w="2361" w:type="dxa"/>
            <w:vMerge/>
            <w:shd w:val="clear" w:color="auto" w:fill="DEEAF6" w:themeFill="accent1" w:themeFillTint="33"/>
          </w:tcPr>
          <w:p w14:paraId="55435B41" w14:textId="77777777" w:rsidR="00F82C5D" w:rsidRPr="00381C0B" w:rsidRDefault="00F82C5D" w:rsidP="00F82C5D">
            <w:pPr>
              <w:spacing w:after="0" w:line="240" w:lineRule="auto"/>
              <w:rPr>
                <w:rFonts w:cs="Arial"/>
              </w:rPr>
            </w:pPr>
          </w:p>
        </w:tc>
        <w:tc>
          <w:tcPr>
            <w:tcW w:w="638" w:type="dxa"/>
          </w:tcPr>
          <w:p w14:paraId="14109D50" w14:textId="41444D70" w:rsidR="00F82C5D" w:rsidRDefault="00F82C5D" w:rsidP="00F82C5D">
            <w:pPr>
              <w:spacing w:after="0" w:line="240" w:lineRule="auto"/>
              <w:rPr>
                <w:rFonts w:cs="Arial"/>
              </w:rPr>
            </w:pPr>
            <w:ins w:id="1612" w:author="OLIVARES MARTINEZ FERNANDO JESUS" w:date="2026-08-20T17:52:00Z">
              <w:r>
                <w:rPr>
                  <w:rFonts w:cs="Arial"/>
                </w:rPr>
                <w:t>2</w:t>
              </w:r>
            </w:ins>
            <w:del w:id="1613" w:author="OLIVARES MARTINEZ FERNANDO JESUS" w:date="2026-08-20T17:52:00Z">
              <w:r w:rsidDel="008E43D0">
                <w:rPr>
                  <w:rFonts w:cs="Arial"/>
                </w:rPr>
                <w:delText>2</w:delText>
              </w:r>
            </w:del>
          </w:p>
        </w:tc>
        <w:tc>
          <w:tcPr>
            <w:tcW w:w="5643" w:type="dxa"/>
          </w:tcPr>
          <w:p w14:paraId="5C6FD197" w14:textId="1EB0A7E6" w:rsidR="00F82C5D" w:rsidRPr="002226FB" w:rsidRDefault="00F82C5D" w:rsidP="00F82C5D">
            <w:pPr>
              <w:spacing w:after="0" w:line="240" w:lineRule="auto"/>
            </w:pPr>
            <w:ins w:id="1614" w:author="OLIVARES MARTINEZ FERNANDO JESUS" w:date="2026-08-20T17:52:00Z">
              <w:r w:rsidRPr="00D10FC1">
                <w:t>El sistema muestra un formulario consulta</w:t>
              </w:r>
              <w:r>
                <w:t xml:space="preserve"> de &lt;&lt;</w:t>
              </w:r>
            </w:ins>
            <w:ins w:id="1615" w:author="OLIVARES MARTINEZ FERNANDO JESUS" w:date="2026-08-20T17:53:00Z">
              <w:r>
                <w:rPr>
                  <w:rFonts w:cs="Arial"/>
                </w:rPr>
                <w:t xml:space="preserve"> Ejércitos</w:t>
              </w:r>
            </w:ins>
            <w:ins w:id="1616" w:author="OLIVARES MARTINEZ FERNANDO JESUS" w:date="2026-08-20T17:52:00Z">
              <w:r>
                <w:t xml:space="preserve">&gt;&gt; </w:t>
              </w:r>
            </w:ins>
            <w:del w:id="1617" w:author="OLIVARES MARTINEZ FERNANDO JESUS" w:date="2026-08-20T17:52:00Z">
              <w:r w:rsidRPr="00D10FC1" w:rsidDel="008E43D0">
                <w:delText>El sistema muestra un formulario consulta</w:delText>
              </w:r>
              <w:r w:rsidDel="008E43D0">
                <w:delText xml:space="preserve"> de &lt;&lt;</w:delText>
              </w:r>
              <w:r w:rsidDel="008E43D0">
                <w:rPr>
                  <w:rFonts w:cs="Arial"/>
                </w:rPr>
                <w:delText xml:space="preserve"> Parámetros</w:delText>
              </w:r>
              <w:r w:rsidDel="008E43D0">
                <w:delText xml:space="preserve"> &gt;&gt; </w:delText>
              </w:r>
            </w:del>
          </w:p>
        </w:tc>
      </w:tr>
      <w:tr w:rsidR="00F82C5D" w:rsidRPr="00381C0B" w14:paraId="6B11F6BA" w14:textId="77777777" w:rsidTr="00F82C5D">
        <w:tc>
          <w:tcPr>
            <w:tcW w:w="2361" w:type="dxa"/>
            <w:vMerge/>
            <w:shd w:val="clear" w:color="auto" w:fill="DEEAF6" w:themeFill="accent1" w:themeFillTint="33"/>
          </w:tcPr>
          <w:p w14:paraId="4BC8E321" w14:textId="77777777" w:rsidR="00F82C5D" w:rsidRPr="00381C0B" w:rsidRDefault="00F82C5D" w:rsidP="00F82C5D">
            <w:pPr>
              <w:spacing w:after="0" w:line="240" w:lineRule="auto"/>
              <w:rPr>
                <w:rFonts w:cs="Arial"/>
              </w:rPr>
            </w:pPr>
          </w:p>
        </w:tc>
        <w:tc>
          <w:tcPr>
            <w:tcW w:w="638" w:type="dxa"/>
          </w:tcPr>
          <w:p w14:paraId="74BE3C61" w14:textId="425BC879" w:rsidR="00F82C5D" w:rsidRDefault="00F82C5D" w:rsidP="00F82C5D">
            <w:pPr>
              <w:spacing w:after="0" w:line="240" w:lineRule="auto"/>
              <w:rPr>
                <w:rFonts w:cs="Arial"/>
              </w:rPr>
            </w:pPr>
            <w:ins w:id="1618" w:author="OLIVARES MARTINEZ FERNANDO JESUS" w:date="2026-08-20T17:52:00Z">
              <w:r>
                <w:rPr>
                  <w:rFonts w:cs="Arial"/>
                </w:rPr>
                <w:t>3</w:t>
              </w:r>
            </w:ins>
            <w:del w:id="1619" w:author="OLIVARES MARTINEZ FERNANDO JESUS" w:date="2026-08-20T17:52:00Z">
              <w:r w:rsidDel="008E43D0">
                <w:rPr>
                  <w:rFonts w:cs="Arial"/>
                </w:rPr>
                <w:delText>3</w:delText>
              </w:r>
            </w:del>
          </w:p>
        </w:tc>
        <w:tc>
          <w:tcPr>
            <w:tcW w:w="5643" w:type="dxa"/>
          </w:tcPr>
          <w:p w14:paraId="411F5BCF" w14:textId="03E851DF" w:rsidR="00F82C5D" w:rsidRPr="00D10FC1" w:rsidRDefault="00F82C5D" w:rsidP="00F82C5D">
            <w:pPr>
              <w:spacing w:after="0" w:line="240" w:lineRule="auto"/>
            </w:pPr>
            <w:ins w:id="1620" w:author="OLIVARES MARTINEZ FERNANDO JESUS" w:date="2026-08-20T17:52:00Z">
              <w:r w:rsidRPr="00D10FC1">
                <w:t xml:space="preserve">El usuario </w:t>
              </w:r>
              <w:r>
                <w:t>informa</w:t>
              </w:r>
              <w:r w:rsidRPr="00D10FC1">
                <w:t xml:space="preserve"> filtros de búsqueda</w:t>
              </w:r>
            </w:ins>
            <w:del w:id="1621" w:author="OLIVARES MARTINEZ FERNANDO JESUS" w:date="2026-08-20T17:52:00Z">
              <w:r w:rsidRPr="00D10FC1" w:rsidDel="008E43D0">
                <w:delText xml:space="preserve">El usuario </w:delText>
              </w:r>
              <w:r w:rsidDel="008E43D0">
                <w:delText>informa</w:delText>
              </w:r>
              <w:r w:rsidRPr="00D10FC1" w:rsidDel="008E43D0">
                <w:delText xml:space="preserve"> filtros de búsqueda</w:delText>
              </w:r>
            </w:del>
          </w:p>
        </w:tc>
      </w:tr>
      <w:tr w:rsidR="00F82C5D" w:rsidRPr="00381C0B" w14:paraId="546C1572" w14:textId="77777777" w:rsidTr="00F82C5D">
        <w:tc>
          <w:tcPr>
            <w:tcW w:w="2361" w:type="dxa"/>
            <w:vMerge/>
            <w:shd w:val="clear" w:color="auto" w:fill="DEEAF6" w:themeFill="accent1" w:themeFillTint="33"/>
          </w:tcPr>
          <w:p w14:paraId="2B33384E" w14:textId="77777777" w:rsidR="00F82C5D" w:rsidRPr="00381C0B" w:rsidRDefault="00F82C5D" w:rsidP="00F82C5D">
            <w:pPr>
              <w:spacing w:after="0" w:line="240" w:lineRule="auto"/>
              <w:rPr>
                <w:rFonts w:cs="Arial"/>
              </w:rPr>
            </w:pPr>
          </w:p>
        </w:tc>
        <w:tc>
          <w:tcPr>
            <w:tcW w:w="638" w:type="dxa"/>
          </w:tcPr>
          <w:p w14:paraId="6703D031" w14:textId="5594E295" w:rsidR="00F82C5D" w:rsidRDefault="00F82C5D" w:rsidP="00F82C5D">
            <w:pPr>
              <w:spacing w:after="0" w:line="240" w:lineRule="auto"/>
              <w:rPr>
                <w:rFonts w:cs="Arial"/>
              </w:rPr>
            </w:pPr>
            <w:ins w:id="1622" w:author="OLIVARES MARTINEZ FERNANDO JESUS" w:date="2026-08-20T17:52:00Z">
              <w:r>
                <w:rPr>
                  <w:rFonts w:cs="Arial"/>
                </w:rPr>
                <w:t>4</w:t>
              </w:r>
            </w:ins>
            <w:del w:id="1623" w:author="OLIVARES MARTINEZ FERNANDO JESUS" w:date="2026-08-20T17:52:00Z">
              <w:r w:rsidDel="008E43D0">
                <w:rPr>
                  <w:rFonts w:cs="Arial"/>
                </w:rPr>
                <w:delText>4</w:delText>
              </w:r>
            </w:del>
          </w:p>
        </w:tc>
        <w:tc>
          <w:tcPr>
            <w:tcW w:w="5643" w:type="dxa"/>
          </w:tcPr>
          <w:p w14:paraId="1856C90F" w14:textId="6F0E90D6" w:rsidR="00F82C5D" w:rsidRPr="00D10FC1" w:rsidRDefault="00F82C5D" w:rsidP="00F82C5D">
            <w:pPr>
              <w:spacing w:after="0" w:line="240" w:lineRule="auto"/>
            </w:pPr>
            <w:ins w:id="1624" w:author="OLIVARES MARTINEZ FERNANDO JESUS" w:date="2026-08-20T17:52:00Z">
              <w:r w:rsidRPr="00D10FC1">
                <w:t xml:space="preserve">El sistema valida los datos </w:t>
              </w:r>
              <w:r>
                <w:t>informados en los filtros</w:t>
              </w:r>
            </w:ins>
            <w:del w:id="1625" w:author="OLIVARES MARTINEZ FERNANDO JESUS" w:date="2026-08-20T17:52:00Z">
              <w:r w:rsidRPr="00D10FC1" w:rsidDel="008E43D0">
                <w:delText xml:space="preserve">El sistema valida los datos </w:delText>
              </w:r>
              <w:r w:rsidDel="008E43D0">
                <w:delText>informados en los filtros</w:delText>
              </w:r>
            </w:del>
          </w:p>
        </w:tc>
      </w:tr>
      <w:tr w:rsidR="00F82C5D" w:rsidRPr="00381C0B" w14:paraId="5CE58992" w14:textId="77777777" w:rsidTr="00F82C5D">
        <w:tc>
          <w:tcPr>
            <w:tcW w:w="2361" w:type="dxa"/>
            <w:vMerge/>
            <w:shd w:val="clear" w:color="auto" w:fill="DEEAF6" w:themeFill="accent1" w:themeFillTint="33"/>
          </w:tcPr>
          <w:p w14:paraId="517F9DD0" w14:textId="77777777" w:rsidR="00F82C5D" w:rsidRPr="00381C0B" w:rsidRDefault="00F82C5D" w:rsidP="00F82C5D">
            <w:pPr>
              <w:spacing w:after="0" w:line="240" w:lineRule="auto"/>
              <w:rPr>
                <w:rFonts w:cs="Arial"/>
              </w:rPr>
            </w:pPr>
          </w:p>
        </w:tc>
        <w:tc>
          <w:tcPr>
            <w:tcW w:w="638" w:type="dxa"/>
          </w:tcPr>
          <w:p w14:paraId="27D627E1" w14:textId="0E81CAE8" w:rsidR="00F82C5D" w:rsidRDefault="00F82C5D" w:rsidP="00F82C5D">
            <w:pPr>
              <w:spacing w:after="0" w:line="240" w:lineRule="auto"/>
              <w:rPr>
                <w:rFonts w:cs="Arial"/>
              </w:rPr>
            </w:pPr>
            <w:ins w:id="1626" w:author="OLIVARES MARTINEZ FERNANDO JESUS" w:date="2026-08-20T17:52:00Z">
              <w:r>
                <w:rPr>
                  <w:rFonts w:cs="Arial"/>
                </w:rPr>
                <w:t>5</w:t>
              </w:r>
            </w:ins>
            <w:del w:id="1627" w:author="OLIVARES MARTINEZ FERNANDO JESUS" w:date="2026-08-20T17:52:00Z">
              <w:r w:rsidDel="008E43D0">
                <w:rPr>
                  <w:rFonts w:cs="Arial"/>
                </w:rPr>
                <w:delText>5</w:delText>
              </w:r>
            </w:del>
          </w:p>
        </w:tc>
        <w:tc>
          <w:tcPr>
            <w:tcW w:w="5643" w:type="dxa"/>
          </w:tcPr>
          <w:p w14:paraId="5DC4AB1E" w14:textId="3FC3DFCD" w:rsidR="00F82C5D" w:rsidRPr="002226FB" w:rsidRDefault="00F82C5D" w:rsidP="00F82C5D">
            <w:pPr>
              <w:spacing w:after="0" w:line="240" w:lineRule="auto"/>
            </w:pPr>
            <w:ins w:id="1628" w:author="OLIVARES MARTINEZ FERNANDO JESUS" w:date="2026-08-20T17:52:00Z">
              <w:r w:rsidRPr="00D10FC1">
                <w:t xml:space="preserve">El usuario </w:t>
              </w:r>
              <w:r>
                <w:t xml:space="preserve">lanza </w:t>
              </w:r>
              <w:r w:rsidRPr="00D10FC1">
                <w:t>la consulta</w:t>
              </w:r>
            </w:ins>
            <w:del w:id="1629" w:author="OLIVARES MARTINEZ FERNANDO JESUS" w:date="2026-08-20T17:52:00Z">
              <w:r w:rsidRPr="00D10FC1" w:rsidDel="008E43D0">
                <w:delText xml:space="preserve">El usuario </w:delText>
              </w:r>
              <w:r w:rsidDel="008E43D0">
                <w:delText xml:space="preserve">lanza </w:delText>
              </w:r>
              <w:r w:rsidRPr="00D10FC1" w:rsidDel="008E43D0">
                <w:delText>la consulta</w:delText>
              </w:r>
            </w:del>
          </w:p>
        </w:tc>
      </w:tr>
      <w:tr w:rsidR="00F82C5D" w:rsidRPr="00381C0B" w14:paraId="028334B2" w14:textId="77777777" w:rsidTr="00F82C5D">
        <w:tc>
          <w:tcPr>
            <w:tcW w:w="2361" w:type="dxa"/>
            <w:vMerge/>
            <w:shd w:val="clear" w:color="auto" w:fill="DEEAF6" w:themeFill="accent1" w:themeFillTint="33"/>
          </w:tcPr>
          <w:p w14:paraId="6CDB808D" w14:textId="77777777" w:rsidR="00F82C5D" w:rsidRPr="00381C0B" w:rsidRDefault="00F82C5D" w:rsidP="00F82C5D">
            <w:pPr>
              <w:spacing w:after="0" w:line="240" w:lineRule="auto"/>
              <w:rPr>
                <w:rFonts w:cs="Arial"/>
              </w:rPr>
            </w:pPr>
          </w:p>
        </w:tc>
        <w:tc>
          <w:tcPr>
            <w:tcW w:w="638" w:type="dxa"/>
          </w:tcPr>
          <w:p w14:paraId="3BDF8B3F" w14:textId="7C962BCB" w:rsidR="00F82C5D" w:rsidRDefault="00F82C5D" w:rsidP="00F82C5D">
            <w:pPr>
              <w:spacing w:after="0" w:line="240" w:lineRule="auto"/>
              <w:rPr>
                <w:rFonts w:cs="Arial"/>
              </w:rPr>
            </w:pPr>
            <w:ins w:id="1630" w:author="OLIVARES MARTINEZ FERNANDO JESUS" w:date="2026-08-20T17:52:00Z">
              <w:r>
                <w:rPr>
                  <w:rFonts w:cs="Arial"/>
                </w:rPr>
                <w:t>6</w:t>
              </w:r>
            </w:ins>
            <w:del w:id="1631" w:author="OLIVARES MARTINEZ FERNANDO JESUS" w:date="2026-08-20T17:52:00Z">
              <w:r w:rsidDel="008E43D0">
                <w:rPr>
                  <w:rFonts w:cs="Arial"/>
                </w:rPr>
                <w:delText>6</w:delText>
              </w:r>
            </w:del>
          </w:p>
        </w:tc>
        <w:tc>
          <w:tcPr>
            <w:tcW w:w="5643" w:type="dxa"/>
          </w:tcPr>
          <w:p w14:paraId="09EDCAA1" w14:textId="1C87D5F1" w:rsidR="00F82C5D" w:rsidRPr="002226FB" w:rsidRDefault="00F82C5D" w:rsidP="00F82C5D">
            <w:pPr>
              <w:spacing w:after="0" w:line="240" w:lineRule="auto"/>
            </w:pPr>
            <w:ins w:id="1632" w:author="OLIVARES MARTINEZ FERNANDO JESUS" w:date="2026-08-20T17:52:00Z">
              <w:r w:rsidRPr="002226FB">
                <w:t xml:space="preserve">El sistema formula y procesa la consulta que cumple los campos informados en el formulario de </w:t>
              </w:r>
              <w:r>
                <w:t>consulta</w:t>
              </w:r>
            </w:ins>
            <w:del w:id="1633" w:author="OLIVARES MARTINEZ FERNANDO JESUS" w:date="2026-08-20T17:52:00Z">
              <w:r w:rsidRPr="002226FB" w:rsidDel="008E43D0">
                <w:delText xml:space="preserve">El sistema formula y procesa la consulta que cumple los campos informados en el formulario de </w:delText>
              </w:r>
              <w:r w:rsidDel="008E43D0">
                <w:delText>consulta</w:delText>
              </w:r>
            </w:del>
          </w:p>
        </w:tc>
      </w:tr>
      <w:tr w:rsidR="00F82C5D" w:rsidRPr="00381C0B" w14:paraId="6D50C951" w14:textId="77777777" w:rsidTr="00F82C5D">
        <w:tc>
          <w:tcPr>
            <w:tcW w:w="2361" w:type="dxa"/>
            <w:vMerge/>
            <w:shd w:val="clear" w:color="auto" w:fill="DEEAF6" w:themeFill="accent1" w:themeFillTint="33"/>
          </w:tcPr>
          <w:p w14:paraId="7E893899" w14:textId="77777777" w:rsidR="00F82C5D" w:rsidRPr="00381C0B" w:rsidRDefault="00F82C5D" w:rsidP="00F82C5D">
            <w:pPr>
              <w:spacing w:after="0" w:line="240" w:lineRule="auto"/>
              <w:rPr>
                <w:rFonts w:cs="Arial"/>
              </w:rPr>
            </w:pPr>
          </w:p>
        </w:tc>
        <w:tc>
          <w:tcPr>
            <w:tcW w:w="638" w:type="dxa"/>
          </w:tcPr>
          <w:p w14:paraId="714D3EAA" w14:textId="55D0BB8A" w:rsidR="00F82C5D" w:rsidRDefault="00F82C5D" w:rsidP="00F82C5D">
            <w:pPr>
              <w:spacing w:after="0" w:line="240" w:lineRule="auto"/>
              <w:rPr>
                <w:rFonts w:cs="Arial"/>
              </w:rPr>
            </w:pPr>
            <w:ins w:id="1634" w:author="OLIVARES MARTINEZ FERNANDO JESUS" w:date="2026-08-20T17:52:00Z">
              <w:r>
                <w:rPr>
                  <w:rFonts w:cs="Arial"/>
                </w:rPr>
                <w:t>7</w:t>
              </w:r>
            </w:ins>
            <w:del w:id="1635" w:author="OLIVARES MARTINEZ FERNANDO JESUS" w:date="2026-08-20T17:52:00Z">
              <w:r w:rsidDel="008E43D0">
                <w:rPr>
                  <w:rFonts w:cs="Arial"/>
                </w:rPr>
                <w:delText>7</w:delText>
              </w:r>
            </w:del>
          </w:p>
        </w:tc>
        <w:tc>
          <w:tcPr>
            <w:tcW w:w="5643" w:type="dxa"/>
          </w:tcPr>
          <w:p w14:paraId="3B6A050E" w14:textId="7302619B" w:rsidR="00F82C5D" w:rsidRDefault="00F82C5D" w:rsidP="00F82C5D">
            <w:pPr>
              <w:spacing w:after="0" w:line="240" w:lineRule="auto"/>
              <w:rPr>
                <w:rFonts w:cs="Arial"/>
              </w:rPr>
            </w:pPr>
            <w:ins w:id="1636" w:author="OLIVARES MARTINEZ FERNANDO JESUS" w:date="2026-08-20T17:52:00Z">
              <w:r>
                <w:rPr>
                  <w:rFonts w:cs="Arial"/>
                </w:rPr>
                <w:t>El sistema obtiene el conjunto de registros resultado de la consulta</w:t>
              </w:r>
            </w:ins>
            <w:del w:id="1637" w:author="OLIVARES MARTINEZ FERNANDO JESUS" w:date="2026-08-20T17:52:00Z">
              <w:r w:rsidDel="008E43D0">
                <w:rPr>
                  <w:rFonts w:cs="Arial"/>
                </w:rPr>
                <w:delText>El sistema obtiene el conjunto de registros resultado de la consulta</w:delText>
              </w:r>
            </w:del>
          </w:p>
        </w:tc>
      </w:tr>
      <w:tr w:rsidR="00F82C5D" w:rsidRPr="00381C0B" w14:paraId="44020489" w14:textId="77777777" w:rsidTr="00F82C5D">
        <w:tc>
          <w:tcPr>
            <w:tcW w:w="2361" w:type="dxa"/>
            <w:vMerge/>
            <w:shd w:val="clear" w:color="auto" w:fill="DEEAF6" w:themeFill="accent1" w:themeFillTint="33"/>
          </w:tcPr>
          <w:p w14:paraId="4F482375" w14:textId="77777777" w:rsidR="00F82C5D" w:rsidRPr="00381C0B" w:rsidRDefault="00F82C5D" w:rsidP="00F82C5D">
            <w:pPr>
              <w:spacing w:after="0" w:line="240" w:lineRule="auto"/>
              <w:rPr>
                <w:rFonts w:cs="Arial"/>
              </w:rPr>
            </w:pPr>
          </w:p>
        </w:tc>
        <w:tc>
          <w:tcPr>
            <w:tcW w:w="638" w:type="dxa"/>
          </w:tcPr>
          <w:p w14:paraId="1D85233C" w14:textId="434A0664" w:rsidR="00F82C5D" w:rsidRDefault="00F82C5D" w:rsidP="00F82C5D">
            <w:pPr>
              <w:spacing w:after="0" w:line="240" w:lineRule="auto"/>
              <w:rPr>
                <w:rFonts w:cs="Arial"/>
              </w:rPr>
            </w:pPr>
            <w:ins w:id="1638" w:author="OLIVARES MARTINEZ FERNANDO JESUS" w:date="2026-08-20T17:52:00Z">
              <w:r>
                <w:rPr>
                  <w:rFonts w:cs="Arial"/>
                </w:rPr>
                <w:t>7.1</w:t>
              </w:r>
            </w:ins>
            <w:del w:id="1639" w:author="OLIVARES MARTINEZ FERNANDO JESUS" w:date="2026-08-20T17:52:00Z">
              <w:r w:rsidDel="008E43D0">
                <w:rPr>
                  <w:rFonts w:cs="Arial"/>
                </w:rPr>
                <w:delText>7.1</w:delText>
              </w:r>
            </w:del>
          </w:p>
        </w:tc>
        <w:tc>
          <w:tcPr>
            <w:tcW w:w="5643" w:type="dxa"/>
          </w:tcPr>
          <w:p w14:paraId="17A58593" w14:textId="1C48080E" w:rsidR="00F82C5D" w:rsidRDefault="00F82C5D" w:rsidP="00F82C5D">
            <w:pPr>
              <w:spacing w:after="0" w:line="240" w:lineRule="auto"/>
              <w:rPr>
                <w:rFonts w:cs="Arial"/>
              </w:rPr>
            </w:pPr>
            <w:ins w:id="1640" w:author="OLIVARES MARTINEZ FERNANDO JESUS" w:date="2026-08-20T17:52:00Z">
              <w:r w:rsidRPr="00BD78BC">
                <w:rPr>
                  <w:rFonts w:cs="Arial"/>
                </w:rPr>
                <w:t>El sistema</w:t>
              </w:r>
              <w:r>
                <w:rPr>
                  <w:rFonts w:cs="Arial"/>
                </w:rPr>
                <w:t xml:space="preserve"> tiene problemas para recuperar el listado de registros </w:t>
              </w:r>
              <w:r w:rsidRPr="00BD78BC">
                <w:rPr>
                  <w:rFonts w:cs="Arial"/>
                </w:rPr>
                <w:t>muestra mensaje de error.</w:t>
              </w:r>
            </w:ins>
            <w:del w:id="1641" w:author="OLIVARES MARTINEZ FERNANDO JESUS" w:date="2026-08-20T17:52:00Z">
              <w:r w:rsidRPr="00BD78BC" w:rsidDel="008E43D0">
                <w:rPr>
                  <w:rFonts w:cs="Arial"/>
                </w:rPr>
                <w:delText>El sistema</w:delText>
              </w:r>
              <w:r w:rsidDel="008E43D0">
                <w:rPr>
                  <w:rFonts w:cs="Arial"/>
                </w:rPr>
                <w:delText xml:space="preserve"> tiene problemas para recuperar el listado de registros </w:delText>
              </w:r>
              <w:r w:rsidRPr="00BD78BC" w:rsidDel="008E43D0">
                <w:rPr>
                  <w:rFonts w:cs="Arial"/>
                </w:rPr>
                <w:delText>muestra mensaje de error.</w:delText>
              </w:r>
            </w:del>
          </w:p>
        </w:tc>
      </w:tr>
      <w:tr w:rsidR="00F82C5D" w:rsidRPr="00381C0B" w14:paraId="73D5163A" w14:textId="77777777" w:rsidTr="00F82C5D">
        <w:tc>
          <w:tcPr>
            <w:tcW w:w="2361" w:type="dxa"/>
            <w:vMerge/>
            <w:shd w:val="clear" w:color="auto" w:fill="DEEAF6" w:themeFill="accent1" w:themeFillTint="33"/>
          </w:tcPr>
          <w:p w14:paraId="1C74D516" w14:textId="77777777" w:rsidR="00F82C5D" w:rsidRPr="00381C0B" w:rsidRDefault="00F82C5D" w:rsidP="00F82C5D">
            <w:pPr>
              <w:spacing w:after="0" w:line="240" w:lineRule="auto"/>
              <w:rPr>
                <w:rFonts w:cs="Arial"/>
              </w:rPr>
            </w:pPr>
          </w:p>
        </w:tc>
        <w:tc>
          <w:tcPr>
            <w:tcW w:w="638" w:type="dxa"/>
          </w:tcPr>
          <w:p w14:paraId="491F7440" w14:textId="7F7F849B" w:rsidR="00F82C5D" w:rsidRDefault="00F82C5D" w:rsidP="00F82C5D">
            <w:pPr>
              <w:spacing w:after="0" w:line="240" w:lineRule="auto"/>
              <w:rPr>
                <w:rFonts w:cs="Arial"/>
              </w:rPr>
            </w:pPr>
            <w:ins w:id="1642" w:author="OLIVARES MARTINEZ FERNANDO JESUS" w:date="2026-08-20T17:52:00Z">
              <w:r>
                <w:rPr>
                  <w:rFonts w:cs="Arial"/>
                </w:rPr>
                <w:t>7.2</w:t>
              </w:r>
            </w:ins>
            <w:del w:id="1643" w:author="OLIVARES MARTINEZ FERNANDO JESUS" w:date="2026-08-20T17:52:00Z">
              <w:r w:rsidDel="008E43D0">
                <w:rPr>
                  <w:rFonts w:cs="Arial"/>
                </w:rPr>
                <w:delText>7.2</w:delText>
              </w:r>
            </w:del>
          </w:p>
        </w:tc>
        <w:tc>
          <w:tcPr>
            <w:tcW w:w="5643" w:type="dxa"/>
          </w:tcPr>
          <w:p w14:paraId="56BB8B1F" w14:textId="6BB03A0F" w:rsidR="00F82C5D" w:rsidRPr="00BD78BC" w:rsidRDefault="00F82C5D" w:rsidP="00F82C5D">
            <w:pPr>
              <w:spacing w:after="0" w:line="240" w:lineRule="auto"/>
              <w:rPr>
                <w:rFonts w:cs="Arial"/>
              </w:rPr>
            </w:pPr>
            <w:ins w:id="1644" w:author="OLIVARES MARTINEZ FERNANDO JESUS" w:date="2026-08-20T17:52:00Z">
              <w:r w:rsidRPr="00BD78BC">
                <w:rPr>
                  <w:rFonts w:cs="Arial"/>
                </w:rPr>
                <w:t>El sistema</w:t>
              </w:r>
              <w:r>
                <w:rPr>
                  <w:rFonts w:cs="Arial"/>
                </w:rPr>
                <w:t xml:space="preserve"> </w:t>
              </w:r>
              <w:r w:rsidRPr="00BD78BC">
                <w:rPr>
                  <w:rFonts w:cs="Arial"/>
                </w:rPr>
                <w:t>muestra mensaje de error</w:t>
              </w:r>
            </w:ins>
            <w:del w:id="1645" w:author="OLIVARES MARTINEZ FERNANDO JESUS" w:date="2026-08-20T17:52:00Z">
              <w:r w:rsidRPr="00BD78BC" w:rsidDel="008E43D0">
                <w:rPr>
                  <w:rFonts w:cs="Arial"/>
                </w:rPr>
                <w:delText>El sistema</w:delText>
              </w:r>
              <w:r w:rsidDel="008E43D0">
                <w:rPr>
                  <w:rFonts w:cs="Arial"/>
                </w:rPr>
                <w:delText xml:space="preserve"> </w:delText>
              </w:r>
              <w:r w:rsidRPr="00BD78BC" w:rsidDel="008E43D0">
                <w:rPr>
                  <w:rFonts w:cs="Arial"/>
                </w:rPr>
                <w:delText>muestra mensaje de error</w:delText>
              </w:r>
            </w:del>
          </w:p>
        </w:tc>
      </w:tr>
      <w:tr w:rsidR="00F82C5D" w:rsidRPr="005D02B1" w14:paraId="7A031CBD" w14:textId="77777777" w:rsidTr="00F82C5D">
        <w:tc>
          <w:tcPr>
            <w:tcW w:w="2361" w:type="dxa"/>
            <w:vMerge/>
            <w:shd w:val="clear" w:color="auto" w:fill="DEEAF6" w:themeFill="accent1" w:themeFillTint="33"/>
          </w:tcPr>
          <w:p w14:paraId="50C29379" w14:textId="77777777" w:rsidR="00F82C5D" w:rsidRPr="00381C0B" w:rsidRDefault="00F82C5D" w:rsidP="00F82C5D">
            <w:pPr>
              <w:spacing w:after="0" w:line="240" w:lineRule="auto"/>
              <w:rPr>
                <w:rFonts w:cs="Arial"/>
              </w:rPr>
            </w:pPr>
          </w:p>
        </w:tc>
        <w:tc>
          <w:tcPr>
            <w:tcW w:w="638" w:type="dxa"/>
          </w:tcPr>
          <w:p w14:paraId="53A07215" w14:textId="1D4852BC" w:rsidR="00F82C5D" w:rsidRDefault="00F82C5D" w:rsidP="00F82C5D">
            <w:pPr>
              <w:spacing w:after="0" w:line="240" w:lineRule="auto"/>
              <w:rPr>
                <w:rFonts w:cs="Arial"/>
              </w:rPr>
            </w:pPr>
            <w:ins w:id="1646" w:author="OLIVARES MARTINEZ FERNANDO JESUS" w:date="2026-08-20T17:52:00Z">
              <w:r>
                <w:rPr>
                  <w:rFonts w:cs="Arial"/>
                </w:rPr>
                <w:t>8</w:t>
              </w:r>
            </w:ins>
            <w:del w:id="1647" w:author="OLIVARES MARTINEZ FERNANDO JESUS" w:date="2026-08-20T17:52:00Z">
              <w:r w:rsidDel="008E43D0">
                <w:rPr>
                  <w:rFonts w:cs="Arial"/>
                </w:rPr>
                <w:delText>8</w:delText>
              </w:r>
            </w:del>
          </w:p>
        </w:tc>
        <w:tc>
          <w:tcPr>
            <w:tcW w:w="5643" w:type="dxa"/>
          </w:tcPr>
          <w:p w14:paraId="4D456366" w14:textId="1E6C54B1" w:rsidR="00F82C5D" w:rsidRPr="001C1EE6" w:rsidRDefault="00F82C5D" w:rsidP="00F82C5D">
            <w:pPr>
              <w:spacing w:after="0" w:line="240" w:lineRule="auto"/>
              <w:rPr>
                <w:rFonts w:cs="Arial"/>
              </w:rPr>
            </w:pPr>
            <w:ins w:id="1648" w:author="OLIVARES MARTINEZ FERNANDO JESUS" w:date="2026-08-20T17:52:00Z">
              <w:r>
                <w:rPr>
                  <w:rFonts w:cs="Arial"/>
                </w:rPr>
                <w:t>El sistema muestra el listado de registros resultado de la consulta paginado y con el orden por defecto (código ASC)</w:t>
              </w:r>
            </w:ins>
            <w:del w:id="1649" w:author="OLIVARES MARTINEZ FERNANDO JESUS" w:date="2026-08-20T17:52:00Z">
              <w:r w:rsidDel="008E43D0">
                <w:rPr>
                  <w:rFonts w:cs="Arial"/>
                </w:rPr>
                <w:delText>El sistema muestra el listado de registros resultado de la consulta paginado y con el orden por defecto (código ASC)</w:delText>
              </w:r>
            </w:del>
          </w:p>
        </w:tc>
      </w:tr>
      <w:tr w:rsidR="00F82C5D" w:rsidRPr="00381C0B" w14:paraId="1F478DAE" w14:textId="77777777" w:rsidTr="00F82C5D">
        <w:tc>
          <w:tcPr>
            <w:tcW w:w="2361" w:type="dxa"/>
            <w:vMerge/>
            <w:shd w:val="clear" w:color="auto" w:fill="DEEAF6" w:themeFill="accent1" w:themeFillTint="33"/>
          </w:tcPr>
          <w:p w14:paraId="647272F2" w14:textId="77777777" w:rsidR="00F82C5D" w:rsidRPr="00381C0B" w:rsidRDefault="00F82C5D" w:rsidP="00F82C5D">
            <w:pPr>
              <w:spacing w:after="0" w:line="240" w:lineRule="auto"/>
              <w:rPr>
                <w:rFonts w:cs="Arial"/>
              </w:rPr>
            </w:pPr>
          </w:p>
        </w:tc>
        <w:tc>
          <w:tcPr>
            <w:tcW w:w="638" w:type="dxa"/>
          </w:tcPr>
          <w:p w14:paraId="15B0AA86" w14:textId="58DD5452" w:rsidR="00F82C5D" w:rsidRDefault="00F82C5D" w:rsidP="00F82C5D">
            <w:pPr>
              <w:spacing w:after="0" w:line="240" w:lineRule="auto"/>
              <w:rPr>
                <w:rFonts w:cs="Arial"/>
              </w:rPr>
            </w:pPr>
            <w:ins w:id="1650" w:author="OLIVARES MARTINEZ FERNANDO JESUS" w:date="2026-08-20T17:52:00Z">
              <w:r>
                <w:rPr>
                  <w:rFonts w:cs="Arial"/>
                </w:rPr>
                <w:t>8.1</w:t>
              </w:r>
            </w:ins>
            <w:del w:id="1651" w:author="OLIVARES MARTINEZ FERNANDO JESUS" w:date="2026-08-20T17:52:00Z">
              <w:r w:rsidDel="008E43D0">
                <w:rPr>
                  <w:rFonts w:cs="Arial"/>
                </w:rPr>
                <w:delText>8.1</w:delText>
              </w:r>
            </w:del>
          </w:p>
        </w:tc>
        <w:tc>
          <w:tcPr>
            <w:tcW w:w="5643" w:type="dxa"/>
          </w:tcPr>
          <w:p w14:paraId="358A8CC7" w14:textId="06E7A14D" w:rsidR="00F82C5D" w:rsidRDefault="00F82C5D" w:rsidP="00F82C5D">
            <w:pPr>
              <w:spacing w:after="0" w:line="240" w:lineRule="auto"/>
              <w:rPr>
                <w:rFonts w:cs="Arial"/>
              </w:rPr>
            </w:pPr>
            <w:ins w:id="1652" w:author="OLIVARES MARTINEZ FERNANDO JESUS" w:date="2026-08-20T17:52:00Z">
              <w:r w:rsidRPr="00D10FC1">
                <w:rPr>
                  <w:rFonts w:cs="Arial"/>
                </w:rPr>
                <w:t>El sistema no encuentra registros</w:t>
              </w:r>
            </w:ins>
            <w:del w:id="1653" w:author="OLIVARES MARTINEZ FERNANDO JESUS" w:date="2026-08-20T17:52:00Z">
              <w:r w:rsidRPr="00D10FC1" w:rsidDel="008E43D0">
                <w:rPr>
                  <w:rFonts w:cs="Arial"/>
                </w:rPr>
                <w:delText>El sistema no encuentra registros</w:delText>
              </w:r>
            </w:del>
          </w:p>
        </w:tc>
      </w:tr>
      <w:tr w:rsidR="00F82C5D" w:rsidRPr="00381C0B" w14:paraId="71394B8E" w14:textId="77777777" w:rsidTr="00F82C5D">
        <w:tc>
          <w:tcPr>
            <w:tcW w:w="2361" w:type="dxa"/>
            <w:vMerge/>
            <w:shd w:val="clear" w:color="auto" w:fill="DEEAF6" w:themeFill="accent1" w:themeFillTint="33"/>
          </w:tcPr>
          <w:p w14:paraId="17130875" w14:textId="77777777" w:rsidR="00F82C5D" w:rsidRPr="00381C0B" w:rsidRDefault="00F82C5D" w:rsidP="00F82C5D">
            <w:pPr>
              <w:spacing w:after="0" w:line="240" w:lineRule="auto"/>
              <w:rPr>
                <w:rFonts w:cs="Arial"/>
              </w:rPr>
            </w:pPr>
          </w:p>
        </w:tc>
        <w:tc>
          <w:tcPr>
            <w:tcW w:w="638" w:type="dxa"/>
          </w:tcPr>
          <w:p w14:paraId="5038257A" w14:textId="1B274342" w:rsidR="00F82C5D" w:rsidRDefault="00F82C5D" w:rsidP="00F82C5D">
            <w:pPr>
              <w:spacing w:after="0" w:line="240" w:lineRule="auto"/>
              <w:rPr>
                <w:rFonts w:cs="Arial"/>
              </w:rPr>
            </w:pPr>
            <w:ins w:id="1654" w:author="OLIVARES MARTINEZ FERNANDO JESUS" w:date="2026-08-20T17:52:00Z">
              <w:r>
                <w:rPr>
                  <w:rFonts w:cs="Arial"/>
                </w:rPr>
                <w:t>8.2</w:t>
              </w:r>
            </w:ins>
            <w:del w:id="1655" w:author="OLIVARES MARTINEZ FERNANDO JESUS" w:date="2026-08-20T17:52:00Z">
              <w:r w:rsidDel="008E43D0">
                <w:rPr>
                  <w:rFonts w:cs="Arial"/>
                </w:rPr>
                <w:delText>8.2</w:delText>
              </w:r>
            </w:del>
          </w:p>
        </w:tc>
        <w:tc>
          <w:tcPr>
            <w:tcW w:w="5643" w:type="dxa"/>
          </w:tcPr>
          <w:p w14:paraId="415B3207" w14:textId="77777777" w:rsidR="00F82C5D" w:rsidRDefault="00F82C5D" w:rsidP="00F82C5D">
            <w:pPr>
              <w:spacing w:after="0" w:line="240" w:lineRule="auto"/>
              <w:rPr>
                <w:ins w:id="1656" w:author="OLIVARES MARTINEZ FERNANDO JESUS" w:date="2026-08-20T17:52:00Z"/>
                <w:rFonts w:cs="Arial"/>
              </w:rPr>
            </w:pPr>
            <w:ins w:id="1657" w:author="OLIVARES MARTINEZ FERNANDO JESUS" w:date="2026-08-20T17:52:00Z">
              <w:r>
                <w:rPr>
                  <w:rFonts w:cs="Arial"/>
                </w:rPr>
                <w:t>El sistema presenta el listado vacío</w:t>
              </w:r>
            </w:ins>
          </w:p>
          <w:p w14:paraId="1502A346" w14:textId="1B4F040D" w:rsidR="00F82C5D" w:rsidDel="008E43D0" w:rsidRDefault="00F82C5D" w:rsidP="00F82C5D">
            <w:pPr>
              <w:spacing w:after="0" w:line="240" w:lineRule="auto"/>
              <w:rPr>
                <w:del w:id="1658" w:author="OLIVARES MARTINEZ FERNANDO JESUS" w:date="2026-08-20T17:52:00Z"/>
                <w:rFonts w:cs="Arial"/>
              </w:rPr>
            </w:pPr>
            <w:del w:id="1659" w:author="OLIVARES MARTINEZ FERNANDO JESUS" w:date="2026-08-20T17:52:00Z">
              <w:r w:rsidDel="008E43D0">
                <w:rPr>
                  <w:rFonts w:cs="Arial"/>
                </w:rPr>
                <w:delText>El sistema presenta el listado vacío</w:delText>
              </w:r>
            </w:del>
          </w:p>
          <w:p w14:paraId="213E61C3" w14:textId="77777777" w:rsidR="00F82C5D" w:rsidRDefault="00F82C5D" w:rsidP="00F82C5D">
            <w:pPr>
              <w:spacing w:after="0" w:line="240" w:lineRule="auto"/>
              <w:rPr>
                <w:rFonts w:cs="Arial"/>
              </w:rPr>
            </w:pPr>
          </w:p>
        </w:tc>
      </w:tr>
      <w:tr w:rsidR="00F82C5D" w:rsidRPr="00381C0B" w14:paraId="3DA58259" w14:textId="77777777" w:rsidTr="00F82C5D">
        <w:tc>
          <w:tcPr>
            <w:tcW w:w="2361" w:type="dxa"/>
            <w:vMerge/>
            <w:shd w:val="clear" w:color="auto" w:fill="DEEAF6" w:themeFill="accent1" w:themeFillTint="33"/>
          </w:tcPr>
          <w:p w14:paraId="3E147EFF" w14:textId="77777777" w:rsidR="00F82C5D" w:rsidRPr="00381C0B" w:rsidRDefault="00F82C5D" w:rsidP="00F82C5D">
            <w:pPr>
              <w:spacing w:after="0" w:line="240" w:lineRule="auto"/>
              <w:rPr>
                <w:rFonts w:cs="Arial"/>
              </w:rPr>
            </w:pPr>
          </w:p>
        </w:tc>
        <w:tc>
          <w:tcPr>
            <w:tcW w:w="638" w:type="dxa"/>
          </w:tcPr>
          <w:p w14:paraId="3358D295" w14:textId="6F384F25" w:rsidR="00F82C5D" w:rsidRDefault="00F82C5D" w:rsidP="00F82C5D">
            <w:pPr>
              <w:spacing w:after="0" w:line="240" w:lineRule="auto"/>
              <w:rPr>
                <w:rFonts w:cs="Arial"/>
              </w:rPr>
            </w:pPr>
            <w:ins w:id="1660" w:author="OLIVARES MARTINEZ FERNANDO JESUS" w:date="2026-08-20T17:52:00Z">
              <w:r>
                <w:rPr>
                  <w:rFonts w:cs="Arial"/>
                </w:rPr>
                <w:t>9</w:t>
              </w:r>
            </w:ins>
            <w:del w:id="1661" w:author="OLIVARES MARTINEZ FERNANDO JESUS" w:date="2026-08-20T17:52:00Z">
              <w:r w:rsidDel="008E43D0">
                <w:rPr>
                  <w:rFonts w:cs="Arial"/>
                </w:rPr>
                <w:delText>9</w:delText>
              </w:r>
            </w:del>
          </w:p>
        </w:tc>
        <w:tc>
          <w:tcPr>
            <w:tcW w:w="5643" w:type="dxa"/>
          </w:tcPr>
          <w:p w14:paraId="71935EB7" w14:textId="06EABED4" w:rsidR="00F82C5D" w:rsidRDefault="00F82C5D" w:rsidP="00F82C5D">
            <w:pPr>
              <w:spacing w:after="0" w:line="240" w:lineRule="auto"/>
              <w:rPr>
                <w:rFonts w:cs="Arial"/>
              </w:rPr>
            </w:pPr>
            <w:ins w:id="1662" w:author="OLIVARES MARTINEZ FERNANDO JESUS" w:date="2026-08-20T17:52:00Z">
              <w:r>
                <w:t>Fin exitoso del caso de uso</w:t>
              </w:r>
            </w:ins>
            <w:del w:id="1663" w:author="OLIVARES MARTINEZ FERNANDO JESUS" w:date="2026-08-20T17:52:00Z">
              <w:r w:rsidDel="008E43D0">
                <w:delText>Fin exitoso del caso de uso</w:delText>
              </w:r>
            </w:del>
          </w:p>
        </w:tc>
      </w:tr>
      <w:tr w:rsidR="006B1ACA" w:rsidRPr="00381C0B" w14:paraId="1E88EEB5" w14:textId="77777777" w:rsidTr="00F82C5D">
        <w:tc>
          <w:tcPr>
            <w:tcW w:w="2361" w:type="dxa"/>
            <w:shd w:val="clear" w:color="auto" w:fill="DEEAF6" w:themeFill="accent1" w:themeFillTint="33"/>
          </w:tcPr>
          <w:p w14:paraId="11867184" w14:textId="77777777" w:rsidR="006B1ACA" w:rsidRPr="00381C0B" w:rsidRDefault="006B1ACA" w:rsidP="00806C4F">
            <w:pPr>
              <w:spacing w:after="0" w:line="240" w:lineRule="auto"/>
              <w:rPr>
                <w:rFonts w:cs="Arial"/>
              </w:rPr>
            </w:pPr>
            <w:proofErr w:type="spellStart"/>
            <w:r w:rsidRPr="00381C0B">
              <w:rPr>
                <w:rFonts w:cs="Arial"/>
              </w:rPr>
              <w:t>PostCondición</w:t>
            </w:r>
            <w:proofErr w:type="spellEnd"/>
          </w:p>
        </w:tc>
        <w:tc>
          <w:tcPr>
            <w:tcW w:w="6281" w:type="dxa"/>
            <w:gridSpan w:val="2"/>
          </w:tcPr>
          <w:p w14:paraId="6DBD9EFB" w14:textId="77777777" w:rsidR="006B1ACA" w:rsidRPr="00381C0B" w:rsidRDefault="006B1ACA" w:rsidP="00806C4F">
            <w:pPr>
              <w:spacing w:after="0" w:line="240" w:lineRule="auto"/>
              <w:rPr>
                <w:rFonts w:cs="Arial"/>
              </w:rPr>
            </w:pPr>
            <w:r w:rsidRPr="00D85F39">
              <w:rPr>
                <w:rFonts w:cs="Arial"/>
              </w:rPr>
              <w:t xml:space="preserve">Los </w:t>
            </w:r>
            <w:r>
              <w:rPr>
                <w:rFonts w:cs="Arial"/>
              </w:rPr>
              <w:t>registros de la tabla maestra</w:t>
            </w:r>
            <w:r w:rsidRPr="00D85F39">
              <w:rPr>
                <w:rFonts w:cs="Arial"/>
              </w:rPr>
              <w:t xml:space="preserve"> se muestran correctamente</w:t>
            </w:r>
            <w:r>
              <w:rPr>
                <w:rFonts w:cs="Arial"/>
              </w:rPr>
              <w:t xml:space="preserve"> o se informan los problemas al usuario.</w:t>
            </w:r>
          </w:p>
        </w:tc>
      </w:tr>
      <w:tr w:rsidR="006B1ACA" w:rsidRPr="00381C0B" w14:paraId="48189676" w14:textId="77777777" w:rsidTr="00F82C5D">
        <w:tc>
          <w:tcPr>
            <w:tcW w:w="2361" w:type="dxa"/>
            <w:shd w:val="clear" w:color="auto" w:fill="DEEAF6" w:themeFill="accent1" w:themeFillTint="33"/>
          </w:tcPr>
          <w:p w14:paraId="063A6269" w14:textId="77777777" w:rsidR="006B1ACA" w:rsidRPr="00381C0B" w:rsidRDefault="006B1ACA" w:rsidP="00806C4F">
            <w:pPr>
              <w:spacing w:after="0" w:line="240" w:lineRule="auto"/>
              <w:rPr>
                <w:rFonts w:cs="Arial"/>
              </w:rPr>
            </w:pPr>
            <w:r w:rsidRPr="00381C0B">
              <w:rPr>
                <w:rFonts w:cs="Arial"/>
              </w:rPr>
              <w:t>Comentarios</w:t>
            </w:r>
          </w:p>
        </w:tc>
        <w:tc>
          <w:tcPr>
            <w:tcW w:w="6281" w:type="dxa"/>
            <w:gridSpan w:val="2"/>
          </w:tcPr>
          <w:p w14:paraId="08DE02A8" w14:textId="77777777" w:rsidR="006B1ACA" w:rsidRPr="00381C0B" w:rsidRDefault="006B1ACA" w:rsidP="00806C4F">
            <w:pPr>
              <w:spacing w:after="0" w:line="240" w:lineRule="auto"/>
              <w:contextualSpacing/>
              <w:rPr>
                <w:rFonts w:cs="Arial"/>
                <w:color w:val="FF0000"/>
              </w:rPr>
            </w:pPr>
          </w:p>
        </w:tc>
      </w:tr>
      <w:tr w:rsidR="006B1ACA" w:rsidRPr="00294768" w14:paraId="366AE544" w14:textId="77777777" w:rsidTr="00F82C5D">
        <w:tc>
          <w:tcPr>
            <w:tcW w:w="2361" w:type="dxa"/>
            <w:shd w:val="clear" w:color="auto" w:fill="DEEAF6" w:themeFill="accent1" w:themeFillTint="33"/>
          </w:tcPr>
          <w:p w14:paraId="725105E1" w14:textId="77777777" w:rsidR="006B1ACA" w:rsidRPr="00381C0B" w:rsidRDefault="006B1ACA" w:rsidP="00806C4F">
            <w:pPr>
              <w:spacing w:after="0" w:line="240" w:lineRule="auto"/>
              <w:rPr>
                <w:rFonts w:cs="Arial"/>
              </w:rPr>
            </w:pPr>
            <w:r>
              <w:rPr>
                <w:rFonts w:cs="Arial"/>
              </w:rPr>
              <w:t>Procesos</w:t>
            </w:r>
          </w:p>
        </w:tc>
        <w:tc>
          <w:tcPr>
            <w:tcW w:w="6281" w:type="dxa"/>
            <w:gridSpan w:val="2"/>
          </w:tcPr>
          <w:p w14:paraId="295B80DA" w14:textId="0748C281" w:rsidR="006B1ACA" w:rsidRPr="00EA136F" w:rsidRDefault="00910BD6" w:rsidP="00806C4F">
            <w:pPr>
              <w:spacing w:after="0" w:line="240" w:lineRule="auto"/>
              <w:contextualSpacing/>
              <w:rPr>
                <w:rPrChange w:id="1664" w:author="OLIVARES MARTINEZ FERNANDO JESUS" w:date="2026-08-17T12:05:00Z">
                  <w:rPr>
                    <w:lang w:val="en-US"/>
                  </w:rPr>
                </w:rPrChange>
              </w:rPr>
            </w:pPr>
            <w:ins w:id="1665" w:author="OLIVARES MARTINEZ FERNANDO JESUS" w:date="2026-08-20T17:53:00Z">
              <w:r w:rsidRPr="00311DED">
                <w:t>SIA_PRGESDAT</w:t>
              </w:r>
              <w:r>
                <w:t>EJE</w:t>
              </w:r>
              <w:r w:rsidRPr="00311DED">
                <w:t xml:space="preserve">01 - </w:t>
              </w:r>
              <w:proofErr w:type="spellStart"/>
              <w:r w:rsidRPr="00311DED">
                <w:t>ConsultarRegistros</w:t>
              </w:r>
              <w:proofErr w:type="spellEnd"/>
              <w:r w:rsidRPr="00311DED">
                <w:t xml:space="preserve"> &lt;&lt;Tabla Maestra&gt;&gt;</w:t>
              </w:r>
            </w:ins>
            <w:del w:id="1666" w:author="OLIVARES MARTINEZ FERNANDO JESUS" w:date="2026-08-20T17:53:00Z">
              <w:r w:rsidR="006B1ACA" w:rsidRPr="00EA136F" w:rsidDel="00910BD6">
                <w:rPr>
                  <w:rPrChange w:id="1667" w:author="OLIVARES MARTINEZ FERNANDO JESUS" w:date="2026-08-17T12:05:00Z">
                    <w:rPr>
                      <w:lang w:val="en-US"/>
                    </w:rPr>
                  </w:rPrChange>
                </w:rPr>
                <w:delText xml:space="preserve">SIA_PRGESCNFPAR01 </w:delText>
              </w:r>
            </w:del>
            <w:del w:id="1668" w:author="OLIVARES MARTINEZ FERNANDO JESUS" w:date="2026-08-17T12:05:00Z">
              <w:r w:rsidR="006B1ACA" w:rsidRPr="00EA136F" w:rsidDel="00EA136F">
                <w:rPr>
                  <w:rPrChange w:id="1669" w:author="OLIVARES MARTINEZ FERNANDO JESUS" w:date="2026-08-17T12:05:00Z">
                    <w:rPr>
                      <w:lang w:val="en-US"/>
                    </w:rPr>
                  </w:rPrChange>
                </w:rPr>
                <w:delText>-</w:delText>
              </w:r>
            </w:del>
            <w:del w:id="1670" w:author="OLIVARES MARTINEZ FERNANDO JESUS" w:date="2026-08-20T17:53:00Z">
              <w:r w:rsidR="006B1ACA" w:rsidRPr="00EA136F" w:rsidDel="00910BD6">
                <w:rPr>
                  <w:rPrChange w:id="1671" w:author="OLIVARES MARTINEZ FERNANDO JESUS" w:date="2026-08-17T12:05:00Z">
                    <w:rPr>
                      <w:lang w:val="en-US"/>
                    </w:rPr>
                  </w:rPrChange>
                </w:rPr>
                <w:delText xml:space="preserve"> Consultar</w:delText>
              </w:r>
            </w:del>
            <w:del w:id="1672" w:author="OLIVARES MARTINEZ FERNANDO JESUS" w:date="2026-08-17T12:05:00Z">
              <w:r w:rsidR="006B1ACA" w:rsidRPr="00EA136F" w:rsidDel="00EA136F">
                <w:rPr>
                  <w:rPrChange w:id="1673" w:author="OLIVARES MARTINEZ FERNANDO JESUS" w:date="2026-08-17T12:05:00Z">
                    <w:rPr>
                      <w:lang w:val="en-US"/>
                    </w:rPr>
                  </w:rPrChange>
                </w:rPr>
                <w:delText xml:space="preserve"> Voces</w:delText>
              </w:r>
            </w:del>
          </w:p>
        </w:tc>
      </w:tr>
      <w:tr w:rsidR="006B1ACA" w:rsidRPr="00381C0B" w14:paraId="1E3986CE" w14:textId="77777777" w:rsidTr="00F82C5D">
        <w:tc>
          <w:tcPr>
            <w:tcW w:w="2361" w:type="dxa"/>
            <w:shd w:val="clear" w:color="auto" w:fill="DEEAF6" w:themeFill="accent1" w:themeFillTint="33"/>
          </w:tcPr>
          <w:p w14:paraId="3DEA32C7" w14:textId="77777777" w:rsidR="006B1ACA" w:rsidRDefault="006B1ACA" w:rsidP="00806C4F">
            <w:pPr>
              <w:spacing w:after="0" w:line="240" w:lineRule="auto"/>
              <w:rPr>
                <w:rFonts w:cs="Arial"/>
              </w:rPr>
            </w:pPr>
            <w:r>
              <w:rPr>
                <w:rFonts w:cs="Arial"/>
              </w:rPr>
              <w:t>Interfaces</w:t>
            </w:r>
          </w:p>
        </w:tc>
        <w:tc>
          <w:tcPr>
            <w:tcW w:w="6281" w:type="dxa"/>
            <w:gridSpan w:val="2"/>
          </w:tcPr>
          <w:p w14:paraId="5CAAC44C" w14:textId="0254BBE6" w:rsidR="006B1ACA" w:rsidRDefault="00910BD6" w:rsidP="00806C4F">
            <w:pPr>
              <w:spacing w:after="0" w:line="240" w:lineRule="auto"/>
              <w:contextualSpacing/>
              <w:rPr>
                <w:rStyle w:val="Hipervnculo"/>
                <w:rFonts w:cs="Arial"/>
              </w:rPr>
            </w:pPr>
            <w:proofErr w:type="spellStart"/>
            <w:ins w:id="1674" w:author="OLIVARES MARTINEZ FERNANDO JESUS" w:date="2026-08-20T17:54:00Z">
              <w:r w:rsidRPr="00470E3A">
                <w:rPr>
                  <w:rStyle w:val="Hipervnculo"/>
                  <w:rFonts w:cs="Arial"/>
                </w:rPr>
                <w:t>SIABOD.epgz</w:t>
              </w:r>
              <w:proofErr w:type="spellEnd"/>
              <w:r>
                <w:rPr>
                  <w:rStyle w:val="Hipervnculo"/>
                  <w:rFonts w:cs="Arial"/>
                </w:rPr>
                <w:t xml:space="preserve"> </w:t>
              </w:r>
              <w:r>
                <w:rPr>
                  <w:rStyle w:val="Hipervnculo"/>
                </w:rPr>
                <w:t>[Ejército]</w:t>
              </w:r>
            </w:ins>
            <w:del w:id="1675" w:author="OLIVARES MARTINEZ FERNANDO JESUS" w:date="2026-08-20T17:54:00Z">
              <w:r w:rsidR="006B1ACA" w:rsidRPr="00470E3A" w:rsidDel="00910BD6">
                <w:rPr>
                  <w:rStyle w:val="Hipervnculo"/>
                  <w:rFonts w:cs="Arial"/>
                </w:rPr>
                <w:delText>SIABOD.epgz</w:delText>
              </w:r>
              <w:r w:rsidR="006B1ACA" w:rsidDel="00910BD6">
                <w:rPr>
                  <w:rStyle w:val="Hipervnculo"/>
                  <w:rFonts w:cs="Arial"/>
                </w:rPr>
                <w:delText xml:space="preserve"> </w:delText>
              </w:r>
              <w:r w:rsidR="006B1ACA" w:rsidDel="00910BD6">
                <w:rPr>
                  <w:rStyle w:val="Hipervnculo"/>
                </w:rPr>
                <w:delText>[Parámetro]</w:delText>
              </w:r>
            </w:del>
          </w:p>
        </w:tc>
      </w:tr>
    </w:tbl>
    <w:p w14:paraId="1FF55598" w14:textId="77777777" w:rsidR="006B1ACA" w:rsidRPr="00C05AED" w:rsidRDefault="006B1ACA" w:rsidP="006B1ACA"/>
    <w:p w14:paraId="5DA5A90B" w14:textId="4B8EDEF4" w:rsidR="00910BD6" w:rsidRDefault="00910BD6" w:rsidP="00910BD6">
      <w:pPr>
        <w:pStyle w:val="Ttulo2"/>
        <w:numPr>
          <w:ilvl w:val="2"/>
          <w:numId w:val="1"/>
        </w:numPr>
        <w:rPr>
          <w:ins w:id="1676" w:author="OLIVARES MARTINEZ FERNANDO JESUS" w:date="2026-08-20T17:54:00Z"/>
        </w:rPr>
      </w:pPr>
      <w:bookmarkStart w:id="1677" w:name="_Toc238141071"/>
      <w:ins w:id="1678" w:author="OLIVARES MARTINEZ FERNANDO JESUS" w:date="2026-08-20T17:54:00Z">
        <w:r w:rsidRPr="00F14BA6">
          <w:t>SIA_CUGESDAT</w:t>
        </w:r>
        <w:r>
          <w:t>EJE</w:t>
        </w:r>
        <w:r w:rsidRPr="00F14BA6">
          <w:t>0</w:t>
        </w:r>
        <w:r>
          <w:t>7</w:t>
        </w:r>
        <w:r w:rsidRPr="00F14BA6">
          <w:t>:</w:t>
        </w:r>
        <w:r>
          <w:t xml:space="preserve"> Paginar Resultados</w:t>
        </w:r>
        <w:bookmarkEnd w:id="1677"/>
      </w:ins>
    </w:p>
    <w:tbl>
      <w:tblPr>
        <w:tblStyle w:val="Tablaconcuadrcula"/>
        <w:tblW w:w="8642" w:type="dxa"/>
        <w:tblLook w:val="04A0" w:firstRow="1" w:lastRow="0" w:firstColumn="1" w:lastColumn="0" w:noHBand="0" w:noVBand="1"/>
      </w:tblPr>
      <w:tblGrid>
        <w:gridCol w:w="2273"/>
        <w:gridCol w:w="716"/>
        <w:gridCol w:w="5653"/>
      </w:tblGrid>
      <w:tr w:rsidR="006B1ACA" w:rsidRPr="00C20808" w14:paraId="70DCECCD" w14:textId="77777777" w:rsidTr="00C95CFC">
        <w:tc>
          <w:tcPr>
            <w:tcW w:w="2273" w:type="dxa"/>
            <w:shd w:val="clear" w:color="auto" w:fill="5B9BD5" w:themeFill="accent1"/>
          </w:tcPr>
          <w:p w14:paraId="5FAC94A2" w14:textId="4321971F" w:rsidR="006B1ACA" w:rsidRPr="00C20808" w:rsidRDefault="006B1ACA" w:rsidP="00806C4F">
            <w:pPr>
              <w:spacing w:after="0" w:line="240" w:lineRule="auto"/>
              <w:rPr>
                <w:rFonts w:cs="Arial"/>
                <w:b/>
                <w:bCs/>
                <w:color w:val="FFFFFF" w:themeColor="background1"/>
              </w:rPr>
            </w:pPr>
            <w:r w:rsidRPr="00F14BA6">
              <w:t>SIA_CUGES</w:t>
            </w:r>
            <w:r w:rsidR="00BD21F0">
              <w:t>CNFPAR07</w:t>
            </w:r>
          </w:p>
        </w:tc>
        <w:tc>
          <w:tcPr>
            <w:tcW w:w="6369" w:type="dxa"/>
            <w:gridSpan w:val="2"/>
            <w:shd w:val="clear" w:color="auto" w:fill="5B9BD5" w:themeFill="accent1"/>
          </w:tcPr>
          <w:p w14:paraId="7ACEF6BF" w14:textId="6F79A952" w:rsidR="006B1ACA" w:rsidRPr="00C20808" w:rsidRDefault="00EA136F" w:rsidP="00806C4F">
            <w:pPr>
              <w:spacing w:after="0" w:line="240" w:lineRule="auto"/>
              <w:rPr>
                <w:rFonts w:cs="Arial"/>
                <w:b/>
                <w:bCs/>
                <w:color w:val="FFFFFF" w:themeColor="background1"/>
              </w:rPr>
            </w:pPr>
            <w:ins w:id="1679" w:author="OLIVARES MARTINEZ FERNANDO JESUS" w:date="2026-08-17T12:06:00Z">
              <w:r>
                <w:rPr>
                  <w:rFonts w:cs="Arial"/>
                  <w:b/>
                  <w:bCs/>
                  <w:color w:val="FFFFFF" w:themeColor="background1"/>
                </w:rPr>
                <w:t>Paginar Resultados</w:t>
              </w:r>
            </w:ins>
            <w:del w:id="1680" w:author="OLIVARES MARTINEZ FERNANDO JESUS" w:date="2026-08-17T12:06:00Z">
              <w:r w:rsidR="006B1ACA" w:rsidDel="00EA136F">
                <w:rPr>
                  <w:rFonts w:cs="Arial"/>
                  <w:b/>
                  <w:bCs/>
                  <w:color w:val="FFFFFF" w:themeColor="background1"/>
                </w:rPr>
                <w:delText>ConsultarRegistros &lt;&lt;Parámetro&gt;&gt;</w:delText>
              </w:r>
            </w:del>
          </w:p>
        </w:tc>
      </w:tr>
      <w:tr w:rsidR="006B1ACA" w:rsidRPr="00381C0B" w14:paraId="539443E4" w14:textId="77777777" w:rsidTr="00C95CFC">
        <w:tc>
          <w:tcPr>
            <w:tcW w:w="2273" w:type="dxa"/>
            <w:shd w:val="clear" w:color="auto" w:fill="DEEAF6" w:themeFill="accent1" w:themeFillTint="33"/>
          </w:tcPr>
          <w:p w14:paraId="66757892" w14:textId="77777777" w:rsidR="006B1ACA" w:rsidRPr="00381C0B" w:rsidRDefault="006B1ACA" w:rsidP="00806C4F">
            <w:pPr>
              <w:spacing w:after="0" w:line="240" w:lineRule="auto"/>
              <w:rPr>
                <w:rFonts w:cs="Arial"/>
              </w:rPr>
            </w:pPr>
            <w:r w:rsidRPr="00381C0B">
              <w:rPr>
                <w:rFonts w:cs="Arial"/>
              </w:rPr>
              <w:t>Actores</w:t>
            </w:r>
          </w:p>
        </w:tc>
        <w:tc>
          <w:tcPr>
            <w:tcW w:w="6369" w:type="dxa"/>
            <w:gridSpan w:val="2"/>
          </w:tcPr>
          <w:p w14:paraId="439F5BDF" w14:textId="3BAF5634" w:rsidR="006B1ACA" w:rsidRPr="00381C0B" w:rsidRDefault="006B1ACA" w:rsidP="00806C4F">
            <w:pPr>
              <w:spacing w:after="0" w:line="240" w:lineRule="auto"/>
              <w:rPr>
                <w:rFonts w:cs="Arial"/>
              </w:rPr>
            </w:pPr>
            <w:r w:rsidRPr="0065682A">
              <w:rPr>
                <w:rFonts w:cs="Arial"/>
              </w:rPr>
              <w:t>SIABOD_ADMINISTRADOR_TECNICO</w:t>
            </w:r>
            <w:del w:id="1681" w:author="OLIVARES MARTINEZ FERNANDO JESUS" w:date="2026-08-19T10:30:00Z">
              <w:r w:rsidDel="00E20F23">
                <w:rPr>
                  <w:rFonts w:cs="Arial"/>
                </w:rPr>
                <w:delText xml:space="preserve">, </w:delText>
              </w:r>
              <w:r w:rsidRPr="0065682A" w:rsidDel="00E20F23">
                <w:rPr>
                  <w:rFonts w:cs="Arial"/>
                </w:rPr>
                <w:delText>SIABOD_ADMINISTRADOR</w:delText>
              </w:r>
            </w:del>
          </w:p>
        </w:tc>
      </w:tr>
      <w:tr w:rsidR="006B1ACA" w:rsidRPr="00381C0B" w14:paraId="6FC473AB" w14:textId="77777777" w:rsidTr="00C95CFC">
        <w:tc>
          <w:tcPr>
            <w:tcW w:w="2273" w:type="dxa"/>
            <w:shd w:val="clear" w:color="auto" w:fill="DEEAF6" w:themeFill="accent1" w:themeFillTint="33"/>
          </w:tcPr>
          <w:p w14:paraId="79FD5F69" w14:textId="77777777" w:rsidR="006B1ACA" w:rsidRPr="00381C0B" w:rsidRDefault="006B1ACA" w:rsidP="00806C4F">
            <w:pPr>
              <w:spacing w:after="0" w:line="240" w:lineRule="auto"/>
              <w:rPr>
                <w:rFonts w:cs="Arial"/>
              </w:rPr>
            </w:pPr>
            <w:r w:rsidRPr="00381C0B">
              <w:rPr>
                <w:rFonts w:cs="Arial"/>
              </w:rPr>
              <w:t>Dependencias</w:t>
            </w:r>
          </w:p>
        </w:tc>
        <w:tc>
          <w:tcPr>
            <w:tcW w:w="6369" w:type="dxa"/>
            <w:gridSpan w:val="2"/>
          </w:tcPr>
          <w:p w14:paraId="08423A55" w14:textId="77777777" w:rsidR="006B1ACA" w:rsidRPr="00381C0B" w:rsidRDefault="006B1ACA" w:rsidP="00806C4F">
            <w:pPr>
              <w:spacing w:after="0" w:line="240" w:lineRule="auto"/>
              <w:rPr>
                <w:rFonts w:cs="Arial"/>
              </w:rPr>
            </w:pPr>
          </w:p>
        </w:tc>
      </w:tr>
      <w:tr w:rsidR="006B1ACA" w:rsidRPr="00381C0B" w14:paraId="39743761" w14:textId="77777777" w:rsidTr="00C95CFC">
        <w:tc>
          <w:tcPr>
            <w:tcW w:w="2273" w:type="dxa"/>
            <w:shd w:val="clear" w:color="auto" w:fill="DEEAF6" w:themeFill="accent1" w:themeFillTint="33"/>
          </w:tcPr>
          <w:p w14:paraId="5E964814" w14:textId="77777777" w:rsidR="006B1ACA" w:rsidRPr="00381C0B" w:rsidRDefault="006B1ACA" w:rsidP="00806C4F">
            <w:pPr>
              <w:spacing w:after="0" w:line="240" w:lineRule="auto"/>
              <w:rPr>
                <w:rFonts w:cs="Arial"/>
              </w:rPr>
            </w:pPr>
            <w:r w:rsidRPr="00381C0B">
              <w:rPr>
                <w:rFonts w:cs="Arial"/>
              </w:rPr>
              <w:t>Descripción</w:t>
            </w:r>
          </w:p>
        </w:tc>
        <w:tc>
          <w:tcPr>
            <w:tcW w:w="6369" w:type="dxa"/>
            <w:gridSpan w:val="2"/>
          </w:tcPr>
          <w:p w14:paraId="465802E7" w14:textId="549A7C02" w:rsidR="006B1ACA" w:rsidRPr="00381C0B" w:rsidRDefault="006B1ACA" w:rsidP="00806C4F">
            <w:pPr>
              <w:spacing w:after="0" w:line="240" w:lineRule="auto"/>
              <w:rPr>
                <w:rFonts w:cs="Arial"/>
              </w:rPr>
            </w:pPr>
            <w:r>
              <w:t xml:space="preserve">Paginado de los registros de </w:t>
            </w:r>
            <w:r w:rsidR="00BD21F0">
              <w:t>parámetros</w:t>
            </w:r>
            <w:r>
              <w:t xml:space="preserve"> devueltos en una consulta de datos almacenados en BBDD. La consulta devolverá como resultado l</w:t>
            </w:r>
            <w:r w:rsidR="00BD21F0">
              <w:t>o</w:t>
            </w:r>
            <w:r>
              <w:t xml:space="preserve">s </w:t>
            </w:r>
            <w:r w:rsidR="00BD21F0">
              <w:t>Parámetros</w:t>
            </w:r>
            <w:r>
              <w:t xml:space="preserve"> que cumplen el conjunto de filtros de búsqueda y los datos devueltos deben presentarse en páginas de tamaño preseleccionado.</w:t>
            </w:r>
          </w:p>
        </w:tc>
      </w:tr>
      <w:tr w:rsidR="006B1ACA" w:rsidRPr="00381C0B" w14:paraId="029514D6" w14:textId="77777777" w:rsidTr="00C95CFC">
        <w:tc>
          <w:tcPr>
            <w:tcW w:w="2273" w:type="dxa"/>
            <w:shd w:val="clear" w:color="auto" w:fill="DEEAF6" w:themeFill="accent1" w:themeFillTint="33"/>
          </w:tcPr>
          <w:p w14:paraId="3A7D4773" w14:textId="77777777" w:rsidR="006B1ACA" w:rsidRPr="00381C0B" w:rsidRDefault="006B1ACA" w:rsidP="00806C4F">
            <w:pPr>
              <w:spacing w:after="0" w:line="240" w:lineRule="auto"/>
              <w:rPr>
                <w:rFonts w:cs="Arial"/>
              </w:rPr>
            </w:pPr>
            <w:r w:rsidRPr="00381C0B">
              <w:rPr>
                <w:rFonts w:cs="Arial"/>
              </w:rPr>
              <w:t>Precondición</w:t>
            </w:r>
          </w:p>
        </w:tc>
        <w:tc>
          <w:tcPr>
            <w:tcW w:w="6369" w:type="dxa"/>
            <w:gridSpan w:val="2"/>
          </w:tcPr>
          <w:p w14:paraId="732ADDFE" w14:textId="77777777" w:rsidR="006B1ACA" w:rsidRDefault="006B1ACA" w:rsidP="00806C4F">
            <w:pPr>
              <w:spacing w:after="0" w:line="240" w:lineRule="auto"/>
              <w:rPr>
                <w:rFonts w:cs="Arial"/>
              </w:rPr>
            </w:pPr>
            <w:r w:rsidRPr="00B359FD">
              <w:rPr>
                <w:rFonts w:cs="Arial"/>
              </w:rPr>
              <w:t xml:space="preserve">El usuario está autenticado en el sistema. </w:t>
            </w:r>
          </w:p>
          <w:p w14:paraId="4E934399" w14:textId="0F16081A" w:rsidR="006B1ACA" w:rsidRPr="00381C0B" w:rsidRDefault="006B1ACA" w:rsidP="00806C4F">
            <w:pPr>
              <w:spacing w:after="0" w:line="240" w:lineRule="auto"/>
              <w:rPr>
                <w:rFonts w:cs="Arial"/>
              </w:rPr>
            </w:pPr>
            <w:r w:rsidRPr="00381C0B">
              <w:rPr>
                <w:rFonts w:cs="Arial"/>
              </w:rPr>
              <w:t>El usuario debe tener</w:t>
            </w:r>
            <w:r>
              <w:rPr>
                <w:rFonts w:cs="Arial"/>
              </w:rPr>
              <w:t xml:space="preserve"> rol de </w:t>
            </w:r>
            <w:proofErr w:type="spellStart"/>
            <w:r>
              <w:rPr>
                <w:rFonts w:cs="Arial"/>
              </w:rPr>
              <w:t>administrador_tecnico</w:t>
            </w:r>
            <w:proofErr w:type="spellEnd"/>
            <w:r>
              <w:rPr>
                <w:rFonts w:cs="Arial"/>
              </w:rPr>
              <w:t xml:space="preserve"> </w:t>
            </w:r>
            <w:del w:id="1682" w:author="OLIVARES MARTINEZ FERNANDO JESUS" w:date="2026-08-19T10:31:00Z">
              <w:r w:rsidDel="00E20F23">
                <w:rPr>
                  <w:rFonts w:cs="Arial"/>
                </w:rPr>
                <w:delText xml:space="preserve">y/o administrador </w:delText>
              </w:r>
            </w:del>
            <w:r>
              <w:rPr>
                <w:rFonts w:cs="Arial"/>
              </w:rPr>
              <w:t>para poder</w:t>
            </w:r>
            <w:r w:rsidRPr="00381C0B">
              <w:rPr>
                <w:rFonts w:cs="Arial"/>
              </w:rPr>
              <w:t xml:space="preserve"> </w:t>
            </w:r>
            <w:r>
              <w:rPr>
                <w:rFonts w:cs="Arial"/>
              </w:rPr>
              <w:t xml:space="preserve">acceder a la opción que permite consultar los registros de </w:t>
            </w:r>
            <w:r w:rsidR="00BD21F0">
              <w:rPr>
                <w:rFonts w:cs="Arial"/>
              </w:rPr>
              <w:t>parámetros</w:t>
            </w:r>
            <w:r>
              <w:rPr>
                <w:rFonts w:cs="Arial"/>
              </w:rPr>
              <w:t xml:space="preserve"> almacenados en BBDD aplicando los criterios de búsqueda seleccionados por el usuario</w:t>
            </w:r>
          </w:p>
        </w:tc>
      </w:tr>
      <w:tr w:rsidR="006B1ACA" w:rsidRPr="00381C0B" w14:paraId="11D661F0" w14:textId="77777777" w:rsidTr="00C95CFC">
        <w:tc>
          <w:tcPr>
            <w:tcW w:w="2273" w:type="dxa"/>
            <w:vMerge w:val="restart"/>
            <w:shd w:val="clear" w:color="auto" w:fill="DEEAF6" w:themeFill="accent1" w:themeFillTint="33"/>
          </w:tcPr>
          <w:p w14:paraId="2C4CF776" w14:textId="77777777" w:rsidR="006B1ACA" w:rsidRPr="00381C0B" w:rsidRDefault="006B1ACA" w:rsidP="00806C4F">
            <w:pPr>
              <w:spacing w:after="0" w:line="240" w:lineRule="auto"/>
              <w:rPr>
                <w:rFonts w:cs="Arial"/>
              </w:rPr>
            </w:pPr>
            <w:r w:rsidRPr="00381C0B">
              <w:rPr>
                <w:rFonts w:cs="Arial"/>
              </w:rPr>
              <w:t>Secuencia</w:t>
            </w:r>
          </w:p>
        </w:tc>
        <w:tc>
          <w:tcPr>
            <w:tcW w:w="716" w:type="dxa"/>
            <w:shd w:val="clear" w:color="auto" w:fill="DEEAF6" w:themeFill="accent1" w:themeFillTint="33"/>
          </w:tcPr>
          <w:p w14:paraId="1FBE39AC" w14:textId="77777777" w:rsidR="006B1ACA" w:rsidRPr="00381C0B" w:rsidRDefault="006B1ACA" w:rsidP="00806C4F">
            <w:pPr>
              <w:spacing w:after="0" w:line="240" w:lineRule="auto"/>
              <w:rPr>
                <w:rFonts w:cs="Arial"/>
              </w:rPr>
            </w:pPr>
            <w:r w:rsidRPr="00381C0B">
              <w:rPr>
                <w:rFonts w:cs="Arial"/>
              </w:rPr>
              <w:t>Paso</w:t>
            </w:r>
          </w:p>
        </w:tc>
        <w:tc>
          <w:tcPr>
            <w:tcW w:w="5653" w:type="dxa"/>
            <w:shd w:val="clear" w:color="auto" w:fill="DEEAF6" w:themeFill="accent1" w:themeFillTint="33"/>
          </w:tcPr>
          <w:p w14:paraId="5FB730C2" w14:textId="77777777" w:rsidR="006B1ACA" w:rsidRPr="00381C0B" w:rsidRDefault="006B1ACA" w:rsidP="00806C4F">
            <w:pPr>
              <w:spacing w:after="0" w:line="240" w:lineRule="auto"/>
              <w:rPr>
                <w:rFonts w:cs="Arial"/>
              </w:rPr>
            </w:pPr>
            <w:r w:rsidRPr="00381C0B">
              <w:rPr>
                <w:rFonts w:cs="Arial"/>
              </w:rPr>
              <w:t>Acción</w:t>
            </w:r>
          </w:p>
        </w:tc>
      </w:tr>
      <w:tr w:rsidR="00C95CFC" w:rsidRPr="00381C0B" w14:paraId="2B395C81" w14:textId="77777777" w:rsidTr="00C95CFC">
        <w:tc>
          <w:tcPr>
            <w:tcW w:w="2273" w:type="dxa"/>
            <w:vMerge/>
            <w:shd w:val="clear" w:color="auto" w:fill="DEEAF6" w:themeFill="accent1" w:themeFillTint="33"/>
          </w:tcPr>
          <w:p w14:paraId="6877F765" w14:textId="77777777" w:rsidR="00C95CFC" w:rsidRPr="00381C0B" w:rsidRDefault="00C95CFC" w:rsidP="00C95CFC">
            <w:pPr>
              <w:spacing w:after="0" w:line="240" w:lineRule="auto"/>
              <w:rPr>
                <w:rFonts w:cs="Arial"/>
              </w:rPr>
            </w:pPr>
          </w:p>
        </w:tc>
        <w:tc>
          <w:tcPr>
            <w:tcW w:w="716" w:type="dxa"/>
          </w:tcPr>
          <w:p w14:paraId="5D5ADB45" w14:textId="0F5198F0" w:rsidR="00C95CFC" w:rsidRPr="00381C0B" w:rsidRDefault="00C95CFC" w:rsidP="00C95CFC">
            <w:pPr>
              <w:spacing w:after="0" w:line="240" w:lineRule="auto"/>
              <w:rPr>
                <w:rFonts w:cs="Arial"/>
              </w:rPr>
            </w:pPr>
            <w:ins w:id="1683" w:author="OLIVARES MARTINEZ FERNANDO JESUS" w:date="2026-08-20T17:55:00Z">
              <w:r>
                <w:rPr>
                  <w:rFonts w:cs="Arial"/>
                </w:rPr>
                <w:t>1</w:t>
              </w:r>
            </w:ins>
            <w:del w:id="1684" w:author="OLIVARES MARTINEZ FERNANDO JESUS" w:date="2026-08-20T17:55:00Z">
              <w:r w:rsidDel="00550DE8">
                <w:rPr>
                  <w:rFonts w:cs="Arial"/>
                </w:rPr>
                <w:delText>1</w:delText>
              </w:r>
            </w:del>
          </w:p>
        </w:tc>
        <w:tc>
          <w:tcPr>
            <w:tcW w:w="5653" w:type="dxa"/>
          </w:tcPr>
          <w:p w14:paraId="019AD065" w14:textId="2DCD7117" w:rsidR="00C95CFC" w:rsidRPr="007F17DF" w:rsidRDefault="00C95CFC" w:rsidP="00C95CFC">
            <w:pPr>
              <w:spacing w:after="0" w:line="240" w:lineRule="auto"/>
              <w:rPr>
                <w:rFonts w:cs="Arial"/>
              </w:rPr>
            </w:pPr>
            <w:ins w:id="1685" w:author="OLIVARES MARTINEZ FERNANDO JESUS" w:date="2026-08-20T17:55:00Z">
              <w:r w:rsidRPr="007F17DF">
                <w:rPr>
                  <w:rFonts w:cs="Arial"/>
                </w:rPr>
                <w:t xml:space="preserve">El usuario navega hasta la opción </w:t>
              </w:r>
              <w:r>
                <w:rPr>
                  <w:rFonts w:cs="Arial"/>
                </w:rPr>
                <w:t>de menú Catálogos/&lt;&lt;Ejército&gt;&gt;</w:t>
              </w:r>
            </w:ins>
            <w:del w:id="1686" w:author="OLIVARES MARTINEZ FERNANDO JESUS" w:date="2026-08-20T17:55:00Z">
              <w:r w:rsidRPr="007F17DF" w:rsidDel="00550DE8">
                <w:rPr>
                  <w:rFonts w:cs="Arial"/>
                </w:rPr>
                <w:delText xml:space="preserve">El usuario navega hasta la opción </w:delText>
              </w:r>
              <w:r w:rsidDel="00550DE8">
                <w:rPr>
                  <w:rFonts w:cs="Arial"/>
                </w:rPr>
                <w:delText>de menú Configuración/&lt;&lt;Parámetros&gt;&gt;</w:delText>
              </w:r>
            </w:del>
          </w:p>
        </w:tc>
      </w:tr>
      <w:tr w:rsidR="00C95CFC" w:rsidRPr="00381C0B" w14:paraId="2D568C7C" w14:textId="77777777" w:rsidTr="00C95CFC">
        <w:tc>
          <w:tcPr>
            <w:tcW w:w="2273" w:type="dxa"/>
            <w:vMerge/>
            <w:shd w:val="clear" w:color="auto" w:fill="DEEAF6" w:themeFill="accent1" w:themeFillTint="33"/>
          </w:tcPr>
          <w:p w14:paraId="529E81FA" w14:textId="77777777" w:rsidR="00C95CFC" w:rsidRPr="00381C0B" w:rsidRDefault="00C95CFC" w:rsidP="00C95CFC">
            <w:pPr>
              <w:spacing w:after="0" w:line="240" w:lineRule="auto"/>
              <w:rPr>
                <w:rFonts w:cs="Arial"/>
              </w:rPr>
            </w:pPr>
          </w:p>
        </w:tc>
        <w:tc>
          <w:tcPr>
            <w:tcW w:w="716" w:type="dxa"/>
          </w:tcPr>
          <w:p w14:paraId="25ED333E" w14:textId="6EC40B84" w:rsidR="00C95CFC" w:rsidRDefault="00C95CFC" w:rsidP="00C95CFC">
            <w:pPr>
              <w:spacing w:after="0" w:line="240" w:lineRule="auto"/>
              <w:rPr>
                <w:rFonts w:cs="Arial"/>
              </w:rPr>
            </w:pPr>
            <w:ins w:id="1687" w:author="OLIVARES MARTINEZ FERNANDO JESUS" w:date="2026-08-20T17:55:00Z">
              <w:r>
                <w:rPr>
                  <w:rFonts w:cs="Arial"/>
                </w:rPr>
                <w:t>2</w:t>
              </w:r>
            </w:ins>
            <w:del w:id="1688" w:author="OLIVARES MARTINEZ FERNANDO JESUS" w:date="2026-08-20T17:55:00Z">
              <w:r w:rsidDel="00550DE8">
                <w:rPr>
                  <w:rFonts w:cs="Arial"/>
                </w:rPr>
                <w:delText>2</w:delText>
              </w:r>
            </w:del>
          </w:p>
        </w:tc>
        <w:tc>
          <w:tcPr>
            <w:tcW w:w="5653" w:type="dxa"/>
          </w:tcPr>
          <w:p w14:paraId="17D3A466" w14:textId="68AAEC1B" w:rsidR="00C95CFC" w:rsidRPr="002226FB" w:rsidRDefault="00C95CFC" w:rsidP="00C95CFC">
            <w:pPr>
              <w:spacing w:after="0" w:line="240" w:lineRule="auto"/>
            </w:pPr>
            <w:ins w:id="1689" w:author="OLIVARES MARTINEZ FERNANDO JESUS" w:date="2026-08-20T17:55:00Z">
              <w:r w:rsidRPr="00D10FC1">
                <w:t>El sistema muestra un formulario consulta</w:t>
              </w:r>
              <w:r>
                <w:t xml:space="preserve"> de &lt;&lt;Ejércitos&gt;&gt; </w:t>
              </w:r>
            </w:ins>
            <w:del w:id="1690" w:author="OLIVARES MARTINEZ FERNANDO JESUS" w:date="2026-08-20T17:55:00Z">
              <w:r w:rsidRPr="00D10FC1" w:rsidDel="00550DE8">
                <w:delText>El sistema muestra un formulario consulta</w:delText>
              </w:r>
              <w:r w:rsidDel="00550DE8">
                <w:delText xml:space="preserve"> de &lt;&lt;Parámetros&gt;&gt; </w:delText>
              </w:r>
            </w:del>
          </w:p>
        </w:tc>
      </w:tr>
      <w:tr w:rsidR="00C95CFC" w:rsidRPr="00381C0B" w14:paraId="273C77AD" w14:textId="77777777" w:rsidTr="00C95CFC">
        <w:tc>
          <w:tcPr>
            <w:tcW w:w="2273" w:type="dxa"/>
            <w:vMerge/>
            <w:shd w:val="clear" w:color="auto" w:fill="DEEAF6" w:themeFill="accent1" w:themeFillTint="33"/>
          </w:tcPr>
          <w:p w14:paraId="6C584A0F" w14:textId="77777777" w:rsidR="00C95CFC" w:rsidRPr="00381C0B" w:rsidRDefault="00C95CFC" w:rsidP="00C95CFC">
            <w:pPr>
              <w:spacing w:after="0" w:line="240" w:lineRule="auto"/>
              <w:rPr>
                <w:rFonts w:cs="Arial"/>
              </w:rPr>
            </w:pPr>
          </w:p>
        </w:tc>
        <w:tc>
          <w:tcPr>
            <w:tcW w:w="716" w:type="dxa"/>
          </w:tcPr>
          <w:p w14:paraId="121E1990" w14:textId="0E7A92A6" w:rsidR="00C95CFC" w:rsidRDefault="00C95CFC" w:rsidP="00C95CFC">
            <w:pPr>
              <w:spacing w:after="0" w:line="240" w:lineRule="auto"/>
              <w:rPr>
                <w:rFonts w:cs="Arial"/>
              </w:rPr>
            </w:pPr>
            <w:ins w:id="1691" w:author="OLIVARES MARTINEZ FERNANDO JESUS" w:date="2026-08-20T17:55:00Z">
              <w:r>
                <w:rPr>
                  <w:rFonts w:cs="Arial"/>
                </w:rPr>
                <w:t>3</w:t>
              </w:r>
            </w:ins>
            <w:del w:id="1692" w:author="OLIVARES MARTINEZ FERNANDO JESUS" w:date="2026-08-20T17:55:00Z">
              <w:r w:rsidDel="00550DE8">
                <w:rPr>
                  <w:rFonts w:cs="Arial"/>
                </w:rPr>
                <w:delText>3</w:delText>
              </w:r>
            </w:del>
          </w:p>
        </w:tc>
        <w:tc>
          <w:tcPr>
            <w:tcW w:w="5653" w:type="dxa"/>
          </w:tcPr>
          <w:p w14:paraId="27C76362" w14:textId="79E66267" w:rsidR="00C95CFC" w:rsidRPr="00D10FC1" w:rsidRDefault="00C95CFC" w:rsidP="00C95CFC">
            <w:pPr>
              <w:spacing w:after="0" w:line="240" w:lineRule="auto"/>
            </w:pPr>
            <w:ins w:id="1693" w:author="OLIVARES MARTINEZ FERNANDO JESUS" w:date="2026-08-20T17:55:00Z">
              <w:r w:rsidRPr="00D10FC1">
                <w:t xml:space="preserve">El usuario </w:t>
              </w:r>
              <w:r>
                <w:t>informa</w:t>
              </w:r>
              <w:r w:rsidRPr="00D10FC1">
                <w:t xml:space="preserve"> filtros de búsqueda</w:t>
              </w:r>
            </w:ins>
            <w:del w:id="1694" w:author="OLIVARES MARTINEZ FERNANDO JESUS" w:date="2026-08-20T17:55:00Z">
              <w:r w:rsidRPr="00D10FC1" w:rsidDel="00550DE8">
                <w:delText xml:space="preserve">El usuario </w:delText>
              </w:r>
              <w:r w:rsidDel="00550DE8">
                <w:delText>informa</w:delText>
              </w:r>
              <w:r w:rsidRPr="00D10FC1" w:rsidDel="00550DE8">
                <w:delText xml:space="preserve"> filtros de búsqueda</w:delText>
              </w:r>
            </w:del>
          </w:p>
        </w:tc>
      </w:tr>
      <w:tr w:rsidR="00C95CFC" w:rsidRPr="00381C0B" w14:paraId="578433DA" w14:textId="77777777" w:rsidTr="00C95CFC">
        <w:tc>
          <w:tcPr>
            <w:tcW w:w="2273" w:type="dxa"/>
            <w:vMerge/>
            <w:shd w:val="clear" w:color="auto" w:fill="DEEAF6" w:themeFill="accent1" w:themeFillTint="33"/>
          </w:tcPr>
          <w:p w14:paraId="55C7EFDA" w14:textId="77777777" w:rsidR="00C95CFC" w:rsidRPr="00381C0B" w:rsidRDefault="00C95CFC" w:rsidP="00C95CFC">
            <w:pPr>
              <w:spacing w:after="0" w:line="240" w:lineRule="auto"/>
              <w:rPr>
                <w:rFonts w:cs="Arial"/>
              </w:rPr>
            </w:pPr>
          </w:p>
        </w:tc>
        <w:tc>
          <w:tcPr>
            <w:tcW w:w="716" w:type="dxa"/>
          </w:tcPr>
          <w:p w14:paraId="72496D63" w14:textId="160AB7B4" w:rsidR="00C95CFC" w:rsidRDefault="00C95CFC" w:rsidP="00C95CFC">
            <w:pPr>
              <w:spacing w:after="0" w:line="240" w:lineRule="auto"/>
              <w:rPr>
                <w:rFonts w:cs="Arial"/>
              </w:rPr>
            </w:pPr>
            <w:ins w:id="1695" w:author="OLIVARES MARTINEZ FERNANDO JESUS" w:date="2026-08-20T17:55:00Z">
              <w:r>
                <w:rPr>
                  <w:rFonts w:cs="Arial"/>
                </w:rPr>
                <w:t>4</w:t>
              </w:r>
            </w:ins>
            <w:del w:id="1696" w:author="OLIVARES MARTINEZ FERNANDO JESUS" w:date="2026-08-20T17:55:00Z">
              <w:r w:rsidDel="00550DE8">
                <w:rPr>
                  <w:rFonts w:cs="Arial"/>
                </w:rPr>
                <w:delText>4</w:delText>
              </w:r>
            </w:del>
          </w:p>
        </w:tc>
        <w:tc>
          <w:tcPr>
            <w:tcW w:w="5653" w:type="dxa"/>
          </w:tcPr>
          <w:p w14:paraId="05F65E16" w14:textId="644BA312" w:rsidR="00C95CFC" w:rsidRPr="00D10FC1" w:rsidRDefault="00C95CFC" w:rsidP="00C95CFC">
            <w:pPr>
              <w:spacing w:after="0" w:line="240" w:lineRule="auto"/>
            </w:pPr>
            <w:ins w:id="1697" w:author="OLIVARES MARTINEZ FERNANDO JESUS" w:date="2026-08-20T17:55:00Z">
              <w:r w:rsidRPr="00D10FC1">
                <w:t xml:space="preserve">El sistema valida los datos </w:t>
              </w:r>
              <w:r>
                <w:t>informados en los filtros</w:t>
              </w:r>
            </w:ins>
            <w:del w:id="1698" w:author="OLIVARES MARTINEZ FERNANDO JESUS" w:date="2026-08-20T17:55:00Z">
              <w:r w:rsidRPr="00D10FC1" w:rsidDel="00550DE8">
                <w:delText xml:space="preserve">El sistema valida los datos </w:delText>
              </w:r>
              <w:r w:rsidDel="00550DE8">
                <w:delText>informados en los filtros</w:delText>
              </w:r>
            </w:del>
          </w:p>
        </w:tc>
      </w:tr>
      <w:tr w:rsidR="00C95CFC" w:rsidRPr="00381C0B" w14:paraId="61EBB483" w14:textId="77777777" w:rsidTr="00C95CFC">
        <w:tc>
          <w:tcPr>
            <w:tcW w:w="2273" w:type="dxa"/>
            <w:vMerge/>
            <w:shd w:val="clear" w:color="auto" w:fill="DEEAF6" w:themeFill="accent1" w:themeFillTint="33"/>
          </w:tcPr>
          <w:p w14:paraId="05C62570" w14:textId="77777777" w:rsidR="00C95CFC" w:rsidRPr="00381C0B" w:rsidRDefault="00C95CFC" w:rsidP="00C95CFC">
            <w:pPr>
              <w:spacing w:after="0" w:line="240" w:lineRule="auto"/>
              <w:rPr>
                <w:rFonts w:cs="Arial"/>
              </w:rPr>
            </w:pPr>
          </w:p>
        </w:tc>
        <w:tc>
          <w:tcPr>
            <w:tcW w:w="716" w:type="dxa"/>
          </w:tcPr>
          <w:p w14:paraId="1D96FB1A" w14:textId="742BDBEC" w:rsidR="00C95CFC" w:rsidRDefault="00C95CFC" w:rsidP="00C95CFC">
            <w:pPr>
              <w:spacing w:after="0" w:line="240" w:lineRule="auto"/>
              <w:rPr>
                <w:rFonts w:cs="Arial"/>
              </w:rPr>
            </w:pPr>
            <w:ins w:id="1699" w:author="OLIVARES MARTINEZ FERNANDO JESUS" w:date="2026-08-20T17:55:00Z">
              <w:r>
                <w:rPr>
                  <w:rFonts w:cs="Arial"/>
                </w:rPr>
                <w:t>5</w:t>
              </w:r>
            </w:ins>
            <w:del w:id="1700" w:author="OLIVARES MARTINEZ FERNANDO JESUS" w:date="2026-08-20T17:55:00Z">
              <w:r w:rsidDel="00550DE8">
                <w:rPr>
                  <w:rFonts w:cs="Arial"/>
                </w:rPr>
                <w:delText>5</w:delText>
              </w:r>
            </w:del>
          </w:p>
        </w:tc>
        <w:tc>
          <w:tcPr>
            <w:tcW w:w="5653" w:type="dxa"/>
          </w:tcPr>
          <w:p w14:paraId="442BDDE0" w14:textId="51C7E9CA" w:rsidR="00C95CFC" w:rsidRPr="002226FB" w:rsidRDefault="00C95CFC" w:rsidP="00C95CFC">
            <w:pPr>
              <w:spacing w:after="0" w:line="240" w:lineRule="auto"/>
            </w:pPr>
            <w:ins w:id="1701" w:author="OLIVARES MARTINEZ FERNANDO JESUS" w:date="2026-08-20T17:55:00Z">
              <w:r w:rsidRPr="00D10FC1">
                <w:t xml:space="preserve">El usuario </w:t>
              </w:r>
              <w:r>
                <w:t xml:space="preserve">lanza </w:t>
              </w:r>
              <w:r w:rsidRPr="00D10FC1">
                <w:t>la consulta</w:t>
              </w:r>
            </w:ins>
            <w:del w:id="1702" w:author="OLIVARES MARTINEZ FERNANDO JESUS" w:date="2026-08-20T17:55:00Z">
              <w:r w:rsidRPr="00D10FC1" w:rsidDel="00550DE8">
                <w:delText xml:space="preserve">El usuario </w:delText>
              </w:r>
              <w:r w:rsidDel="00550DE8">
                <w:delText xml:space="preserve">lanza </w:delText>
              </w:r>
              <w:r w:rsidRPr="00D10FC1" w:rsidDel="00550DE8">
                <w:delText>la consulta</w:delText>
              </w:r>
            </w:del>
          </w:p>
        </w:tc>
      </w:tr>
      <w:tr w:rsidR="00C95CFC" w:rsidRPr="00381C0B" w14:paraId="4C27EE13" w14:textId="77777777" w:rsidTr="00C95CFC">
        <w:tc>
          <w:tcPr>
            <w:tcW w:w="2273" w:type="dxa"/>
            <w:vMerge/>
            <w:shd w:val="clear" w:color="auto" w:fill="DEEAF6" w:themeFill="accent1" w:themeFillTint="33"/>
          </w:tcPr>
          <w:p w14:paraId="2A78F323" w14:textId="77777777" w:rsidR="00C95CFC" w:rsidRPr="00381C0B" w:rsidRDefault="00C95CFC" w:rsidP="00C95CFC">
            <w:pPr>
              <w:spacing w:after="0" w:line="240" w:lineRule="auto"/>
              <w:rPr>
                <w:rFonts w:cs="Arial"/>
              </w:rPr>
            </w:pPr>
          </w:p>
        </w:tc>
        <w:tc>
          <w:tcPr>
            <w:tcW w:w="716" w:type="dxa"/>
          </w:tcPr>
          <w:p w14:paraId="7D144E9E" w14:textId="072BCFAA" w:rsidR="00C95CFC" w:rsidRDefault="00C95CFC" w:rsidP="00C95CFC">
            <w:pPr>
              <w:spacing w:after="0" w:line="240" w:lineRule="auto"/>
              <w:rPr>
                <w:rFonts w:cs="Arial"/>
              </w:rPr>
            </w:pPr>
            <w:ins w:id="1703" w:author="OLIVARES MARTINEZ FERNANDO JESUS" w:date="2026-08-20T17:55:00Z">
              <w:r>
                <w:rPr>
                  <w:rFonts w:cs="Arial"/>
                </w:rPr>
                <w:t>6</w:t>
              </w:r>
            </w:ins>
            <w:del w:id="1704" w:author="OLIVARES MARTINEZ FERNANDO JESUS" w:date="2026-08-20T17:55:00Z">
              <w:r w:rsidDel="00550DE8">
                <w:rPr>
                  <w:rFonts w:cs="Arial"/>
                </w:rPr>
                <w:delText>6</w:delText>
              </w:r>
            </w:del>
          </w:p>
        </w:tc>
        <w:tc>
          <w:tcPr>
            <w:tcW w:w="5653" w:type="dxa"/>
          </w:tcPr>
          <w:p w14:paraId="0F18F97D" w14:textId="6222B27A" w:rsidR="00C95CFC" w:rsidRPr="002226FB" w:rsidRDefault="00C95CFC" w:rsidP="00C95CFC">
            <w:pPr>
              <w:spacing w:after="0" w:line="240" w:lineRule="auto"/>
            </w:pPr>
            <w:ins w:id="1705" w:author="OLIVARES MARTINEZ FERNANDO JESUS" w:date="2026-08-20T17:55:00Z">
              <w:r w:rsidRPr="002226FB">
                <w:t xml:space="preserve">El sistema formula y procesa la consulta que cumple los campos informados en el formulario de </w:t>
              </w:r>
              <w:r>
                <w:t>consulta</w:t>
              </w:r>
            </w:ins>
            <w:del w:id="1706" w:author="OLIVARES MARTINEZ FERNANDO JESUS" w:date="2026-08-20T17:55:00Z">
              <w:r w:rsidRPr="002226FB" w:rsidDel="00550DE8">
                <w:delText xml:space="preserve">El sistema formula y procesa la consulta que cumple los campos informados en el formulario de </w:delText>
              </w:r>
              <w:r w:rsidDel="00550DE8">
                <w:delText>consulta</w:delText>
              </w:r>
            </w:del>
          </w:p>
        </w:tc>
      </w:tr>
      <w:tr w:rsidR="00C95CFC" w:rsidRPr="00381C0B" w14:paraId="14E81A35" w14:textId="77777777" w:rsidTr="00C95CFC">
        <w:tc>
          <w:tcPr>
            <w:tcW w:w="2273" w:type="dxa"/>
            <w:vMerge/>
            <w:shd w:val="clear" w:color="auto" w:fill="DEEAF6" w:themeFill="accent1" w:themeFillTint="33"/>
          </w:tcPr>
          <w:p w14:paraId="32E53B8D" w14:textId="77777777" w:rsidR="00C95CFC" w:rsidRPr="00381C0B" w:rsidRDefault="00C95CFC" w:rsidP="00C95CFC">
            <w:pPr>
              <w:spacing w:after="0" w:line="240" w:lineRule="auto"/>
              <w:rPr>
                <w:rFonts w:cs="Arial"/>
              </w:rPr>
            </w:pPr>
          </w:p>
        </w:tc>
        <w:tc>
          <w:tcPr>
            <w:tcW w:w="716" w:type="dxa"/>
          </w:tcPr>
          <w:p w14:paraId="1F2A523D" w14:textId="11744043" w:rsidR="00C95CFC" w:rsidRDefault="00C95CFC" w:rsidP="00C95CFC">
            <w:pPr>
              <w:spacing w:after="0" w:line="240" w:lineRule="auto"/>
              <w:rPr>
                <w:rFonts w:cs="Arial"/>
              </w:rPr>
            </w:pPr>
            <w:ins w:id="1707" w:author="OLIVARES MARTINEZ FERNANDO JESUS" w:date="2026-08-20T17:55:00Z">
              <w:r>
                <w:rPr>
                  <w:rFonts w:cs="Arial"/>
                </w:rPr>
                <w:t>7</w:t>
              </w:r>
            </w:ins>
            <w:del w:id="1708" w:author="OLIVARES MARTINEZ FERNANDO JESUS" w:date="2026-08-20T17:55:00Z">
              <w:r w:rsidDel="00550DE8">
                <w:rPr>
                  <w:rFonts w:cs="Arial"/>
                </w:rPr>
                <w:delText>7</w:delText>
              </w:r>
            </w:del>
          </w:p>
        </w:tc>
        <w:tc>
          <w:tcPr>
            <w:tcW w:w="5653" w:type="dxa"/>
          </w:tcPr>
          <w:p w14:paraId="35A1A29C" w14:textId="1B2B1F48" w:rsidR="00C95CFC" w:rsidRDefault="00C95CFC" w:rsidP="00C95CFC">
            <w:pPr>
              <w:spacing w:after="0" w:line="240" w:lineRule="auto"/>
              <w:rPr>
                <w:rFonts w:cs="Arial"/>
              </w:rPr>
            </w:pPr>
            <w:ins w:id="1709" w:author="OLIVARES MARTINEZ FERNANDO JESUS" w:date="2026-08-20T17:55:00Z">
              <w:r>
                <w:rPr>
                  <w:rFonts w:cs="Arial"/>
                </w:rPr>
                <w:t>El sistema obtiene el conjunto de registros resultado de la consulta paginados según el tamaño de página elegido previamente (por defecto 10 registros por página)</w:t>
              </w:r>
            </w:ins>
            <w:del w:id="1710" w:author="OLIVARES MARTINEZ FERNANDO JESUS" w:date="2026-08-20T17:55:00Z">
              <w:r w:rsidDel="00550DE8">
                <w:rPr>
                  <w:rFonts w:cs="Arial"/>
                </w:rPr>
                <w:delText>El sistema obtiene el conjunto de registros resultado de la consulta paginados según el tamaño de página elegido previamente (por defecto 10 registros por página)</w:delText>
              </w:r>
            </w:del>
          </w:p>
        </w:tc>
      </w:tr>
      <w:tr w:rsidR="00C95CFC" w:rsidRPr="00381C0B" w14:paraId="23ADB2B1" w14:textId="77777777" w:rsidTr="00C95CFC">
        <w:tc>
          <w:tcPr>
            <w:tcW w:w="2273" w:type="dxa"/>
            <w:vMerge/>
            <w:shd w:val="clear" w:color="auto" w:fill="DEEAF6" w:themeFill="accent1" w:themeFillTint="33"/>
          </w:tcPr>
          <w:p w14:paraId="27422D6F" w14:textId="77777777" w:rsidR="00C95CFC" w:rsidRPr="00381C0B" w:rsidRDefault="00C95CFC" w:rsidP="00C95CFC">
            <w:pPr>
              <w:spacing w:after="0" w:line="240" w:lineRule="auto"/>
              <w:rPr>
                <w:rFonts w:cs="Arial"/>
              </w:rPr>
            </w:pPr>
          </w:p>
        </w:tc>
        <w:tc>
          <w:tcPr>
            <w:tcW w:w="716" w:type="dxa"/>
          </w:tcPr>
          <w:p w14:paraId="30D5CE6C" w14:textId="3A89BD91" w:rsidR="00C95CFC" w:rsidRDefault="00C95CFC" w:rsidP="00C95CFC">
            <w:pPr>
              <w:spacing w:after="0" w:line="240" w:lineRule="auto"/>
              <w:rPr>
                <w:rFonts w:cs="Arial"/>
              </w:rPr>
            </w:pPr>
            <w:ins w:id="1711" w:author="OLIVARES MARTINEZ FERNANDO JESUS" w:date="2026-08-20T17:55:00Z">
              <w:r>
                <w:rPr>
                  <w:rFonts w:cs="Arial"/>
                </w:rPr>
                <w:t>7.1</w:t>
              </w:r>
            </w:ins>
            <w:del w:id="1712" w:author="OLIVARES MARTINEZ FERNANDO JESUS" w:date="2026-08-20T17:55:00Z">
              <w:r w:rsidDel="00550DE8">
                <w:rPr>
                  <w:rFonts w:cs="Arial"/>
                </w:rPr>
                <w:delText>7.1</w:delText>
              </w:r>
            </w:del>
          </w:p>
        </w:tc>
        <w:tc>
          <w:tcPr>
            <w:tcW w:w="5653" w:type="dxa"/>
          </w:tcPr>
          <w:p w14:paraId="155CC992" w14:textId="7C4C11A0" w:rsidR="00C95CFC" w:rsidRDefault="00C95CFC" w:rsidP="00C95CFC">
            <w:pPr>
              <w:spacing w:after="0" w:line="240" w:lineRule="auto"/>
              <w:rPr>
                <w:rFonts w:cs="Arial"/>
              </w:rPr>
            </w:pPr>
            <w:ins w:id="1713" w:author="OLIVARES MARTINEZ FERNANDO JESUS" w:date="2026-08-20T17:55:00Z">
              <w:r w:rsidRPr="00BD78BC">
                <w:rPr>
                  <w:rFonts w:cs="Arial"/>
                </w:rPr>
                <w:t>El sistema</w:t>
              </w:r>
              <w:r>
                <w:rPr>
                  <w:rFonts w:cs="Arial"/>
                </w:rPr>
                <w:t xml:space="preserve"> tiene problemas para recuperar el listado de registros </w:t>
              </w:r>
              <w:r w:rsidRPr="00BD78BC">
                <w:rPr>
                  <w:rFonts w:cs="Arial"/>
                </w:rPr>
                <w:t>muestra mensaje de error.</w:t>
              </w:r>
            </w:ins>
            <w:del w:id="1714" w:author="OLIVARES MARTINEZ FERNANDO JESUS" w:date="2026-08-20T17:55:00Z">
              <w:r w:rsidRPr="00BD78BC" w:rsidDel="00550DE8">
                <w:rPr>
                  <w:rFonts w:cs="Arial"/>
                </w:rPr>
                <w:delText>El sistema</w:delText>
              </w:r>
              <w:r w:rsidDel="00550DE8">
                <w:rPr>
                  <w:rFonts w:cs="Arial"/>
                </w:rPr>
                <w:delText xml:space="preserve"> tiene problemas para recuperar el listado de registros </w:delText>
              </w:r>
              <w:r w:rsidRPr="00BD78BC" w:rsidDel="00550DE8">
                <w:rPr>
                  <w:rFonts w:cs="Arial"/>
                </w:rPr>
                <w:delText>muestra mensaje de error.</w:delText>
              </w:r>
            </w:del>
          </w:p>
        </w:tc>
      </w:tr>
      <w:tr w:rsidR="00C95CFC" w:rsidRPr="00381C0B" w14:paraId="1F6D6B73" w14:textId="77777777" w:rsidTr="00C95CFC">
        <w:tc>
          <w:tcPr>
            <w:tcW w:w="2273" w:type="dxa"/>
            <w:vMerge/>
            <w:shd w:val="clear" w:color="auto" w:fill="DEEAF6" w:themeFill="accent1" w:themeFillTint="33"/>
          </w:tcPr>
          <w:p w14:paraId="59AD032C" w14:textId="77777777" w:rsidR="00C95CFC" w:rsidRPr="00381C0B" w:rsidRDefault="00C95CFC" w:rsidP="00C95CFC">
            <w:pPr>
              <w:spacing w:after="0" w:line="240" w:lineRule="auto"/>
              <w:rPr>
                <w:rFonts w:cs="Arial"/>
              </w:rPr>
            </w:pPr>
          </w:p>
        </w:tc>
        <w:tc>
          <w:tcPr>
            <w:tcW w:w="716" w:type="dxa"/>
          </w:tcPr>
          <w:p w14:paraId="5D5F84C7" w14:textId="6585A0D7" w:rsidR="00C95CFC" w:rsidRDefault="00C95CFC" w:rsidP="00C95CFC">
            <w:pPr>
              <w:spacing w:after="0" w:line="240" w:lineRule="auto"/>
              <w:rPr>
                <w:rFonts w:cs="Arial"/>
              </w:rPr>
            </w:pPr>
            <w:ins w:id="1715" w:author="OLIVARES MARTINEZ FERNANDO JESUS" w:date="2026-08-20T17:55:00Z">
              <w:r>
                <w:rPr>
                  <w:rFonts w:cs="Arial"/>
                </w:rPr>
                <w:t>7.2</w:t>
              </w:r>
            </w:ins>
            <w:del w:id="1716" w:author="OLIVARES MARTINEZ FERNANDO JESUS" w:date="2026-08-20T17:55:00Z">
              <w:r w:rsidDel="00550DE8">
                <w:rPr>
                  <w:rFonts w:cs="Arial"/>
                </w:rPr>
                <w:delText>7.2</w:delText>
              </w:r>
            </w:del>
          </w:p>
        </w:tc>
        <w:tc>
          <w:tcPr>
            <w:tcW w:w="5653" w:type="dxa"/>
          </w:tcPr>
          <w:p w14:paraId="34759F4F" w14:textId="64241C21" w:rsidR="00C95CFC" w:rsidRPr="00BD78BC" w:rsidRDefault="00C95CFC" w:rsidP="00C95CFC">
            <w:pPr>
              <w:spacing w:after="0" w:line="240" w:lineRule="auto"/>
              <w:rPr>
                <w:rFonts w:cs="Arial"/>
              </w:rPr>
            </w:pPr>
            <w:ins w:id="1717" w:author="OLIVARES MARTINEZ FERNANDO JESUS" w:date="2026-08-20T17:55:00Z">
              <w:r w:rsidRPr="00BD78BC">
                <w:rPr>
                  <w:rFonts w:cs="Arial"/>
                </w:rPr>
                <w:t>El sistema</w:t>
              </w:r>
              <w:r>
                <w:rPr>
                  <w:rFonts w:cs="Arial"/>
                </w:rPr>
                <w:t xml:space="preserve"> </w:t>
              </w:r>
              <w:r w:rsidRPr="00BD78BC">
                <w:rPr>
                  <w:rFonts w:cs="Arial"/>
                </w:rPr>
                <w:t>muestra mensaje de error</w:t>
              </w:r>
            </w:ins>
            <w:del w:id="1718" w:author="OLIVARES MARTINEZ FERNANDO JESUS" w:date="2026-08-20T17:55:00Z">
              <w:r w:rsidRPr="00BD78BC" w:rsidDel="00550DE8">
                <w:rPr>
                  <w:rFonts w:cs="Arial"/>
                </w:rPr>
                <w:delText>El sistema</w:delText>
              </w:r>
              <w:r w:rsidDel="00550DE8">
                <w:rPr>
                  <w:rFonts w:cs="Arial"/>
                </w:rPr>
                <w:delText xml:space="preserve"> </w:delText>
              </w:r>
              <w:r w:rsidRPr="00BD78BC" w:rsidDel="00550DE8">
                <w:rPr>
                  <w:rFonts w:cs="Arial"/>
                </w:rPr>
                <w:delText>muestra mensaje de error</w:delText>
              </w:r>
            </w:del>
          </w:p>
        </w:tc>
      </w:tr>
      <w:tr w:rsidR="00C95CFC" w:rsidRPr="005D02B1" w14:paraId="2C914C83" w14:textId="77777777" w:rsidTr="00C95CFC">
        <w:tc>
          <w:tcPr>
            <w:tcW w:w="2273" w:type="dxa"/>
            <w:vMerge/>
            <w:shd w:val="clear" w:color="auto" w:fill="DEEAF6" w:themeFill="accent1" w:themeFillTint="33"/>
          </w:tcPr>
          <w:p w14:paraId="43BFD4C6" w14:textId="77777777" w:rsidR="00C95CFC" w:rsidRPr="00381C0B" w:rsidRDefault="00C95CFC" w:rsidP="00C95CFC">
            <w:pPr>
              <w:spacing w:after="0" w:line="240" w:lineRule="auto"/>
              <w:rPr>
                <w:rFonts w:cs="Arial"/>
              </w:rPr>
            </w:pPr>
          </w:p>
        </w:tc>
        <w:tc>
          <w:tcPr>
            <w:tcW w:w="716" w:type="dxa"/>
          </w:tcPr>
          <w:p w14:paraId="31527A09" w14:textId="42526B9C" w:rsidR="00C95CFC" w:rsidRDefault="00C95CFC" w:rsidP="00C95CFC">
            <w:pPr>
              <w:spacing w:after="0" w:line="240" w:lineRule="auto"/>
              <w:rPr>
                <w:rFonts w:cs="Arial"/>
              </w:rPr>
            </w:pPr>
            <w:ins w:id="1719" w:author="OLIVARES MARTINEZ FERNANDO JESUS" w:date="2026-08-20T17:55:00Z">
              <w:r>
                <w:rPr>
                  <w:rFonts w:cs="Arial"/>
                </w:rPr>
                <w:t>8</w:t>
              </w:r>
            </w:ins>
            <w:del w:id="1720" w:author="OLIVARES MARTINEZ FERNANDO JESUS" w:date="2026-08-20T17:55:00Z">
              <w:r w:rsidDel="00550DE8">
                <w:rPr>
                  <w:rFonts w:cs="Arial"/>
                </w:rPr>
                <w:delText>8</w:delText>
              </w:r>
            </w:del>
          </w:p>
        </w:tc>
        <w:tc>
          <w:tcPr>
            <w:tcW w:w="5653" w:type="dxa"/>
          </w:tcPr>
          <w:p w14:paraId="44207766" w14:textId="20E37932" w:rsidR="00C95CFC" w:rsidRPr="001C1EE6" w:rsidRDefault="00C95CFC" w:rsidP="00C95CFC">
            <w:pPr>
              <w:spacing w:after="0" w:line="240" w:lineRule="auto"/>
              <w:rPr>
                <w:rFonts w:cs="Arial"/>
              </w:rPr>
            </w:pPr>
            <w:ins w:id="1721" w:author="OLIVARES MARTINEZ FERNANDO JESUS" w:date="2026-08-20T17:55:00Z">
              <w:r>
                <w:rPr>
                  <w:rFonts w:cs="Arial"/>
                </w:rPr>
                <w:t>El sistema muestra el listado de registros resultado de la consulta paginado correctamente.</w:t>
              </w:r>
            </w:ins>
            <w:del w:id="1722" w:author="OLIVARES MARTINEZ FERNANDO JESUS" w:date="2026-08-20T17:55:00Z">
              <w:r w:rsidDel="00550DE8">
                <w:rPr>
                  <w:rFonts w:cs="Arial"/>
                </w:rPr>
                <w:delText>El sistema muestra el listado de registros resultado de la consulta paginado correctamente.</w:delText>
              </w:r>
            </w:del>
          </w:p>
        </w:tc>
      </w:tr>
      <w:tr w:rsidR="00C95CFC" w:rsidRPr="00381C0B" w14:paraId="2525EC0D" w14:textId="77777777" w:rsidTr="00C95CFC">
        <w:tc>
          <w:tcPr>
            <w:tcW w:w="2273" w:type="dxa"/>
            <w:vMerge/>
            <w:shd w:val="clear" w:color="auto" w:fill="DEEAF6" w:themeFill="accent1" w:themeFillTint="33"/>
          </w:tcPr>
          <w:p w14:paraId="5D3109DE" w14:textId="77777777" w:rsidR="00C95CFC" w:rsidRPr="00381C0B" w:rsidRDefault="00C95CFC" w:rsidP="00C95CFC">
            <w:pPr>
              <w:spacing w:after="0" w:line="240" w:lineRule="auto"/>
              <w:rPr>
                <w:rFonts w:cs="Arial"/>
              </w:rPr>
            </w:pPr>
          </w:p>
        </w:tc>
        <w:tc>
          <w:tcPr>
            <w:tcW w:w="716" w:type="dxa"/>
          </w:tcPr>
          <w:p w14:paraId="3D54600B" w14:textId="7E002D18" w:rsidR="00C95CFC" w:rsidRDefault="00C95CFC" w:rsidP="00C95CFC">
            <w:pPr>
              <w:spacing w:after="0" w:line="240" w:lineRule="auto"/>
              <w:rPr>
                <w:rFonts w:cs="Arial"/>
              </w:rPr>
            </w:pPr>
            <w:ins w:id="1723" w:author="OLIVARES MARTINEZ FERNANDO JESUS" w:date="2026-08-20T17:55:00Z">
              <w:r>
                <w:rPr>
                  <w:rFonts w:cs="Arial"/>
                </w:rPr>
                <w:t>8.1</w:t>
              </w:r>
            </w:ins>
            <w:del w:id="1724" w:author="OLIVARES MARTINEZ FERNANDO JESUS" w:date="2026-08-20T17:55:00Z">
              <w:r w:rsidDel="00550DE8">
                <w:rPr>
                  <w:rFonts w:cs="Arial"/>
                </w:rPr>
                <w:delText>8.1</w:delText>
              </w:r>
            </w:del>
          </w:p>
        </w:tc>
        <w:tc>
          <w:tcPr>
            <w:tcW w:w="5653" w:type="dxa"/>
          </w:tcPr>
          <w:p w14:paraId="68F54A07" w14:textId="0ADB889F" w:rsidR="00C95CFC" w:rsidRDefault="00C95CFC" w:rsidP="00C95CFC">
            <w:pPr>
              <w:spacing w:after="0" w:line="240" w:lineRule="auto"/>
              <w:rPr>
                <w:rFonts w:cs="Arial"/>
              </w:rPr>
            </w:pPr>
            <w:ins w:id="1725" w:author="OLIVARES MARTINEZ FERNANDO JESUS" w:date="2026-08-20T17:55:00Z">
              <w:r w:rsidRPr="00D10FC1">
                <w:rPr>
                  <w:rFonts w:cs="Arial"/>
                </w:rPr>
                <w:t>El sistema no encuentra registros</w:t>
              </w:r>
            </w:ins>
            <w:del w:id="1726" w:author="OLIVARES MARTINEZ FERNANDO JESUS" w:date="2026-08-20T17:55:00Z">
              <w:r w:rsidRPr="00D10FC1" w:rsidDel="00550DE8">
                <w:rPr>
                  <w:rFonts w:cs="Arial"/>
                </w:rPr>
                <w:delText>El sistema no encuentra registros</w:delText>
              </w:r>
            </w:del>
          </w:p>
        </w:tc>
      </w:tr>
      <w:tr w:rsidR="00C95CFC" w:rsidRPr="00381C0B" w14:paraId="333ED746" w14:textId="77777777" w:rsidTr="00C95CFC">
        <w:tc>
          <w:tcPr>
            <w:tcW w:w="2273" w:type="dxa"/>
            <w:vMerge/>
            <w:shd w:val="clear" w:color="auto" w:fill="DEEAF6" w:themeFill="accent1" w:themeFillTint="33"/>
          </w:tcPr>
          <w:p w14:paraId="3ADD6BB7" w14:textId="77777777" w:rsidR="00C95CFC" w:rsidRPr="00381C0B" w:rsidRDefault="00C95CFC" w:rsidP="00C95CFC">
            <w:pPr>
              <w:spacing w:after="0" w:line="240" w:lineRule="auto"/>
              <w:rPr>
                <w:rFonts w:cs="Arial"/>
              </w:rPr>
            </w:pPr>
          </w:p>
        </w:tc>
        <w:tc>
          <w:tcPr>
            <w:tcW w:w="716" w:type="dxa"/>
          </w:tcPr>
          <w:p w14:paraId="5B7A1FC6" w14:textId="7858443B" w:rsidR="00C95CFC" w:rsidRDefault="00C95CFC" w:rsidP="00C95CFC">
            <w:pPr>
              <w:spacing w:after="0" w:line="240" w:lineRule="auto"/>
              <w:rPr>
                <w:rFonts w:cs="Arial"/>
              </w:rPr>
            </w:pPr>
            <w:ins w:id="1727" w:author="OLIVARES MARTINEZ FERNANDO JESUS" w:date="2026-08-20T17:55:00Z">
              <w:r>
                <w:rPr>
                  <w:rFonts w:cs="Arial"/>
                </w:rPr>
                <w:t>8.2</w:t>
              </w:r>
            </w:ins>
            <w:del w:id="1728" w:author="OLIVARES MARTINEZ FERNANDO JESUS" w:date="2026-08-20T17:55:00Z">
              <w:r w:rsidDel="00550DE8">
                <w:rPr>
                  <w:rFonts w:cs="Arial"/>
                </w:rPr>
                <w:delText>8.2</w:delText>
              </w:r>
            </w:del>
          </w:p>
        </w:tc>
        <w:tc>
          <w:tcPr>
            <w:tcW w:w="5653" w:type="dxa"/>
          </w:tcPr>
          <w:p w14:paraId="429B4000" w14:textId="77777777" w:rsidR="00C95CFC" w:rsidRDefault="00C95CFC" w:rsidP="00C95CFC">
            <w:pPr>
              <w:spacing w:after="0" w:line="240" w:lineRule="auto"/>
              <w:rPr>
                <w:ins w:id="1729" w:author="OLIVARES MARTINEZ FERNANDO JESUS" w:date="2026-08-20T17:55:00Z"/>
                <w:rFonts w:cs="Arial"/>
              </w:rPr>
            </w:pPr>
            <w:ins w:id="1730" w:author="OLIVARES MARTINEZ FERNANDO JESUS" w:date="2026-08-20T17:55:00Z">
              <w:r>
                <w:rPr>
                  <w:rFonts w:cs="Arial"/>
                </w:rPr>
                <w:t>El sistema presenta el listado vacío</w:t>
              </w:r>
            </w:ins>
          </w:p>
          <w:p w14:paraId="7721D607" w14:textId="1121392D" w:rsidR="00C95CFC" w:rsidDel="00550DE8" w:rsidRDefault="00C95CFC" w:rsidP="00C95CFC">
            <w:pPr>
              <w:spacing w:after="0" w:line="240" w:lineRule="auto"/>
              <w:rPr>
                <w:del w:id="1731" w:author="OLIVARES MARTINEZ FERNANDO JESUS" w:date="2026-08-20T17:55:00Z"/>
                <w:rFonts w:cs="Arial"/>
              </w:rPr>
            </w:pPr>
            <w:del w:id="1732" w:author="OLIVARES MARTINEZ FERNANDO JESUS" w:date="2026-08-20T17:55:00Z">
              <w:r w:rsidDel="00550DE8">
                <w:rPr>
                  <w:rFonts w:cs="Arial"/>
                </w:rPr>
                <w:delText>El sistema presenta el listado vacío</w:delText>
              </w:r>
            </w:del>
          </w:p>
          <w:p w14:paraId="681CC858" w14:textId="77777777" w:rsidR="00C95CFC" w:rsidRDefault="00C95CFC" w:rsidP="00C95CFC">
            <w:pPr>
              <w:spacing w:after="0" w:line="240" w:lineRule="auto"/>
              <w:rPr>
                <w:rFonts w:cs="Arial"/>
              </w:rPr>
            </w:pPr>
          </w:p>
        </w:tc>
      </w:tr>
      <w:tr w:rsidR="00C95CFC" w:rsidRPr="00381C0B" w14:paraId="2B926631" w14:textId="77777777" w:rsidTr="00C95CFC">
        <w:tc>
          <w:tcPr>
            <w:tcW w:w="2273" w:type="dxa"/>
            <w:vMerge/>
            <w:shd w:val="clear" w:color="auto" w:fill="DEEAF6" w:themeFill="accent1" w:themeFillTint="33"/>
          </w:tcPr>
          <w:p w14:paraId="0CD56336" w14:textId="77777777" w:rsidR="00C95CFC" w:rsidRPr="00381C0B" w:rsidRDefault="00C95CFC" w:rsidP="00C95CFC">
            <w:pPr>
              <w:spacing w:after="0" w:line="240" w:lineRule="auto"/>
              <w:rPr>
                <w:rFonts w:cs="Arial"/>
              </w:rPr>
            </w:pPr>
          </w:p>
        </w:tc>
        <w:tc>
          <w:tcPr>
            <w:tcW w:w="716" w:type="dxa"/>
          </w:tcPr>
          <w:p w14:paraId="714BCCBB" w14:textId="0027CACF" w:rsidR="00C95CFC" w:rsidRDefault="00C95CFC" w:rsidP="00C95CFC">
            <w:pPr>
              <w:spacing w:after="0" w:line="240" w:lineRule="auto"/>
              <w:rPr>
                <w:rFonts w:cs="Arial"/>
              </w:rPr>
            </w:pPr>
            <w:ins w:id="1733" w:author="OLIVARES MARTINEZ FERNANDO JESUS" w:date="2026-08-20T17:55:00Z">
              <w:r>
                <w:rPr>
                  <w:rFonts w:cs="Arial"/>
                </w:rPr>
                <w:t>9</w:t>
              </w:r>
            </w:ins>
            <w:del w:id="1734" w:author="OLIVARES MARTINEZ FERNANDO JESUS" w:date="2026-08-20T17:55:00Z">
              <w:r w:rsidDel="00550DE8">
                <w:rPr>
                  <w:rFonts w:cs="Arial"/>
                </w:rPr>
                <w:delText>9</w:delText>
              </w:r>
            </w:del>
          </w:p>
        </w:tc>
        <w:tc>
          <w:tcPr>
            <w:tcW w:w="5653" w:type="dxa"/>
          </w:tcPr>
          <w:p w14:paraId="03FA1208" w14:textId="2C9891F2" w:rsidR="00C95CFC" w:rsidRDefault="00C95CFC" w:rsidP="00C95CFC">
            <w:pPr>
              <w:spacing w:after="0" w:line="240" w:lineRule="auto"/>
              <w:rPr>
                <w:rFonts w:cs="Arial"/>
              </w:rPr>
            </w:pPr>
            <w:ins w:id="1735" w:author="OLIVARES MARTINEZ FERNANDO JESUS" w:date="2026-08-20T17:55:00Z">
              <w:r>
                <w:t>Fin exitoso del caso de uso</w:t>
              </w:r>
            </w:ins>
            <w:del w:id="1736" w:author="OLIVARES MARTINEZ FERNANDO JESUS" w:date="2026-08-20T17:55:00Z">
              <w:r w:rsidDel="00550DE8">
                <w:delText>Fin exitoso del caso de uso</w:delText>
              </w:r>
            </w:del>
          </w:p>
        </w:tc>
      </w:tr>
      <w:tr w:rsidR="006B1ACA" w:rsidRPr="00381C0B" w14:paraId="101161F1" w14:textId="77777777" w:rsidTr="00C95CFC">
        <w:tc>
          <w:tcPr>
            <w:tcW w:w="2273" w:type="dxa"/>
            <w:shd w:val="clear" w:color="auto" w:fill="DEEAF6" w:themeFill="accent1" w:themeFillTint="33"/>
          </w:tcPr>
          <w:p w14:paraId="2A6742DD" w14:textId="77777777" w:rsidR="006B1ACA" w:rsidRPr="00381C0B" w:rsidRDefault="006B1ACA" w:rsidP="00806C4F">
            <w:pPr>
              <w:spacing w:after="0" w:line="240" w:lineRule="auto"/>
              <w:rPr>
                <w:rFonts w:cs="Arial"/>
              </w:rPr>
            </w:pPr>
            <w:proofErr w:type="spellStart"/>
            <w:r w:rsidRPr="00381C0B">
              <w:rPr>
                <w:rFonts w:cs="Arial"/>
              </w:rPr>
              <w:t>PostCondición</w:t>
            </w:r>
            <w:proofErr w:type="spellEnd"/>
          </w:p>
        </w:tc>
        <w:tc>
          <w:tcPr>
            <w:tcW w:w="6369" w:type="dxa"/>
            <w:gridSpan w:val="2"/>
          </w:tcPr>
          <w:p w14:paraId="567CE2B0" w14:textId="77777777" w:rsidR="006B1ACA" w:rsidRPr="00381C0B" w:rsidRDefault="006B1ACA" w:rsidP="00806C4F">
            <w:pPr>
              <w:spacing w:after="0" w:line="240" w:lineRule="auto"/>
              <w:rPr>
                <w:rFonts w:cs="Arial"/>
              </w:rPr>
            </w:pPr>
            <w:r w:rsidRPr="00D85F39">
              <w:rPr>
                <w:rFonts w:cs="Arial"/>
              </w:rPr>
              <w:t xml:space="preserve">Los </w:t>
            </w:r>
            <w:r>
              <w:rPr>
                <w:rFonts w:cs="Arial"/>
              </w:rPr>
              <w:t>registros de la tabla maestra</w:t>
            </w:r>
            <w:r w:rsidRPr="00D85F39">
              <w:rPr>
                <w:rFonts w:cs="Arial"/>
              </w:rPr>
              <w:t xml:space="preserve"> se muestran </w:t>
            </w:r>
            <w:r>
              <w:rPr>
                <w:rFonts w:cs="Arial"/>
              </w:rPr>
              <w:t xml:space="preserve">paginados </w:t>
            </w:r>
            <w:r w:rsidRPr="00D85F39">
              <w:rPr>
                <w:rFonts w:cs="Arial"/>
              </w:rPr>
              <w:t>correctamente</w:t>
            </w:r>
            <w:r>
              <w:rPr>
                <w:rFonts w:cs="Arial"/>
              </w:rPr>
              <w:t xml:space="preserve"> o se informan los problemas al usuario.</w:t>
            </w:r>
          </w:p>
        </w:tc>
      </w:tr>
      <w:tr w:rsidR="006B1ACA" w:rsidRPr="00381C0B" w14:paraId="00538CD0" w14:textId="77777777" w:rsidTr="00C95CFC">
        <w:tc>
          <w:tcPr>
            <w:tcW w:w="2273" w:type="dxa"/>
            <w:shd w:val="clear" w:color="auto" w:fill="DEEAF6" w:themeFill="accent1" w:themeFillTint="33"/>
          </w:tcPr>
          <w:p w14:paraId="05E71287" w14:textId="77777777" w:rsidR="006B1ACA" w:rsidRPr="00381C0B" w:rsidRDefault="006B1ACA" w:rsidP="00806C4F">
            <w:pPr>
              <w:spacing w:after="0" w:line="240" w:lineRule="auto"/>
              <w:rPr>
                <w:rFonts w:cs="Arial"/>
              </w:rPr>
            </w:pPr>
            <w:r w:rsidRPr="00381C0B">
              <w:rPr>
                <w:rFonts w:cs="Arial"/>
              </w:rPr>
              <w:t>Comentarios</w:t>
            </w:r>
          </w:p>
        </w:tc>
        <w:tc>
          <w:tcPr>
            <w:tcW w:w="6369" w:type="dxa"/>
            <w:gridSpan w:val="2"/>
          </w:tcPr>
          <w:p w14:paraId="0CBE6C75" w14:textId="77777777" w:rsidR="006B1ACA" w:rsidRPr="00381C0B" w:rsidRDefault="006B1ACA" w:rsidP="00806C4F">
            <w:pPr>
              <w:spacing w:after="0" w:line="240" w:lineRule="auto"/>
              <w:contextualSpacing/>
              <w:rPr>
                <w:rFonts w:cs="Arial"/>
                <w:color w:val="FF0000"/>
              </w:rPr>
            </w:pPr>
          </w:p>
        </w:tc>
      </w:tr>
      <w:tr w:rsidR="00C95CFC" w:rsidRPr="00294768" w14:paraId="4A4AD242" w14:textId="77777777" w:rsidTr="00C95CFC">
        <w:tc>
          <w:tcPr>
            <w:tcW w:w="2273" w:type="dxa"/>
            <w:shd w:val="clear" w:color="auto" w:fill="DEEAF6" w:themeFill="accent1" w:themeFillTint="33"/>
          </w:tcPr>
          <w:p w14:paraId="204DC5E8" w14:textId="77777777" w:rsidR="00C95CFC" w:rsidRPr="00381C0B" w:rsidRDefault="00C95CFC" w:rsidP="00C95CFC">
            <w:pPr>
              <w:spacing w:after="0" w:line="240" w:lineRule="auto"/>
              <w:rPr>
                <w:rFonts w:cs="Arial"/>
              </w:rPr>
            </w:pPr>
            <w:r>
              <w:rPr>
                <w:rFonts w:cs="Arial"/>
              </w:rPr>
              <w:t>Procesos</w:t>
            </w:r>
          </w:p>
        </w:tc>
        <w:tc>
          <w:tcPr>
            <w:tcW w:w="6369" w:type="dxa"/>
            <w:gridSpan w:val="2"/>
          </w:tcPr>
          <w:p w14:paraId="62AE0D8D" w14:textId="2FAD8B96" w:rsidR="00C95CFC" w:rsidRPr="00EA136F" w:rsidRDefault="00C95CFC" w:rsidP="00C95CFC">
            <w:pPr>
              <w:spacing w:after="0" w:line="240" w:lineRule="auto"/>
              <w:contextualSpacing/>
              <w:rPr>
                <w:rPrChange w:id="1737" w:author="OLIVARES MARTINEZ FERNANDO JESUS" w:date="2026-08-17T12:04:00Z">
                  <w:rPr>
                    <w:lang w:val="en-US"/>
                  </w:rPr>
                </w:rPrChange>
              </w:rPr>
            </w:pPr>
            <w:ins w:id="1738" w:author="OLIVARES MARTINEZ FERNANDO JESUS" w:date="2026-08-20T17:56:00Z">
              <w:r w:rsidRPr="00311DED">
                <w:t>SIA_PRGESDAT</w:t>
              </w:r>
              <w:r>
                <w:t>EJE</w:t>
              </w:r>
              <w:r w:rsidRPr="00311DED">
                <w:t xml:space="preserve">01 - </w:t>
              </w:r>
              <w:proofErr w:type="spellStart"/>
              <w:r w:rsidRPr="00311DED">
                <w:t>ConsultarRegistros</w:t>
              </w:r>
              <w:proofErr w:type="spellEnd"/>
              <w:r w:rsidRPr="00311DED">
                <w:t xml:space="preserve"> &lt;&lt;Tabla Maestra&gt;&gt;</w:t>
              </w:r>
            </w:ins>
            <w:del w:id="1739" w:author="OLIVARES MARTINEZ FERNANDO JESUS" w:date="2026-08-20T17:56:00Z">
              <w:r w:rsidRPr="00EA136F" w:rsidDel="00D76502">
                <w:rPr>
                  <w:rPrChange w:id="1740" w:author="OLIVARES MARTINEZ FERNANDO JESUS" w:date="2026-08-17T12:04:00Z">
                    <w:rPr>
                      <w:lang w:val="en-US"/>
                    </w:rPr>
                  </w:rPrChange>
                </w:rPr>
                <w:delText xml:space="preserve">SIA_PRGESCNFPAR01 </w:delText>
              </w:r>
            </w:del>
            <w:del w:id="1741" w:author="OLIVARES MARTINEZ FERNANDO JESUS" w:date="2026-08-17T12:04:00Z">
              <w:r w:rsidRPr="00EA136F" w:rsidDel="00EA136F">
                <w:rPr>
                  <w:rPrChange w:id="1742" w:author="OLIVARES MARTINEZ FERNANDO JESUS" w:date="2026-08-17T12:04:00Z">
                    <w:rPr>
                      <w:lang w:val="en-US"/>
                    </w:rPr>
                  </w:rPrChange>
                </w:rPr>
                <w:delText>-</w:delText>
              </w:r>
            </w:del>
            <w:del w:id="1743" w:author="OLIVARES MARTINEZ FERNANDO JESUS" w:date="2026-08-20T17:56:00Z">
              <w:r w:rsidRPr="00EA136F" w:rsidDel="00D76502">
                <w:rPr>
                  <w:rPrChange w:id="1744" w:author="OLIVARES MARTINEZ FERNANDO JESUS" w:date="2026-08-17T12:04:00Z">
                    <w:rPr>
                      <w:lang w:val="en-US"/>
                    </w:rPr>
                  </w:rPrChange>
                </w:rPr>
                <w:delText xml:space="preserve"> Consultar</w:delText>
              </w:r>
            </w:del>
            <w:del w:id="1745" w:author="OLIVARES MARTINEZ FERNANDO JESUS" w:date="2026-08-17T12:04:00Z">
              <w:r w:rsidRPr="00EA136F" w:rsidDel="00EA136F">
                <w:rPr>
                  <w:rPrChange w:id="1746" w:author="OLIVARES MARTINEZ FERNANDO JESUS" w:date="2026-08-17T12:04:00Z">
                    <w:rPr>
                      <w:lang w:val="en-US"/>
                    </w:rPr>
                  </w:rPrChange>
                </w:rPr>
                <w:delText xml:space="preserve"> Parámetros</w:delText>
              </w:r>
            </w:del>
          </w:p>
        </w:tc>
      </w:tr>
      <w:tr w:rsidR="00C95CFC" w:rsidRPr="00381C0B" w14:paraId="00A181A2" w14:textId="77777777" w:rsidTr="00C95CFC">
        <w:tc>
          <w:tcPr>
            <w:tcW w:w="2273" w:type="dxa"/>
            <w:shd w:val="clear" w:color="auto" w:fill="DEEAF6" w:themeFill="accent1" w:themeFillTint="33"/>
          </w:tcPr>
          <w:p w14:paraId="3371075E" w14:textId="77777777" w:rsidR="00C95CFC" w:rsidRDefault="00C95CFC" w:rsidP="00C95CFC">
            <w:pPr>
              <w:spacing w:after="0" w:line="240" w:lineRule="auto"/>
              <w:rPr>
                <w:rFonts w:cs="Arial"/>
              </w:rPr>
            </w:pPr>
            <w:r>
              <w:rPr>
                <w:rFonts w:cs="Arial"/>
              </w:rPr>
              <w:t>Interfaces</w:t>
            </w:r>
          </w:p>
        </w:tc>
        <w:tc>
          <w:tcPr>
            <w:tcW w:w="6369" w:type="dxa"/>
            <w:gridSpan w:val="2"/>
          </w:tcPr>
          <w:p w14:paraId="12346F60" w14:textId="065EF6FE" w:rsidR="00C95CFC" w:rsidRDefault="00C95CFC" w:rsidP="00C95CFC">
            <w:pPr>
              <w:spacing w:after="0" w:line="240" w:lineRule="auto"/>
              <w:contextualSpacing/>
              <w:rPr>
                <w:rStyle w:val="Hipervnculo"/>
                <w:rFonts w:cs="Arial"/>
              </w:rPr>
            </w:pPr>
            <w:proofErr w:type="spellStart"/>
            <w:ins w:id="1747" w:author="OLIVARES MARTINEZ FERNANDO JESUS" w:date="2026-08-20T17:56:00Z">
              <w:r w:rsidRPr="00470E3A">
                <w:rPr>
                  <w:rStyle w:val="Hipervnculo"/>
                  <w:rFonts w:cs="Arial"/>
                </w:rPr>
                <w:t>SIABOD.epgz</w:t>
              </w:r>
              <w:proofErr w:type="spellEnd"/>
              <w:r>
                <w:rPr>
                  <w:rStyle w:val="Hipervnculo"/>
                  <w:rFonts w:cs="Arial"/>
                </w:rPr>
                <w:t xml:space="preserve"> </w:t>
              </w:r>
              <w:r>
                <w:rPr>
                  <w:rStyle w:val="Hipervnculo"/>
                </w:rPr>
                <w:t>[Ejército]</w:t>
              </w:r>
            </w:ins>
            <w:del w:id="1748" w:author="OLIVARES MARTINEZ FERNANDO JESUS" w:date="2026-08-20T17:56:00Z">
              <w:r w:rsidRPr="00470E3A" w:rsidDel="00D76502">
                <w:rPr>
                  <w:rStyle w:val="Hipervnculo"/>
                  <w:rFonts w:cs="Arial"/>
                </w:rPr>
                <w:delText>SIABOD.epgz</w:delText>
              </w:r>
              <w:r w:rsidDel="00D76502">
                <w:rPr>
                  <w:rStyle w:val="Hipervnculo"/>
                  <w:rFonts w:cs="Arial"/>
                </w:rPr>
                <w:delText xml:space="preserve"> </w:delText>
              </w:r>
              <w:r w:rsidDel="00D76502">
                <w:rPr>
                  <w:rStyle w:val="Hipervnculo"/>
                </w:rPr>
                <w:delText>[Parámetro]</w:delText>
              </w:r>
            </w:del>
          </w:p>
        </w:tc>
      </w:tr>
    </w:tbl>
    <w:p w14:paraId="4EF6C977" w14:textId="692FB865" w:rsidR="00C95CFC" w:rsidRDefault="00C95CFC" w:rsidP="006B1ACA">
      <w:pPr>
        <w:rPr>
          <w:ins w:id="1749" w:author="OLIVARES MARTINEZ FERNANDO JESUS" w:date="2026-08-20T17:56:00Z"/>
        </w:rPr>
      </w:pPr>
    </w:p>
    <w:p w14:paraId="66C1F3A0" w14:textId="77777777" w:rsidR="00C95CFC" w:rsidRDefault="00C95CFC">
      <w:pPr>
        <w:spacing w:after="160" w:line="259" w:lineRule="auto"/>
        <w:rPr>
          <w:ins w:id="1750" w:author="OLIVARES MARTINEZ FERNANDO JESUS" w:date="2026-08-20T17:56:00Z"/>
        </w:rPr>
      </w:pPr>
      <w:ins w:id="1751" w:author="OLIVARES MARTINEZ FERNANDO JESUS" w:date="2026-08-20T17:56:00Z">
        <w:r>
          <w:br w:type="page"/>
        </w:r>
      </w:ins>
    </w:p>
    <w:p w14:paraId="0026BD10" w14:textId="28A2328E" w:rsidR="006B1ACA" w:rsidDel="00C95CFC" w:rsidRDefault="006B1ACA" w:rsidP="006B1ACA">
      <w:pPr>
        <w:rPr>
          <w:del w:id="1752" w:author="OLIVARES MARTINEZ FERNANDO JESUS" w:date="2026-08-20T17:56:00Z"/>
        </w:rPr>
      </w:pPr>
      <w:bookmarkStart w:id="1753" w:name="_Toc238141072"/>
      <w:bookmarkEnd w:id="1753"/>
    </w:p>
    <w:p w14:paraId="6C9BBB1D" w14:textId="653D09D5" w:rsidR="006B1ACA" w:rsidDel="00C95CFC" w:rsidRDefault="006B1ACA" w:rsidP="006B1ACA">
      <w:pPr>
        <w:pStyle w:val="Ttulo2"/>
        <w:numPr>
          <w:ilvl w:val="2"/>
          <w:numId w:val="1"/>
        </w:numPr>
        <w:rPr>
          <w:del w:id="1754" w:author="OLIVARES MARTINEZ FERNANDO JESUS" w:date="2026-08-20T17:56:00Z"/>
        </w:rPr>
      </w:pPr>
      <w:del w:id="1755" w:author="OLIVARES MARTINEZ FERNANDO JESUS" w:date="2026-08-20T17:56:00Z">
        <w:r w:rsidRPr="00F14BA6" w:rsidDel="00C95CFC">
          <w:delText>SIA_CUGES</w:delText>
        </w:r>
        <w:r w:rsidR="00BD21F0" w:rsidDel="00C95CFC">
          <w:delText>CNF</w:delText>
        </w:r>
        <w:r w:rsidDel="00C95CFC">
          <w:delText>VOZ</w:delText>
        </w:r>
        <w:r w:rsidRPr="00F14BA6" w:rsidDel="00C95CFC">
          <w:delText>0</w:delText>
        </w:r>
        <w:r w:rsidDel="00C95CFC">
          <w:delText>8</w:delText>
        </w:r>
      </w:del>
      <w:ins w:id="1756" w:author="BERNARDO MONJAS GEMA" w:date="2026-08-19T08:34:00Z">
        <w:del w:id="1757" w:author="OLIVARES MARTINEZ FERNANDO JESUS" w:date="2026-08-20T17:56:00Z">
          <w:r w:rsidR="00C3555E" w:rsidRPr="00F14BA6" w:rsidDel="00C95CFC">
            <w:delText>CUGES</w:delText>
          </w:r>
          <w:r w:rsidR="00C3555E" w:rsidDel="00C95CFC">
            <w:delText>CNFPAR</w:delText>
          </w:r>
          <w:r w:rsidR="00C3555E" w:rsidRPr="00F14BA6" w:rsidDel="00C95CFC">
            <w:delText>0</w:delText>
          </w:r>
          <w:r w:rsidR="00C3555E" w:rsidDel="00C95CFC">
            <w:delText>8</w:delText>
          </w:r>
        </w:del>
      </w:ins>
      <w:del w:id="1758" w:author="OLIVARES MARTINEZ FERNANDO JESUS" w:date="2026-08-20T17:56:00Z">
        <w:r w:rsidRPr="00F14BA6" w:rsidDel="00C95CFC">
          <w:delText>:</w:delText>
        </w:r>
        <w:r w:rsidDel="00C95CFC">
          <w:delText xml:space="preserve"> Ordenar Resultados</w:delText>
        </w:r>
        <w:bookmarkStart w:id="1759" w:name="_Toc238141073"/>
        <w:bookmarkEnd w:id="1759"/>
      </w:del>
    </w:p>
    <w:tbl>
      <w:tblPr>
        <w:tblStyle w:val="Tablaconcuadrcula"/>
        <w:tblW w:w="8642" w:type="dxa"/>
        <w:tblLook w:val="04A0" w:firstRow="1" w:lastRow="0" w:firstColumn="1" w:lastColumn="0" w:noHBand="0" w:noVBand="1"/>
      </w:tblPr>
      <w:tblGrid>
        <w:gridCol w:w="2273"/>
        <w:gridCol w:w="638"/>
        <w:gridCol w:w="5731"/>
      </w:tblGrid>
      <w:tr w:rsidR="006B1ACA" w:rsidRPr="00C20808" w:rsidDel="00C95CFC" w14:paraId="7AD96C27" w14:textId="286041A6" w:rsidTr="00BD21F0">
        <w:trPr>
          <w:del w:id="1760" w:author="OLIVARES MARTINEZ FERNANDO JESUS" w:date="2026-08-20T17:56:00Z"/>
        </w:trPr>
        <w:tc>
          <w:tcPr>
            <w:tcW w:w="2273" w:type="dxa"/>
            <w:shd w:val="clear" w:color="auto" w:fill="5B9BD5" w:themeFill="accent1"/>
          </w:tcPr>
          <w:p w14:paraId="2D662785" w14:textId="1D9BD3A2" w:rsidR="006B1ACA" w:rsidRPr="00C20808" w:rsidDel="00C95CFC" w:rsidRDefault="006B1ACA" w:rsidP="00806C4F">
            <w:pPr>
              <w:spacing w:after="0" w:line="240" w:lineRule="auto"/>
              <w:rPr>
                <w:del w:id="1761" w:author="OLIVARES MARTINEZ FERNANDO JESUS" w:date="2026-08-20T17:56:00Z"/>
                <w:rFonts w:cs="Arial"/>
                <w:b/>
                <w:bCs/>
                <w:color w:val="FFFFFF" w:themeColor="background1"/>
              </w:rPr>
            </w:pPr>
            <w:del w:id="1762" w:author="OLIVARES MARTINEZ FERNANDO JESUS" w:date="2026-08-20T17:56:00Z">
              <w:r w:rsidRPr="00F14BA6" w:rsidDel="00C95CFC">
                <w:delText>SIA_CUGES</w:delText>
              </w:r>
              <w:r w:rsidR="00BD21F0" w:rsidDel="00C95CFC">
                <w:delText>CNFPAR08</w:delText>
              </w:r>
              <w:bookmarkStart w:id="1763" w:name="_Toc238141074"/>
              <w:bookmarkEnd w:id="1763"/>
            </w:del>
          </w:p>
        </w:tc>
        <w:tc>
          <w:tcPr>
            <w:tcW w:w="6369" w:type="dxa"/>
            <w:gridSpan w:val="2"/>
            <w:shd w:val="clear" w:color="auto" w:fill="5B9BD5" w:themeFill="accent1"/>
          </w:tcPr>
          <w:p w14:paraId="4306E704" w14:textId="2F13DF0A" w:rsidR="006B1ACA" w:rsidRPr="00C20808" w:rsidDel="00C95CFC" w:rsidRDefault="006B1ACA" w:rsidP="00806C4F">
            <w:pPr>
              <w:spacing w:after="0" w:line="240" w:lineRule="auto"/>
              <w:rPr>
                <w:del w:id="1764" w:author="OLIVARES MARTINEZ FERNANDO JESUS" w:date="2026-08-20T17:56:00Z"/>
                <w:rFonts w:cs="Arial"/>
                <w:b/>
                <w:bCs/>
                <w:color w:val="FFFFFF" w:themeColor="background1"/>
              </w:rPr>
            </w:pPr>
            <w:del w:id="1765" w:author="OLIVARES MARTINEZ FERNANDO JESUS" w:date="2026-08-17T12:05:00Z">
              <w:r w:rsidDel="00EA136F">
                <w:rPr>
                  <w:rFonts w:cs="Arial"/>
                  <w:b/>
                  <w:bCs/>
                  <w:color w:val="FFFFFF" w:themeColor="background1"/>
                </w:rPr>
                <w:delText>ConsultarRegistros &lt;&lt;Voz&gt;&gt;</w:delText>
              </w:r>
            </w:del>
            <w:bookmarkStart w:id="1766" w:name="_Toc238141075"/>
            <w:bookmarkEnd w:id="1766"/>
          </w:p>
        </w:tc>
        <w:bookmarkStart w:id="1767" w:name="_Toc238141076"/>
        <w:bookmarkEnd w:id="1767"/>
      </w:tr>
      <w:tr w:rsidR="006B1ACA" w:rsidRPr="00381C0B" w:rsidDel="00C95CFC" w14:paraId="2C108074" w14:textId="56B6DC84" w:rsidTr="00BD21F0">
        <w:trPr>
          <w:del w:id="1768" w:author="OLIVARES MARTINEZ FERNANDO JESUS" w:date="2026-08-20T17:56:00Z"/>
        </w:trPr>
        <w:tc>
          <w:tcPr>
            <w:tcW w:w="2273" w:type="dxa"/>
            <w:shd w:val="clear" w:color="auto" w:fill="DEEAF6" w:themeFill="accent1" w:themeFillTint="33"/>
          </w:tcPr>
          <w:p w14:paraId="0216FCFF" w14:textId="52916805" w:rsidR="006B1ACA" w:rsidRPr="00381C0B" w:rsidDel="00C95CFC" w:rsidRDefault="006B1ACA" w:rsidP="00806C4F">
            <w:pPr>
              <w:spacing w:after="0" w:line="240" w:lineRule="auto"/>
              <w:rPr>
                <w:del w:id="1769" w:author="OLIVARES MARTINEZ FERNANDO JESUS" w:date="2026-08-20T17:56:00Z"/>
                <w:rFonts w:cs="Arial"/>
              </w:rPr>
            </w:pPr>
            <w:del w:id="1770" w:author="OLIVARES MARTINEZ FERNANDO JESUS" w:date="2026-08-20T17:56:00Z">
              <w:r w:rsidRPr="00381C0B" w:rsidDel="00C95CFC">
                <w:rPr>
                  <w:rFonts w:cs="Arial"/>
                </w:rPr>
                <w:delText>Actores</w:delText>
              </w:r>
              <w:bookmarkStart w:id="1771" w:name="_Toc238141077"/>
              <w:bookmarkEnd w:id="1771"/>
            </w:del>
          </w:p>
        </w:tc>
        <w:tc>
          <w:tcPr>
            <w:tcW w:w="6369" w:type="dxa"/>
            <w:gridSpan w:val="2"/>
          </w:tcPr>
          <w:p w14:paraId="46F47A9C" w14:textId="3AE74E62" w:rsidR="006B1ACA" w:rsidRPr="00381C0B" w:rsidDel="00C95CFC" w:rsidRDefault="006B1ACA" w:rsidP="00806C4F">
            <w:pPr>
              <w:spacing w:after="0" w:line="240" w:lineRule="auto"/>
              <w:rPr>
                <w:del w:id="1772" w:author="OLIVARES MARTINEZ FERNANDO JESUS" w:date="2026-08-20T17:56:00Z"/>
                <w:rFonts w:cs="Arial"/>
              </w:rPr>
            </w:pPr>
            <w:del w:id="1773" w:author="OLIVARES MARTINEZ FERNANDO JESUS" w:date="2026-08-20T17:56:00Z">
              <w:r w:rsidRPr="0065682A" w:rsidDel="00C95CFC">
                <w:rPr>
                  <w:rFonts w:cs="Arial"/>
                </w:rPr>
                <w:delText>SIABOD_ADMINISTRADOR_TECNICO</w:delText>
              </w:r>
            </w:del>
            <w:commentRangeStart w:id="1774"/>
            <w:del w:id="1775" w:author="OLIVARES MARTINEZ FERNANDO JESUS" w:date="2026-08-19T10:25:00Z">
              <w:r w:rsidDel="00E20F23">
                <w:rPr>
                  <w:rFonts w:cs="Arial"/>
                </w:rPr>
                <w:delText xml:space="preserve">, </w:delText>
              </w:r>
              <w:r w:rsidRPr="0065682A" w:rsidDel="00E20F23">
                <w:rPr>
                  <w:rFonts w:cs="Arial"/>
                </w:rPr>
                <w:delText>SIABOD_ADMINISTRADOR</w:delText>
              </w:r>
              <w:commentRangeEnd w:id="1774"/>
              <w:r w:rsidR="00C3555E" w:rsidDel="00E20F23">
                <w:rPr>
                  <w:rStyle w:val="Refdecomentario"/>
                  <w:rFonts w:asciiTheme="minorHAnsi" w:eastAsiaTheme="minorHAnsi" w:hAnsiTheme="minorHAnsi" w:cstheme="minorBidi"/>
                  <w:lang w:eastAsia="en-US"/>
                </w:rPr>
                <w:commentReference w:id="1774"/>
              </w:r>
            </w:del>
            <w:bookmarkStart w:id="1776" w:name="_Toc238141078"/>
            <w:bookmarkEnd w:id="1776"/>
          </w:p>
        </w:tc>
        <w:bookmarkStart w:id="1777" w:name="_Toc238141079"/>
        <w:bookmarkEnd w:id="1777"/>
      </w:tr>
      <w:tr w:rsidR="006B1ACA" w:rsidRPr="00381C0B" w:rsidDel="00C95CFC" w14:paraId="3FB1DDF3" w14:textId="3BA66190" w:rsidTr="00BD21F0">
        <w:trPr>
          <w:del w:id="1778" w:author="OLIVARES MARTINEZ FERNANDO JESUS" w:date="2026-08-20T17:56:00Z"/>
        </w:trPr>
        <w:tc>
          <w:tcPr>
            <w:tcW w:w="2273" w:type="dxa"/>
            <w:shd w:val="clear" w:color="auto" w:fill="DEEAF6" w:themeFill="accent1" w:themeFillTint="33"/>
          </w:tcPr>
          <w:p w14:paraId="101C9B17" w14:textId="0BF547DD" w:rsidR="006B1ACA" w:rsidRPr="00381C0B" w:rsidDel="00C95CFC" w:rsidRDefault="006B1ACA" w:rsidP="00806C4F">
            <w:pPr>
              <w:spacing w:after="0" w:line="240" w:lineRule="auto"/>
              <w:rPr>
                <w:del w:id="1779" w:author="OLIVARES MARTINEZ FERNANDO JESUS" w:date="2026-08-20T17:56:00Z"/>
                <w:rFonts w:cs="Arial"/>
              </w:rPr>
            </w:pPr>
            <w:del w:id="1780" w:author="OLIVARES MARTINEZ FERNANDO JESUS" w:date="2026-08-20T17:56:00Z">
              <w:r w:rsidRPr="00381C0B" w:rsidDel="00C95CFC">
                <w:rPr>
                  <w:rFonts w:cs="Arial"/>
                </w:rPr>
                <w:delText>Dependencias</w:delText>
              </w:r>
              <w:bookmarkStart w:id="1781" w:name="_Toc238141080"/>
              <w:bookmarkEnd w:id="1781"/>
            </w:del>
          </w:p>
        </w:tc>
        <w:tc>
          <w:tcPr>
            <w:tcW w:w="6369" w:type="dxa"/>
            <w:gridSpan w:val="2"/>
          </w:tcPr>
          <w:p w14:paraId="347676A1" w14:textId="5BD2A8E6" w:rsidR="006B1ACA" w:rsidRPr="00381C0B" w:rsidDel="00C95CFC" w:rsidRDefault="006B1ACA" w:rsidP="00806C4F">
            <w:pPr>
              <w:spacing w:after="0" w:line="240" w:lineRule="auto"/>
              <w:rPr>
                <w:del w:id="1782" w:author="OLIVARES MARTINEZ FERNANDO JESUS" w:date="2026-08-20T17:56:00Z"/>
                <w:rFonts w:cs="Arial"/>
              </w:rPr>
            </w:pPr>
            <w:bookmarkStart w:id="1783" w:name="_Toc238141081"/>
            <w:bookmarkEnd w:id="1783"/>
          </w:p>
        </w:tc>
        <w:bookmarkStart w:id="1784" w:name="_Toc238141082"/>
        <w:bookmarkEnd w:id="1784"/>
      </w:tr>
      <w:tr w:rsidR="006B1ACA" w:rsidRPr="00381C0B" w:rsidDel="00C95CFC" w14:paraId="3A3F9473" w14:textId="7699FD0B" w:rsidTr="00BD21F0">
        <w:trPr>
          <w:del w:id="1785" w:author="OLIVARES MARTINEZ FERNANDO JESUS" w:date="2026-08-20T17:56:00Z"/>
        </w:trPr>
        <w:tc>
          <w:tcPr>
            <w:tcW w:w="2273" w:type="dxa"/>
            <w:shd w:val="clear" w:color="auto" w:fill="DEEAF6" w:themeFill="accent1" w:themeFillTint="33"/>
          </w:tcPr>
          <w:p w14:paraId="259C767D" w14:textId="1AC66442" w:rsidR="006B1ACA" w:rsidRPr="00381C0B" w:rsidDel="00C95CFC" w:rsidRDefault="006B1ACA" w:rsidP="00806C4F">
            <w:pPr>
              <w:spacing w:after="0" w:line="240" w:lineRule="auto"/>
              <w:rPr>
                <w:del w:id="1786" w:author="OLIVARES MARTINEZ FERNANDO JESUS" w:date="2026-08-20T17:56:00Z"/>
                <w:rFonts w:cs="Arial"/>
              </w:rPr>
            </w:pPr>
            <w:del w:id="1787" w:author="OLIVARES MARTINEZ FERNANDO JESUS" w:date="2026-08-20T17:56:00Z">
              <w:r w:rsidRPr="00381C0B" w:rsidDel="00C95CFC">
                <w:rPr>
                  <w:rFonts w:cs="Arial"/>
                </w:rPr>
                <w:delText>Descripción</w:delText>
              </w:r>
              <w:bookmarkStart w:id="1788" w:name="_Toc238141083"/>
              <w:bookmarkEnd w:id="1788"/>
            </w:del>
          </w:p>
        </w:tc>
        <w:tc>
          <w:tcPr>
            <w:tcW w:w="6369" w:type="dxa"/>
            <w:gridSpan w:val="2"/>
          </w:tcPr>
          <w:p w14:paraId="7E7A70A0" w14:textId="039B445B" w:rsidR="006B1ACA" w:rsidRPr="00381C0B" w:rsidDel="00C95CFC" w:rsidRDefault="006B1ACA" w:rsidP="00806C4F">
            <w:pPr>
              <w:spacing w:after="0" w:line="240" w:lineRule="auto"/>
              <w:rPr>
                <w:del w:id="1789" w:author="OLIVARES MARTINEZ FERNANDO JESUS" w:date="2026-08-20T17:56:00Z"/>
                <w:rFonts w:cs="Arial"/>
              </w:rPr>
            </w:pPr>
            <w:del w:id="1790" w:author="OLIVARES MARTINEZ FERNANDO JESUS" w:date="2026-08-20T17:56:00Z">
              <w:r w:rsidDel="00C95CFC">
                <w:delText xml:space="preserve">Paginado de los registros de </w:delText>
              </w:r>
              <w:r w:rsidR="00BD21F0" w:rsidDel="00C95CFC">
                <w:delText>parámetros</w:delText>
              </w:r>
              <w:r w:rsidDel="00C95CFC">
                <w:delText xml:space="preserve"> devueltos en una consulta de datos almacenados en BBDD. La consulta devolverá como resultado las Voces que cumplen el conjunto de filtros de búsqueda y los datos devueltos deben presentarse en páginas de tamaño preseleccionado.</w:delText>
              </w:r>
              <w:bookmarkStart w:id="1791" w:name="_Toc238141084"/>
              <w:bookmarkEnd w:id="1791"/>
            </w:del>
          </w:p>
        </w:tc>
        <w:bookmarkStart w:id="1792" w:name="_Toc238141085"/>
        <w:bookmarkEnd w:id="1792"/>
      </w:tr>
      <w:tr w:rsidR="006B1ACA" w:rsidRPr="00381C0B" w:rsidDel="00C95CFC" w14:paraId="142CD1BD" w14:textId="37287EA6" w:rsidTr="00BD21F0">
        <w:trPr>
          <w:del w:id="1793" w:author="OLIVARES MARTINEZ FERNANDO JESUS" w:date="2026-08-20T17:56:00Z"/>
        </w:trPr>
        <w:tc>
          <w:tcPr>
            <w:tcW w:w="2273" w:type="dxa"/>
            <w:shd w:val="clear" w:color="auto" w:fill="DEEAF6" w:themeFill="accent1" w:themeFillTint="33"/>
          </w:tcPr>
          <w:p w14:paraId="342ED007" w14:textId="2E428346" w:rsidR="006B1ACA" w:rsidRPr="00381C0B" w:rsidDel="00C95CFC" w:rsidRDefault="006B1ACA" w:rsidP="00806C4F">
            <w:pPr>
              <w:spacing w:after="0" w:line="240" w:lineRule="auto"/>
              <w:rPr>
                <w:del w:id="1794" w:author="OLIVARES MARTINEZ FERNANDO JESUS" w:date="2026-08-20T17:56:00Z"/>
                <w:rFonts w:cs="Arial"/>
              </w:rPr>
            </w:pPr>
            <w:del w:id="1795" w:author="OLIVARES MARTINEZ FERNANDO JESUS" w:date="2026-08-20T17:56:00Z">
              <w:r w:rsidRPr="00381C0B" w:rsidDel="00C95CFC">
                <w:rPr>
                  <w:rFonts w:cs="Arial"/>
                </w:rPr>
                <w:delText>Precondición</w:delText>
              </w:r>
              <w:bookmarkStart w:id="1796" w:name="_Toc238141086"/>
              <w:bookmarkEnd w:id="1796"/>
            </w:del>
          </w:p>
        </w:tc>
        <w:tc>
          <w:tcPr>
            <w:tcW w:w="6369" w:type="dxa"/>
            <w:gridSpan w:val="2"/>
          </w:tcPr>
          <w:p w14:paraId="02EF64A1" w14:textId="0F696CE9" w:rsidR="006B1ACA" w:rsidDel="00C95CFC" w:rsidRDefault="006B1ACA" w:rsidP="00806C4F">
            <w:pPr>
              <w:spacing w:after="0" w:line="240" w:lineRule="auto"/>
              <w:rPr>
                <w:del w:id="1797" w:author="OLIVARES MARTINEZ FERNANDO JESUS" w:date="2026-08-20T17:56:00Z"/>
                <w:rFonts w:cs="Arial"/>
              </w:rPr>
            </w:pPr>
            <w:del w:id="1798" w:author="OLIVARES MARTINEZ FERNANDO JESUS" w:date="2026-08-20T17:56:00Z">
              <w:r w:rsidRPr="00B359FD" w:rsidDel="00C95CFC">
                <w:rPr>
                  <w:rFonts w:cs="Arial"/>
                </w:rPr>
                <w:delText xml:space="preserve">El usuario está autenticado en el sistema. </w:delText>
              </w:r>
              <w:bookmarkStart w:id="1799" w:name="_Toc238141087"/>
              <w:bookmarkEnd w:id="1799"/>
            </w:del>
          </w:p>
          <w:p w14:paraId="34F41DED" w14:textId="570D5FFE" w:rsidR="006B1ACA" w:rsidRPr="00381C0B" w:rsidDel="00C95CFC" w:rsidRDefault="006B1ACA" w:rsidP="00806C4F">
            <w:pPr>
              <w:spacing w:after="0" w:line="240" w:lineRule="auto"/>
              <w:rPr>
                <w:del w:id="1800" w:author="OLIVARES MARTINEZ FERNANDO JESUS" w:date="2026-08-20T17:56:00Z"/>
                <w:rFonts w:cs="Arial"/>
              </w:rPr>
            </w:pPr>
            <w:del w:id="1801" w:author="OLIVARES MARTINEZ FERNANDO JESUS" w:date="2026-08-20T17:56:00Z">
              <w:r w:rsidRPr="00381C0B" w:rsidDel="00C95CFC">
                <w:rPr>
                  <w:rFonts w:cs="Arial"/>
                </w:rPr>
                <w:delText>El usuario debe tener</w:delText>
              </w:r>
              <w:r w:rsidDel="00C95CFC">
                <w:rPr>
                  <w:rFonts w:cs="Arial"/>
                </w:rPr>
                <w:delText xml:space="preserve"> rol de administrador_tecnico </w:delText>
              </w:r>
            </w:del>
            <w:del w:id="1802" w:author="OLIVARES MARTINEZ FERNANDO JESUS" w:date="2026-08-19T10:31:00Z">
              <w:r w:rsidRPr="00E20F23" w:rsidDel="00E20F23">
                <w:rPr>
                  <w:rFonts w:cs="Arial"/>
                  <w:u w:val="single"/>
                  <w:rPrChange w:id="1803" w:author="OLIVARES MARTINEZ FERNANDO JESUS" w:date="2026-08-19T10:31:00Z">
                    <w:rPr>
                      <w:rFonts w:cs="Arial"/>
                    </w:rPr>
                  </w:rPrChange>
                </w:rPr>
                <w:delText xml:space="preserve">y/o administrador </w:delText>
              </w:r>
            </w:del>
            <w:del w:id="1804" w:author="OLIVARES MARTINEZ FERNANDO JESUS" w:date="2026-08-20T17:56:00Z">
              <w:r w:rsidRPr="00E20F23" w:rsidDel="00C95CFC">
                <w:rPr>
                  <w:rFonts w:cs="Arial"/>
                  <w:u w:val="single"/>
                  <w:rPrChange w:id="1805" w:author="OLIVARES MARTINEZ FERNANDO JESUS" w:date="2026-08-19T10:31:00Z">
                    <w:rPr>
                      <w:rFonts w:cs="Arial"/>
                    </w:rPr>
                  </w:rPrChange>
                </w:rPr>
                <w:delText>para</w:delText>
              </w:r>
              <w:r w:rsidDel="00C95CFC">
                <w:rPr>
                  <w:rFonts w:cs="Arial"/>
                </w:rPr>
                <w:delText xml:space="preserve"> poder</w:delText>
              </w:r>
              <w:r w:rsidRPr="00381C0B" w:rsidDel="00C95CFC">
                <w:rPr>
                  <w:rFonts w:cs="Arial"/>
                </w:rPr>
                <w:delText xml:space="preserve"> </w:delText>
              </w:r>
              <w:r w:rsidDel="00C95CFC">
                <w:rPr>
                  <w:rFonts w:cs="Arial"/>
                </w:rPr>
                <w:delText>acceder a la opción que permite consultar los registros de voces almacenados en BBDD aplicando los criterios de búsqueda seleccionados por el usuario</w:delText>
              </w:r>
              <w:bookmarkStart w:id="1806" w:name="_Toc238141088"/>
              <w:bookmarkEnd w:id="1806"/>
            </w:del>
          </w:p>
        </w:tc>
        <w:bookmarkStart w:id="1807" w:name="_Toc238141089"/>
        <w:bookmarkEnd w:id="1807"/>
      </w:tr>
      <w:tr w:rsidR="006B1ACA" w:rsidRPr="00381C0B" w:rsidDel="00C95CFC" w14:paraId="209D8176" w14:textId="29C123CB" w:rsidTr="00BD21F0">
        <w:trPr>
          <w:del w:id="1808" w:author="OLIVARES MARTINEZ FERNANDO JESUS" w:date="2026-08-20T17:56:00Z"/>
        </w:trPr>
        <w:tc>
          <w:tcPr>
            <w:tcW w:w="2273" w:type="dxa"/>
            <w:vMerge w:val="restart"/>
            <w:shd w:val="clear" w:color="auto" w:fill="DEEAF6" w:themeFill="accent1" w:themeFillTint="33"/>
          </w:tcPr>
          <w:p w14:paraId="1676F277" w14:textId="43206C0F" w:rsidR="006B1ACA" w:rsidRPr="00381C0B" w:rsidDel="00C95CFC" w:rsidRDefault="006B1ACA" w:rsidP="00806C4F">
            <w:pPr>
              <w:spacing w:after="0" w:line="240" w:lineRule="auto"/>
              <w:rPr>
                <w:del w:id="1809" w:author="OLIVARES MARTINEZ FERNANDO JESUS" w:date="2026-08-20T17:56:00Z"/>
                <w:rFonts w:cs="Arial"/>
              </w:rPr>
            </w:pPr>
            <w:del w:id="1810" w:author="OLIVARES MARTINEZ FERNANDO JESUS" w:date="2026-08-20T17:56:00Z">
              <w:r w:rsidRPr="00381C0B" w:rsidDel="00C95CFC">
                <w:rPr>
                  <w:rFonts w:cs="Arial"/>
                </w:rPr>
                <w:delText>Secuencia</w:delText>
              </w:r>
              <w:bookmarkStart w:id="1811" w:name="_Toc238141090"/>
              <w:bookmarkEnd w:id="1811"/>
            </w:del>
          </w:p>
        </w:tc>
        <w:tc>
          <w:tcPr>
            <w:tcW w:w="638" w:type="dxa"/>
            <w:shd w:val="clear" w:color="auto" w:fill="DEEAF6" w:themeFill="accent1" w:themeFillTint="33"/>
          </w:tcPr>
          <w:p w14:paraId="6C40788C" w14:textId="6560EAB7" w:rsidR="006B1ACA" w:rsidRPr="00381C0B" w:rsidDel="00C95CFC" w:rsidRDefault="006B1ACA" w:rsidP="00806C4F">
            <w:pPr>
              <w:spacing w:after="0" w:line="240" w:lineRule="auto"/>
              <w:rPr>
                <w:del w:id="1812" w:author="OLIVARES MARTINEZ FERNANDO JESUS" w:date="2026-08-20T17:56:00Z"/>
                <w:rFonts w:cs="Arial"/>
              </w:rPr>
            </w:pPr>
            <w:del w:id="1813" w:author="OLIVARES MARTINEZ FERNANDO JESUS" w:date="2026-08-20T17:56:00Z">
              <w:r w:rsidRPr="00381C0B" w:rsidDel="00C95CFC">
                <w:rPr>
                  <w:rFonts w:cs="Arial"/>
                </w:rPr>
                <w:delText>Paso</w:delText>
              </w:r>
              <w:bookmarkStart w:id="1814" w:name="_Toc238141091"/>
              <w:bookmarkEnd w:id="1814"/>
            </w:del>
          </w:p>
        </w:tc>
        <w:tc>
          <w:tcPr>
            <w:tcW w:w="5731" w:type="dxa"/>
            <w:shd w:val="clear" w:color="auto" w:fill="DEEAF6" w:themeFill="accent1" w:themeFillTint="33"/>
          </w:tcPr>
          <w:p w14:paraId="005D9158" w14:textId="3475E439" w:rsidR="006B1ACA" w:rsidRPr="00381C0B" w:rsidDel="00C95CFC" w:rsidRDefault="006B1ACA" w:rsidP="00806C4F">
            <w:pPr>
              <w:spacing w:after="0" w:line="240" w:lineRule="auto"/>
              <w:rPr>
                <w:del w:id="1815" w:author="OLIVARES MARTINEZ FERNANDO JESUS" w:date="2026-08-20T17:56:00Z"/>
                <w:rFonts w:cs="Arial"/>
              </w:rPr>
            </w:pPr>
            <w:del w:id="1816" w:author="OLIVARES MARTINEZ FERNANDO JESUS" w:date="2026-08-20T17:56:00Z">
              <w:r w:rsidRPr="00381C0B" w:rsidDel="00C95CFC">
                <w:rPr>
                  <w:rFonts w:cs="Arial"/>
                </w:rPr>
                <w:delText>Acción</w:delText>
              </w:r>
              <w:bookmarkStart w:id="1817" w:name="_Toc238141092"/>
              <w:bookmarkEnd w:id="1817"/>
            </w:del>
          </w:p>
        </w:tc>
        <w:bookmarkStart w:id="1818" w:name="_Toc238141093"/>
        <w:bookmarkEnd w:id="1818"/>
      </w:tr>
      <w:tr w:rsidR="006B1ACA" w:rsidRPr="00381C0B" w:rsidDel="00C95CFC" w14:paraId="247C42FA" w14:textId="51C66FB7" w:rsidTr="00BD21F0">
        <w:trPr>
          <w:del w:id="1819" w:author="OLIVARES MARTINEZ FERNANDO JESUS" w:date="2026-08-20T17:56:00Z"/>
        </w:trPr>
        <w:tc>
          <w:tcPr>
            <w:tcW w:w="2273" w:type="dxa"/>
            <w:vMerge/>
            <w:shd w:val="clear" w:color="auto" w:fill="DEEAF6" w:themeFill="accent1" w:themeFillTint="33"/>
          </w:tcPr>
          <w:p w14:paraId="557C50F4" w14:textId="7186E85A" w:rsidR="006B1ACA" w:rsidRPr="00381C0B" w:rsidDel="00C95CFC" w:rsidRDefault="006B1ACA" w:rsidP="00806C4F">
            <w:pPr>
              <w:spacing w:after="0" w:line="240" w:lineRule="auto"/>
              <w:rPr>
                <w:del w:id="1820" w:author="OLIVARES MARTINEZ FERNANDO JESUS" w:date="2026-08-20T17:56:00Z"/>
                <w:rFonts w:cs="Arial"/>
              </w:rPr>
            </w:pPr>
          </w:p>
        </w:tc>
        <w:tc>
          <w:tcPr>
            <w:tcW w:w="638" w:type="dxa"/>
          </w:tcPr>
          <w:p w14:paraId="1D3A74A3" w14:textId="34F1EE2B" w:rsidR="006B1ACA" w:rsidRPr="00381C0B" w:rsidDel="00C95CFC" w:rsidRDefault="006B1ACA" w:rsidP="00806C4F">
            <w:pPr>
              <w:spacing w:after="0" w:line="240" w:lineRule="auto"/>
              <w:rPr>
                <w:del w:id="1821" w:author="OLIVARES MARTINEZ FERNANDO JESUS" w:date="2026-08-20T17:56:00Z"/>
                <w:rFonts w:cs="Arial"/>
              </w:rPr>
            </w:pPr>
            <w:del w:id="1822" w:author="OLIVARES MARTINEZ FERNANDO JESUS" w:date="2026-08-20T17:56:00Z">
              <w:r w:rsidDel="00C95CFC">
                <w:rPr>
                  <w:rFonts w:cs="Arial"/>
                </w:rPr>
                <w:delText>1</w:delText>
              </w:r>
              <w:bookmarkStart w:id="1823" w:name="_Toc238141094"/>
              <w:bookmarkEnd w:id="1823"/>
            </w:del>
          </w:p>
        </w:tc>
        <w:tc>
          <w:tcPr>
            <w:tcW w:w="5731" w:type="dxa"/>
          </w:tcPr>
          <w:p w14:paraId="66995C71" w14:textId="23D8DDEC" w:rsidR="006B1ACA" w:rsidRPr="007F17DF" w:rsidDel="00C95CFC" w:rsidRDefault="006B1ACA" w:rsidP="00806C4F">
            <w:pPr>
              <w:spacing w:after="0" w:line="240" w:lineRule="auto"/>
              <w:rPr>
                <w:del w:id="1824" w:author="OLIVARES MARTINEZ FERNANDO JESUS" w:date="2026-08-20T17:56:00Z"/>
                <w:rFonts w:cs="Arial"/>
              </w:rPr>
            </w:pPr>
            <w:del w:id="1825" w:author="OLIVARES MARTINEZ FERNANDO JESUS" w:date="2026-08-20T17:56:00Z">
              <w:r w:rsidRPr="007F17DF" w:rsidDel="00C95CFC">
                <w:rPr>
                  <w:rFonts w:cs="Arial"/>
                </w:rPr>
                <w:delText xml:space="preserve">El usuario navega hasta la opción </w:delText>
              </w:r>
              <w:r w:rsidDel="00C95CFC">
                <w:rPr>
                  <w:rFonts w:cs="Arial"/>
                </w:rPr>
                <w:delText xml:space="preserve">de menú </w:delText>
              </w:r>
            </w:del>
            <w:del w:id="1826" w:author="OLIVARES MARTINEZ FERNANDO JESUS" w:date="2026-08-19T10:25:00Z">
              <w:r w:rsidDel="00E20F23">
                <w:rPr>
                  <w:rFonts w:cs="Arial"/>
                </w:rPr>
                <w:delText>Catálogos</w:delText>
              </w:r>
            </w:del>
            <w:del w:id="1827" w:author="OLIVARES MARTINEZ FERNANDO JESUS" w:date="2026-08-20T17:56:00Z">
              <w:r w:rsidDel="00C95CFC">
                <w:rPr>
                  <w:rFonts w:cs="Arial"/>
                </w:rPr>
                <w:delText>/&lt;&lt;</w:delText>
              </w:r>
            </w:del>
            <w:commentRangeStart w:id="1828"/>
            <w:del w:id="1829" w:author="OLIVARES MARTINEZ FERNANDO JESUS" w:date="2026-08-19T10:25:00Z">
              <w:r w:rsidDel="00E20F23">
                <w:rPr>
                  <w:rFonts w:cs="Arial"/>
                </w:rPr>
                <w:delText>Voces</w:delText>
              </w:r>
              <w:commentRangeEnd w:id="1828"/>
              <w:r w:rsidR="00B45E2F" w:rsidDel="00E20F23">
                <w:rPr>
                  <w:rStyle w:val="Refdecomentario"/>
                  <w:rFonts w:asciiTheme="minorHAnsi" w:eastAsiaTheme="minorHAnsi" w:hAnsiTheme="minorHAnsi" w:cstheme="minorBidi"/>
                  <w:lang w:eastAsia="en-US"/>
                </w:rPr>
                <w:commentReference w:id="1828"/>
              </w:r>
            </w:del>
            <w:del w:id="1830" w:author="OLIVARES MARTINEZ FERNANDO JESUS" w:date="2026-08-20T17:56:00Z">
              <w:r w:rsidDel="00C95CFC">
                <w:rPr>
                  <w:rFonts w:cs="Arial"/>
                </w:rPr>
                <w:delText>&gt;&gt;</w:delText>
              </w:r>
              <w:bookmarkStart w:id="1831" w:name="_Toc238141095"/>
              <w:bookmarkEnd w:id="1831"/>
            </w:del>
          </w:p>
        </w:tc>
        <w:bookmarkStart w:id="1832" w:name="_Toc238141096"/>
        <w:bookmarkEnd w:id="1832"/>
      </w:tr>
      <w:tr w:rsidR="006B1ACA" w:rsidRPr="00381C0B" w:rsidDel="00C95CFC" w14:paraId="2FA16236" w14:textId="0752D21B" w:rsidTr="00BD21F0">
        <w:trPr>
          <w:del w:id="1833" w:author="OLIVARES MARTINEZ FERNANDO JESUS" w:date="2026-08-20T17:56:00Z"/>
        </w:trPr>
        <w:tc>
          <w:tcPr>
            <w:tcW w:w="2273" w:type="dxa"/>
            <w:vMerge/>
            <w:shd w:val="clear" w:color="auto" w:fill="DEEAF6" w:themeFill="accent1" w:themeFillTint="33"/>
          </w:tcPr>
          <w:p w14:paraId="4E224830" w14:textId="44B8A1AD" w:rsidR="006B1ACA" w:rsidRPr="00381C0B" w:rsidDel="00C95CFC" w:rsidRDefault="006B1ACA" w:rsidP="00806C4F">
            <w:pPr>
              <w:spacing w:after="0" w:line="240" w:lineRule="auto"/>
              <w:rPr>
                <w:del w:id="1834" w:author="OLIVARES MARTINEZ FERNANDO JESUS" w:date="2026-08-20T17:56:00Z"/>
                <w:rFonts w:cs="Arial"/>
              </w:rPr>
            </w:pPr>
          </w:p>
        </w:tc>
        <w:tc>
          <w:tcPr>
            <w:tcW w:w="638" w:type="dxa"/>
          </w:tcPr>
          <w:p w14:paraId="14382B56" w14:textId="19D10701" w:rsidR="006B1ACA" w:rsidDel="00C95CFC" w:rsidRDefault="006B1ACA" w:rsidP="00806C4F">
            <w:pPr>
              <w:spacing w:after="0" w:line="240" w:lineRule="auto"/>
              <w:rPr>
                <w:del w:id="1835" w:author="OLIVARES MARTINEZ FERNANDO JESUS" w:date="2026-08-20T17:56:00Z"/>
                <w:rFonts w:cs="Arial"/>
              </w:rPr>
            </w:pPr>
            <w:del w:id="1836" w:author="OLIVARES MARTINEZ FERNANDO JESUS" w:date="2026-08-20T17:56:00Z">
              <w:r w:rsidDel="00C95CFC">
                <w:rPr>
                  <w:rFonts w:cs="Arial"/>
                </w:rPr>
                <w:delText>2</w:delText>
              </w:r>
              <w:bookmarkStart w:id="1837" w:name="_Toc238141097"/>
              <w:bookmarkEnd w:id="1837"/>
            </w:del>
          </w:p>
        </w:tc>
        <w:tc>
          <w:tcPr>
            <w:tcW w:w="5731" w:type="dxa"/>
          </w:tcPr>
          <w:p w14:paraId="49E34A2C" w14:textId="2BD78D41" w:rsidR="006B1ACA" w:rsidRPr="002226FB" w:rsidDel="00C95CFC" w:rsidRDefault="006B1ACA" w:rsidP="00806C4F">
            <w:pPr>
              <w:spacing w:after="0" w:line="240" w:lineRule="auto"/>
              <w:rPr>
                <w:del w:id="1838" w:author="OLIVARES MARTINEZ FERNANDO JESUS" w:date="2026-08-20T17:56:00Z"/>
              </w:rPr>
            </w:pPr>
            <w:del w:id="1839" w:author="OLIVARES MARTINEZ FERNANDO JESUS" w:date="2026-08-20T17:56:00Z">
              <w:r w:rsidRPr="00D10FC1" w:rsidDel="00C95CFC">
                <w:delText>El sistema muestra un formulario consulta</w:delText>
              </w:r>
              <w:r w:rsidDel="00C95CFC">
                <w:delText xml:space="preserve"> de &lt;&lt;</w:delText>
              </w:r>
            </w:del>
            <w:del w:id="1840" w:author="OLIVARES MARTINEZ FERNANDO JESUS" w:date="2026-08-19T10:25:00Z">
              <w:r w:rsidDel="00E20F23">
                <w:delText>Voces</w:delText>
              </w:r>
            </w:del>
            <w:del w:id="1841" w:author="OLIVARES MARTINEZ FERNANDO JESUS" w:date="2026-08-20T17:56:00Z">
              <w:r w:rsidDel="00C95CFC">
                <w:delText xml:space="preserve">&gt;&gt; </w:delText>
              </w:r>
              <w:bookmarkStart w:id="1842" w:name="_Toc238141098"/>
              <w:bookmarkEnd w:id="1842"/>
            </w:del>
          </w:p>
        </w:tc>
        <w:bookmarkStart w:id="1843" w:name="_Toc238141099"/>
        <w:bookmarkEnd w:id="1843"/>
      </w:tr>
      <w:tr w:rsidR="006B1ACA" w:rsidRPr="00381C0B" w:rsidDel="00C95CFC" w14:paraId="104529CF" w14:textId="12932BAC" w:rsidTr="00BD21F0">
        <w:trPr>
          <w:del w:id="1844" w:author="OLIVARES MARTINEZ FERNANDO JESUS" w:date="2026-08-20T17:56:00Z"/>
        </w:trPr>
        <w:tc>
          <w:tcPr>
            <w:tcW w:w="2273" w:type="dxa"/>
            <w:vMerge/>
            <w:shd w:val="clear" w:color="auto" w:fill="DEEAF6" w:themeFill="accent1" w:themeFillTint="33"/>
          </w:tcPr>
          <w:p w14:paraId="5D417E7E" w14:textId="0F5300F8" w:rsidR="006B1ACA" w:rsidRPr="00381C0B" w:rsidDel="00C95CFC" w:rsidRDefault="006B1ACA" w:rsidP="00806C4F">
            <w:pPr>
              <w:spacing w:after="0" w:line="240" w:lineRule="auto"/>
              <w:rPr>
                <w:del w:id="1845" w:author="OLIVARES MARTINEZ FERNANDO JESUS" w:date="2026-08-20T17:56:00Z"/>
                <w:rFonts w:cs="Arial"/>
              </w:rPr>
            </w:pPr>
          </w:p>
        </w:tc>
        <w:tc>
          <w:tcPr>
            <w:tcW w:w="638" w:type="dxa"/>
          </w:tcPr>
          <w:p w14:paraId="349E8F8D" w14:textId="35D0D254" w:rsidR="006B1ACA" w:rsidDel="00C95CFC" w:rsidRDefault="006B1ACA" w:rsidP="00806C4F">
            <w:pPr>
              <w:spacing w:after="0" w:line="240" w:lineRule="auto"/>
              <w:rPr>
                <w:del w:id="1846" w:author="OLIVARES MARTINEZ FERNANDO JESUS" w:date="2026-08-20T17:56:00Z"/>
                <w:rFonts w:cs="Arial"/>
              </w:rPr>
            </w:pPr>
            <w:del w:id="1847" w:author="OLIVARES MARTINEZ FERNANDO JESUS" w:date="2026-08-20T17:56:00Z">
              <w:r w:rsidDel="00C95CFC">
                <w:rPr>
                  <w:rFonts w:cs="Arial"/>
                </w:rPr>
                <w:delText>3</w:delText>
              </w:r>
              <w:bookmarkStart w:id="1848" w:name="_Toc238141100"/>
              <w:bookmarkEnd w:id="1848"/>
            </w:del>
          </w:p>
        </w:tc>
        <w:tc>
          <w:tcPr>
            <w:tcW w:w="5731" w:type="dxa"/>
          </w:tcPr>
          <w:p w14:paraId="41F5DDA7" w14:textId="4A008FA3" w:rsidR="006B1ACA" w:rsidRPr="00D10FC1" w:rsidDel="00C95CFC" w:rsidRDefault="006B1ACA" w:rsidP="00806C4F">
            <w:pPr>
              <w:spacing w:after="0" w:line="240" w:lineRule="auto"/>
              <w:rPr>
                <w:del w:id="1849" w:author="OLIVARES MARTINEZ FERNANDO JESUS" w:date="2026-08-20T17:56:00Z"/>
              </w:rPr>
            </w:pPr>
            <w:del w:id="1850" w:author="OLIVARES MARTINEZ FERNANDO JESUS" w:date="2026-08-20T17:56:00Z">
              <w:r w:rsidRPr="00D10FC1" w:rsidDel="00C95CFC">
                <w:delText xml:space="preserve">El usuario </w:delText>
              </w:r>
              <w:r w:rsidDel="00C95CFC">
                <w:delText>informa</w:delText>
              </w:r>
              <w:r w:rsidRPr="00D10FC1" w:rsidDel="00C95CFC">
                <w:delText xml:space="preserve"> filtros de búsqueda</w:delText>
              </w:r>
              <w:bookmarkStart w:id="1851" w:name="_Toc238141101"/>
              <w:bookmarkEnd w:id="1851"/>
            </w:del>
          </w:p>
        </w:tc>
        <w:bookmarkStart w:id="1852" w:name="_Toc238141102"/>
        <w:bookmarkEnd w:id="1852"/>
      </w:tr>
      <w:tr w:rsidR="006B1ACA" w:rsidRPr="00381C0B" w:rsidDel="00C95CFC" w14:paraId="7841DD4E" w14:textId="482C9151" w:rsidTr="00BD21F0">
        <w:trPr>
          <w:del w:id="1853" w:author="OLIVARES MARTINEZ FERNANDO JESUS" w:date="2026-08-20T17:56:00Z"/>
        </w:trPr>
        <w:tc>
          <w:tcPr>
            <w:tcW w:w="2273" w:type="dxa"/>
            <w:vMerge/>
            <w:shd w:val="clear" w:color="auto" w:fill="DEEAF6" w:themeFill="accent1" w:themeFillTint="33"/>
          </w:tcPr>
          <w:p w14:paraId="4861B162" w14:textId="32FF1597" w:rsidR="006B1ACA" w:rsidRPr="00381C0B" w:rsidDel="00C95CFC" w:rsidRDefault="006B1ACA" w:rsidP="00806C4F">
            <w:pPr>
              <w:spacing w:after="0" w:line="240" w:lineRule="auto"/>
              <w:rPr>
                <w:del w:id="1854" w:author="OLIVARES MARTINEZ FERNANDO JESUS" w:date="2026-08-20T17:56:00Z"/>
                <w:rFonts w:cs="Arial"/>
              </w:rPr>
            </w:pPr>
          </w:p>
        </w:tc>
        <w:tc>
          <w:tcPr>
            <w:tcW w:w="638" w:type="dxa"/>
          </w:tcPr>
          <w:p w14:paraId="66DEC581" w14:textId="40B626F1" w:rsidR="006B1ACA" w:rsidDel="00C95CFC" w:rsidRDefault="006B1ACA" w:rsidP="00806C4F">
            <w:pPr>
              <w:spacing w:after="0" w:line="240" w:lineRule="auto"/>
              <w:rPr>
                <w:del w:id="1855" w:author="OLIVARES MARTINEZ FERNANDO JESUS" w:date="2026-08-20T17:56:00Z"/>
                <w:rFonts w:cs="Arial"/>
              </w:rPr>
            </w:pPr>
            <w:del w:id="1856" w:author="OLIVARES MARTINEZ FERNANDO JESUS" w:date="2026-08-20T17:56:00Z">
              <w:r w:rsidDel="00C95CFC">
                <w:rPr>
                  <w:rFonts w:cs="Arial"/>
                </w:rPr>
                <w:delText>4</w:delText>
              </w:r>
              <w:bookmarkStart w:id="1857" w:name="_Toc238141103"/>
              <w:bookmarkEnd w:id="1857"/>
            </w:del>
          </w:p>
        </w:tc>
        <w:tc>
          <w:tcPr>
            <w:tcW w:w="5731" w:type="dxa"/>
          </w:tcPr>
          <w:p w14:paraId="0B4BDBF4" w14:textId="1D14F5F6" w:rsidR="006B1ACA" w:rsidRPr="00D10FC1" w:rsidDel="00C95CFC" w:rsidRDefault="006B1ACA" w:rsidP="00806C4F">
            <w:pPr>
              <w:spacing w:after="0" w:line="240" w:lineRule="auto"/>
              <w:rPr>
                <w:del w:id="1858" w:author="OLIVARES MARTINEZ FERNANDO JESUS" w:date="2026-08-20T17:56:00Z"/>
              </w:rPr>
            </w:pPr>
            <w:del w:id="1859" w:author="OLIVARES MARTINEZ FERNANDO JESUS" w:date="2026-08-20T17:56:00Z">
              <w:r w:rsidRPr="00D10FC1" w:rsidDel="00C95CFC">
                <w:delText xml:space="preserve">El sistema valida los datos </w:delText>
              </w:r>
              <w:r w:rsidDel="00C95CFC">
                <w:delText>informados en los filtros</w:delText>
              </w:r>
              <w:bookmarkStart w:id="1860" w:name="_Toc238141104"/>
              <w:bookmarkEnd w:id="1860"/>
            </w:del>
          </w:p>
        </w:tc>
        <w:bookmarkStart w:id="1861" w:name="_Toc238141105"/>
        <w:bookmarkEnd w:id="1861"/>
      </w:tr>
      <w:tr w:rsidR="006B1ACA" w:rsidRPr="00381C0B" w:rsidDel="00C95CFC" w14:paraId="6EC1FA27" w14:textId="361BD1DE" w:rsidTr="00BD21F0">
        <w:trPr>
          <w:del w:id="1862" w:author="OLIVARES MARTINEZ FERNANDO JESUS" w:date="2026-08-20T17:56:00Z"/>
        </w:trPr>
        <w:tc>
          <w:tcPr>
            <w:tcW w:w="2273" w:type="dxa"/>
            <w:vMerge/>
            <w:shd w:val="clear" w:color="auto" w:fill="DEEAF6" w:themeFill="accent1" w:themeFillTint="33"/>
          </w:tcPr>
          <w:p w14:paraId="11D3E5FC" w14:textId="70CFBE0B" w:rsidR="006B1ACA" w:rsidRPr="00381C0B" w:rsidDel="00C95CFC" w:rsidRDefault="006B1ACA" w:rsidP="00806C4F">
            <w:pPr>
              <w:spacing w:after="0" w:line="240" w:lineRule="auto"/>
              <w:rPr>
                <w:del w:id="1863" w:author="OLIVARES MARTINEZ FERNANDO JESUS" w:date="2026-08-20T17:56:00Z"/>
                <w:rFonts w:cs="Arial"/>
              </w:rPr>
            </w:pPr>
          </w:p>
        </w:tc>
        <w:tc>
          <w:tcPr>
            <w:tcW w:w="638" w:type="dxa"/>
          </w:tcPr>
          <w:p w14:paraId="092AB6B6" w14:textId="4EEEA38C" w:rsidR="006B1ACA" w:rsidDel="00C95CFC" w:rsidRDefault="006B1ACA" w:rsidP="00806C4F">
            <w:pPr>
              <w:spacing w:after="0" w:line="240" w:lineRule="auto"/>
              <w:rPr>
                <w:del w:id="1864" w:author="OLIVARES MARTINEZ FERNANDO JESUS" w:date="2026-08-20T17:56:00Z"/>
                <w:rFonts w:cs="Arial"/>
              </w:rPr>
            </w:pPr>
            <w:del w:id="1865" w:author="OLIVARES MARTINEZ FERNANDO JESUS" w:date="2026-08-20T17:56:00Z">
              <w:r w:rsidDel="00C95CFC">
                <w:rPr>
                  <w:rFonts w:cs="Arial"/>
                </w:rPr>
                <w:delText>5</w:delText>
              </w:r>
              <w:bookmarkStart w:id="1866" w:name="_Toc238141106"/>
              <w:bookmarkEnd w:id="1866"/>
            </w:del>
          </w:p>
        </w:tc>
        <w:tc>
          <w:tcPr>
            <w:tcW w:w="5731" w:type="dxa"/>
          </w:tcPr>
          <w:p w14:paraId="46B02681" w14:textId="0DBA109B" w:rsidR="006B1ACA" w:rsidRPr="002226FB" w:rsidDel="00C95CFC" w:rsidRDefault="006B1ACA" w:rsidP="00806C4F">
            <w:pPr>
              <w:spacing w:after="0" w:line="240" w:lineRule="auto"/>
              <w:rPr>
                <w:del w:id="1867" w:author="OLIVARES MARTINEZ FERNANDO JESUS" w:date="2026-08-20T17:56:00Z"/>
              </w:rPr>
            </w:pPr>
            <w:del w:id="1868" w:author="OLIVARES MARTINEZ FERNANDO JESUS" w:date="2026-08-20T17:56:00Z">
              <w:r w:rsidRPr="00D10FC1" w:rsidDel="00C95CFC">
                <w:delText xml:space="preserve">El usuario </w:delText>
              </w:r>
              <w:r w:rsidDel="00C95CFC">
                <w:delText xml:space="preserve">lanza </w:delText>
              </w:r>
              <w:r w:rsidRPr="00D10FC1" w:rsidDel="00C95CFC">
                <w:delText>la consulta</w:delText>
              </w:r>
              <w:bookmarkStart w:id="1869" w:name="_Toc238141107"/>
              <w:bookmarkEnd w:id="1869"/>
            </w:del>
          </w:p>
        </w:tc>
        <w:bookmarkStart w:id="1870" w:name="_Toc238141108"/>
        <w:bookmarkEnd w:id="1870"/>
      </w:tr>
      <w:tr w:rsidR="006B1ACA" w:rsidRPr="00381C0B" w:rsidDel="00C95CFC" w14:paraId="08836F42" w14:textId="03B0CD4A" w:rsidTr="00BD21F0">
        <w:trPr>
          <w:del w:id="1871" w:author="OLIVARES MARTINEZ FERNANDO JESUS" w:date="2026-08-20T17:56:00Z"/>
        </w:trPr>
        <w:tc>
          <w:tcPr>
            <w:tcW w:w="2273" w:type="dxa"/>
            <w:vMerge/>
            <w:shd w:val="clear" w:color="auto" w:fill="DEEAF6" w:themeFill="accent1" w:themeFillTint="33"/>
          </w:tcPr>
          <w:p w14:paraId="22A69B76" w14:textId="644EF708" w:rsidR="006B1ACA" w:rsidRPr="00381C0B" w:rsidDel="00C95CFC" w:rsidRDefault="006B1ACA" w:rsidP="00806C4F">
            <w:pPr>
              <w:spacing w:after="0" w:line="240" w:lineRule="auto"/>
              <w:rPr>
                <w:del w:id="1872" w:author="OLIVARES MARTINEZ FERNANDO JESUS" w:date="2026-08-20T17:56:00Z"/>
                <w:rFonts w:cs="Arial"/>
              </w:rPr>
            </w:pPr>
          </w:p>
        </w:tc>
        <w:tc>
          <w:tcPr>
            <w:tcW w:w="638" w:type="dxa"/>
          </w:tcPr>
          <w:p w14:paraId="6CA6C9EB" w14:textId="5D8BEEDE" w:rsidR="006B1ACA" w:rsidDel="00C95CFC" w:rsidRDefault="006B1ACA" w:rsidP="00806C4F">
            <w:pPr>
              <w:spacing w:after="0" w:line="240" w:lineRule="auto"/>
              <w:rPr>
                <w:del w:id="1873" w:author="OLIVARES MARTINEZ FERNANDO JESUS" w:date="2026-08-20T17:56:00Z"/>
                <w:rFonts w:cs="Arial"/>
              </w:rPr>
            </w:pPr>
            <w:del w:id="1874" w:author="OLIVARES MARTINEZ FERNANDO JESUS" w:date="2026-08-20T17:56:00Z">
              <w:r w:rsidDel="00C95CFC">
                <w:rPr>
                  <w:rFonts w:cs="Arial"/>
                </w:rPr>
                <w:delText>6</w:delText>
              </w:r>
              <w:bookmarkStart w:id="1875" w:name="_Toc238141109"/>
              <w:bookmarkEnd w:id="1875"/>
            </w:del>
          </w:p>
        </w:tc>
        <w:tc>
          <w:tcPr>
            <w:tcW w:w="5731" w:type="dxa"/>
          </w:tcPr>
          <w:p w14:paraId="559D2439" w14:textId="1DE20A45" w:rsidR="006B1ACA" w:rsidRPr="002226FB" w:rsidDel="00C95CFC" w:rsidRDefault="006B1ACA" w:rsidP="00806C4F">
            <w:pPr>
              <w:spacing w:after="0" w:line="240" w:lineRule="auto"/>
              <w:rPr>
                <w:del w:id="1876" w:author="OLIVARES MARTINEZ FERNANDO JESUS" w:date="2026-08-20T17:56:00Z"/>
              </w:rPr>
            </w:pPr>
            <w:del w:id="1877" w:author="OLIVARES MARTINEZ FERNANDO JESUS" w:date="2026-08-20T17:56:00Z">
              <w:r w:rsidRPr="002226FB" w:rsidDel="00C95CFC">
                <w:delText xml:space="preserve">El sistema formula y procesa la consulta que cumple los campos informados en el formulario de </w:delText>
              </w:r>
              <w:r w:rsidDel="00C95CFC">
                <w:delText>consulta</w:delText>
              </w:r>
              <w:bookmarkStart w:id="1878" w:name="_Toc238141110"/>
              <w:bookmarkEnd w:id="1878"/>
            </w:del>
          </w:p>
        </w:tc>
        <w:bookmarkStart w:id="1879" w:name="_Toc238141111"/>
        <w:bookmarkEnd w:id="1879"/>
      </w:tr>
      <w:tr w:rsidR="00BD21F0" w:rsidRPr="00381C0B" w:rsidDel="00C95CFC" w14:paraId="3AC1BB3D" w14:textId="16E7D552" w:rsidTr="00BD21F0">
        <w:trPr>
          <w:del w:id="1880" w:author="OLIVARES MARTINEZ FERNANDO JESUS" w:date="2026-08-20T17:56:00Z"/>
        </w:trPr>
        <w:tc>
          <w:tcPr>
            <w:tcW w:w="2273" w:type="dxa"/>
            <w:vMerge/>
            <w:shd w:val="clear" w:color="auto" w:fill="DEEAF6" w:themeFill="accent1" w:themeFillTint="33"/>
          </w:tcPr>
          <w:p w14:paraId="354FF492" w14:textId="30C049A7" w:rsidR="00BD21F0" w:rsidRPr="00381C0B" w:rsidDel="00C95CFC" w:rsidRDefault="00BD21F0" w:rsidP="00BD21F0">
            <w:pPr>
              <w:spacing w:after="0" w:line="240" w:lineRule="auto"/>
              <w:rPr>
                <w:del w:id="1881" w:author="OLIVARES MARTINEZ FERNANDO JESUS" w:date="2026-08-20T17:56:00Z"/>
                <w:rFonts w:cs="Arial"/>
              </w:rPr>
            </w:pPr>
          </w:p>
        </w:tc>
        <w:tc>
          <w:tcPr>
            <w:tcW w:w="638" w:type="dxa"/>
          </w:tcPr>
          <w:p w14:paraId="5766445A" w14:textId="4B431AEC" w:rsidR="00BD21F0" w:rsidDel="00C95CFC" w:rsidRDefault="00BD21F0" w:rsidP="00BD21F0">
            <w:pPr>
              <w:spacing w:after="0" w:line="240" w:lineRule="auto"/>
              <w:rPr>
                <w:del w:id="1882" w:author="OLIVARES MARTINEZ FERNANDO JESUS" w:date="2026-08-20T17:56:00Z"/>
                <w:rFonts w:cs="Arial"/>
              </w:rPr>
            </w:pPr>
            <w:del w:id="1883" w:author="OLIVARES MARTINEZ FERNANDO JESUS" w:date="2026-08-20T17:56:00Z">
              <w:r w:rsidDel="00C95CFC">
                <w:rPr>
                  <w:rFonts w:cs="Arial"/>
                </w:rPr>
                <w:delText>7</w:delText>
              </w:r>
              <w:bookmarkStart w:id="1884" w:name="_Toc238141112"/>
              <w:bookmarkEnd w:id="1884"/>
            </w:del>
          </w:p>
        </w:tc>
        <w:tc>
          <w:tcPr>
            <w:tcW w:w="5731" w:type="dxa"/>
          </w:tcPr>
          <w:p w14:paraId="09591D32" w14:textId="2EABFBCE" w:rsidR="00BD21F0" w:rsidDel="00C95CFC" w:rsidRDefault="00BD21F0" w:rsidP="00BD21F0">
            <w:pPr>
              <w:spacing w:after="0" w:line="240" w:lineRule="auto"/>
              <w:rPr>
                <w:del w:id="1885" w:author="OLIVARES MARTINEZ FERNANDO JESUS" w:date="2026-08-20T17:56:00Z"/>
                <w:rFonts w:cs="Arial"/>
              </w:rPr>
            </w:pPr>
            <w:del w:id="1886" w:author="OLIVARES MARTINEZ FERNANDO JESUS" w:date="2026-08-20T17:56:00Z">
              <w:r w:rsidDel="00C95CFC">
                <w:rPr>
                  <w:rFonts w:cs="Arial"/>
                </w:rPr>
                <w:delText xml:space="preserve">El sistema obtiene el conjunto de registros resultado de la consulta </w:delText>
              </w:r>
              <w:bookmarkStart w:id="1887" w:name="_Toc238141113"/>
              <w:bookmarkEnd w:id="1887"/>
            </w:del>
          </w:p>
        </w:tc>
        <w:bookmarkStart w:id="1888" w:name="_Toc238141114"/>
        <w:bookmarkEnd w:id="1888"/>
      </w:tr>
      <w:tr w:rsidR="00BD21F0" w:rsidRPr="00381C0B" w:rsidDel="00C95CFC" w14:paraId="461C658A" w14:textId="2E9A83C2" w:rsidTr="00BD21F0">
        <w:trPr>
          <w:del w:id="1889" w:author="OLIVARES MARTINEZ FERNANDO JESUS" w:date="2026-08-20T17:56:00Z"/>
        </w:trPr>
        <w:tc>
          <w:tcPr>
            <w:tcW w:w="2273" w:type="dxa"/>
            <w:vMerge/>
            <w:shd w:val="clear" w:color="auto" w:fill="DEEAF6" w:themeFill="accent1" w:themeFillTint="33"/>
          </w:tcPr>
          <w:p w14:paraId="3538F637" w14:textId="56EF6934" w:rsidR="00BD21F0" w:rsidRPr="00381C0B" w:rsidDel="00C95CFC" w:rsidRDefault="00BD21F0" w:rsidP="00BD21F0">
            <w:pPr>
              <w:spacing w:after="0" w:line="240" w:lineRule="auto"/>
              <w:rPr>
                <w:del w:id="1890" w:author="OLIVARES MARTINEZ FERNANDO JESUS" w:date="2026-08-20T17:56:00Z"/>
                <w:rFonts w:cs="Arial"/>
              </w:rPr>
            </w:pPr>
          </w:p>
        </w:tc>
        <w:tc>
          <w:tcPr>
            <w:tcW w:w="638" w:type="dxa"/>
          </w:tcPr>
          <w:p w14:paraId="654A7AC3" w14:textId="5D42284D" w:rsidR="00BD21F0" w:rsidDel="00C95CFC" w:rsidRDefault="00BD21F0" w:rsidP="00BD21F0">
            <w:pPr>
              <w:spacing w:after="0" w:line="240" w:lineRule="auto"/>
              <w:rPr>
                <w:del w:id="1891" w:author="OLIVARES MARTINEZ FERNANDO JESUS" w:date="2026-08-20T17:56:00Z"/>
                <w:rFonts w:cs="Arial"/>
              </w:rPr>
            </w:pPr>
            <w:del w:id="1892" w:author="OLIVARES MARTINEZ FERNANDO JESUS" w:date="2026-08-20T17:56:00Z">
              <w:r w:rsidDel="00C95CFC">
                <w:rPr>
                  <w:rFonts w:cs="Arial"/>
                </w:rPr>
                <w:delText>7.1</w:delText>
              </w:r>
              <w:bookmarkStart w:id="1893" w:name="_Toc238141115"/>
              <w:bookmarkEnd w:id="1893"/>
            </w:del>
          </w:p>
        </w:tc>
        <w:tc>
          <w:tcPr>
            <w:tcW w:w="5731" w:type="dxa"/>
          </w:tcPr>
          <w:p w14:paraId="7554826C" w14:textId="00F41371" w:rsidR="00BD21F0" w:rsidDel="00C95CFC" w:rsidRDefault="00BD21F0" w:rsidP="00BD21F0">
            <w:pPr>
              <w:spacing w:after="0" w:line="240" w:lineRule="auto"/>
              <w:rPr>
                <w:del w:id="1894" w:author="OLIVARES MARTINEZ FERNANDO JESUS" w:date="2026-08-20T17:56:00Z"/>
                <w:rFonts w:cs="Arial"/>
              </w:rPr>
            </w:pPr>
            <w:del w:id="1895" w:author="OLIVARES MARTINEZ FERNANDO JESUS" w:date="2026-08-20T17:56:00Z">
              <w:r w:rsidRPr="00BD78BC" w:rsidDel="00C95CFC">
                <w:rPr>
                  <w:rFonts w:cs="Arial"/>
                </w:rPr>
                <w:delText>El sistema</w:delText>
              </w:r>
              <w:r w:rsidDel="00C95CFC">
                <w:rPr>
                  <w:rFonts w:cs="Arial"/>
                </w:rPr>
                <w:delText xml:space="preserve"> tiene problemas para recuperar el listado de registros </w:delText>
              </w:r>
              <w:r w:rsidRPr="00BD78BC" w:rsidDel="00C95CFC">
                <w:rPr>
                  <w:rFonts w:cs="Arial"/>
                </w:rPr>
                <w:delText>muestra mensaje de error.</w:delText>
              </w:r>
              <w:bookmarkStart w:id="1896" w:name="_Toc238141116"/>
              <w:bookmarkEnd w:id="1896"/>
            </w:del>
          </w:p>
        </w:tc>
        <w:bookmarkStart w:id="1897" w:name="_Toc238141117"/>
        <w:bookmarkEnd w:id="1897"/>
      </w:tr>
      <w:tr w:rsidR="00BD21F0" w:rsidRPr="00381C0B" w:rsidDel="00C95CFC" w14:paraId="5C930426" w14:textId="6767650E" w:rsidTr="00BD21F0">
        <w:trPr>
          <w:del w:id="1898" w:author="OLIVARES MARTINEZ FERNANDO JESUS" w:date="2026-08-20T17:56:00Z"/>
        </w:trPr>
        <w:tc>
          <w:tcPr>
            <w:tcW w:w="2273" w:type="dxa"/>
            <w:vMerge/>
            <w:shd w:val="clear" w:color="auto" w:fill="DEEAF6" w:themeFill="accent1" w:themeFillTint="33"/>
          </w:tcPr>
          <w:p w14:paraId="4A704629" w14:textId="78BD7BAC" w:rsidR="00BD21F0" w:rsidRPr="00381C0B" w:rsidDel="00C95CFC" w:rsidRDefault="00BD21F0" w:rsidP="00BD21F0">
            <w:pPr>
              <w:spacing w:after="0" w:line="240" w:lineRule="auto"/>
              <w:rPr>
                <w:del w:id="1899" w:author="OLIVARES MARTINEZ FERNANDO JESUS" w:date="2026-08-20T17:56:00Z"/>
                <w:rFonts w:cs="Arial"/>
              </w:rPr>
            </w:pPr>
          </w:p>
        </w:tc>
        <w:tc>
          <w:tcPr>
            <w:tcW w:w="638" w:type="dxa"/>
          </w:tcPr>
          <w:p w14:paraId="5040635E" w14:textId="2CAD7FD0" w:rsidR="00BD21F0" w:rsidDel="00C95CFC" w:rsidRDefault="00BD21F0" w:rsidP="00BD21F0">
            <w:pPr>
              <w:spacing w:after="0" w:line="240" w:lineRule="auto"/>
              <w:rPr>
                <w:del w:id="1900" w:author="OLIVARES MARTINEZ FERNANDO JESUS" w:date="2026-08-20T17:56:00Z"/>
                <w:rFonts w:cs="Arial"/>
              </w:rPr>
            </w:pPr>
            <w:del w:id="1901" w:author="OLIVARES MARTINEZ FERNANDO JESUS" w:date="2026-08-20T17:56:00Z">
              <w:r w:rsidDel="00C95CFC">
                <w:rPr>
                  <w:rFonts w:cs="Arial"/>
                </w:rPr>
                <w:delText>7.2</w:delText>
              </w:r>
              <w:bookmarkStart w:id="1902" w:name="_Toc238141118"/>
              <w:bookmarkEnd w:id="1902"/>
            </w:del>
          </w:p>
        </w:tc>
        <w:tc>
          <w:tcPr>
            <w:tcW w:w="5731" w:type="dxa"/>
          </w:tcPr>
          <w:p w14:paraId="5130EA22" w14:textId="1878A53A" w:rsidR="00BD21F0" w:rsidRPr="00BD78BC" w:rsidDel="00C95CFC" w:rsidRDefault="00BD21F0" w:rsidP="00BD21F0">
            <w:pPr>
              <w:spacing w:after="0" w:line="240" w:lineRule="auto"/>
              <w:rPr>
                <w:del w:id="1903" w:author="OLIVARES MARTINEZ FERNANDO JESUS" w:date="2026-08-20T17:56:00Z"/>
                <w:rFonts w:cs="Arial"/>
              </w:rPr>
            </w:pPr>
            <w:del w:id="1904" w:author="OLIVARES MARTINEZ FERNANDO JESUS" w:date="2026-08-20T17:56:00Z">
              <w:r w:rsidRPr="00BD78BC" w:rsidDel="00C95CFC">
                <w:rPr>
                  <w:rFonts w:cs="Arial"/>
                </w:rPr>
                <w:delText>El sistema</w:delText>
              </w:r>
              <w:r w:rsidDel="00C95CFC">
                <w:rPr>
                  <w:rFonts w:cs="Arial"/>
                </w:rPr>
                <w:delText xml:space="preserve"> </w:delText>
              </w:r>
              <w:r w:rsidRPr="00BD78BC" w:rsidDel="00C95CFC">
                <w:rPr>
                  <w:rFonts w:cs="Arial"/>
                </w:rPr>
                <w:delText>muestra mensaje de error</w:delText>
              </w:r>
              <w:bookmarkStart w:id="1905" w:name="_Toc238141119"/>
              <w:bookmarkEnd w:id="1905"/>
            </w:del>
          </w:p>
        </w:tc>
        <w:bookmarkStart w:id="1906" w:name="_Toc238141120"/>
        <w:bookmarkEnd w:id="1906"/>
      </w:tr>
      <w:tr w:rsidR="00BD21F0" w:rsidRPr="005D02B1" w:rsidDel="00C95CFC" w14:paraId="0F00934D" w14:textId="41EF82E4" w:rsidTr="00BD21F0">
        <w:trPr>
          <w:del w:id="1907" w:author="OLIVARES MARTINEZ FERNANDO JESUS" w:date="2026-08-20T17:56:00Z"/>
        </w:trPr>
        <w:tc>
          <w:tcPr>
            <w:tcW w:w="2273" w:type="dxa"/>
            <w:vMerge/>
            <w:shd w:val="clear" w:color="auto" w:fill="DEEAF6" w:themeFill="accent1" w:themeFillTint="33"/>
          </w:tcPr>
          <w:p w14:paraId="0F1311EE" w14:textId="049CB2C4" w:rsidR="00BD21F0" w:rsidRPr="00381C0B" w:rsidDel="00C95CFC" w:rsidRDefault="00BD21F0" w:rsidP="00BD21F0">
            <w:pPr>
              <w:spacing w:after="0" w:line="240" w:lineRule="auto"/>
              <w:rPr>
                <w:del w:id="1908" w:author="OLIVARES MARTINEZ FERNANDO JESUS" w:date="2026-08-20T17:56:00Z"/>
                <w:rFonts w:cs="Arial"/>
              </w:rPr>
            </w:pPr>
          </w:p>
        </w:tc>
        <w:tc>
          <w:tcPr>
            <w:tcW w:w="638" w:type="dxa"/>
          </w:tcPr>
          <w:p w14:paraId="69A38F0E" w14:textId="5320214E" w:rsidR="00BD21F0" w:rsidDel="00C95CFC" w:rsidRDefault="00BD21F0" w:rsidP="00BD21F0">
            <w:pPr>
              <w:spacing w:after="0" w:line="240" w:lineRule="auto"/>
              <w:rPr>
                <w:del w:id="1909" w:author="OLIVARES MARTINEZ FERNANDO JESUS" w:date="2026-08-20T17:56:00Z"/>
                <w:rFonts w:cs="Arial"/>
              </w:rPr>
            </w:pPr>
            <w:del w:id="1910" w:author="OLIVARES MARTINEZ FERNANDO JESUS" w:date="2026-08-20T17:56:00Z">
              <w:r w:rsidDel="00C95CFC">
                <w:rPr>
                  <w:rFonts w:cs="Arial"/>
                </w:rPr>
                <w:delText>8</w:delText>
              </w:r>
              <w:bookmarkStart w:id="1911" w:name="_Toc238141121"/>
              <w:bookmarkEnd w:id="1911"/>
            </w:del>
          </w:p>
        </w:tc>
        <w:tc>
          <w:tcPr>
            <w:tcW w:w="5731" w:type="dxa"/>
          </w:tcPr>
          <w:p w14:paraId="42B403BF" w14:textId="36B11140" w:rsidR="00BD21F0" w:rsidRPr="001C1EE6" w:rsidDel="00C95CFC" w:rsidRDefault="00BD21F0" w:rsidP="00BD21F0">
            <w:pPr>
              <w:spacing w:after="0" w:line="240" w:lineRule="auto"/>
              <w:rPr>
                <w:del w:id="1912" w:author="OLIVARES MARTINEZ FERNANDO JESUS" w:date="2026-08-20T17:56:00Z"/>
                <w:rFonts w:cs="Arial"/>
              </w:rPr>
            </w:pPr>
            <w:del w:id="1913" w:author="OLIVARES MARTINEZ FERNANDO JESUS" w:date="2026-08-20T17:56:00Z">
              <w:r w:rsidDel="00C95CFC">
                <w:rPr>
                  <w:rFonts w:cs="Arial"/>
                </w:rPr>
                <w:delText>El sistema muestra el listado de registros resultado de la consulta con un orden por defecto</w:delText>
              </w:r>
              <w:bookmarkStart w:id="1914" w:name="_Toc238141122"/>
              <w:bookmarkEnd w:id="1914"/>
            </w:del>
          </w:p>
        </w:tc>
        <w:bookmarkStart w:id="1915" w:name="_Toc238141123"/>
        <w:bookmarkEnd w:id="1915"/>
      </w:tr>
      <w:tr w:rsidR="00BD21F0" w:rsidRPr="00381C0B" w:rsidDel="00C95CFC" w14:paraId="3DD3E241" w14:textId="3C32B080" w:rsidTr="00BD21F0">
        <w:trPr>
          <w:del w:id="1916" w:author="OLIVARES MARTINEZ FERNANDO JESUS" w:date="2026-08-20T17:56:00Z"/>
        </w:trPr>
        <w:tc>
          <w:tcPr>
            <w:tcW w:w="2273" w:type="dxa"/>
            <w:vMerge/>
            <w:shd w:val="clear" w:color="auto" w:fill="DEEAF6" w:themeFill="accent1" w:themeFillTint="33"/>
          </w:tcPr>
          <w:p w14:paraId="241FAD71" w14:textId="1C7D38FA" w:rsidR="00BD21F0" w:rsidRPr="00381C0B" w:rsidDel="00C95CFC" w:rsidRDefault="00BD21F0" w:rsidP="00BD21F0">
            <w:pPr>
              <w:spacing w:after="0" w:line="240" w:lineRule="auto"/>
              <w:rPr>
                <w:del w:id="1917" w:author="OLIVARES MARTINEZ FERNANDO JESUS" w:date="2026-08-20T17:56:00Z"/>
                <w:rFonts w:cs="Arial"/>
              </w:rPr>
            </w:pPr>
          </w:p>
        </w:tc>
        <w:tc>
          <w:tcPr>
            <w:tcW w:w="638" w:type="dxa"/>
          </w:tcPr>
          <w:p w14:paraId="6E4D91ED" w14:textId="071C9073" w:rsidR="00BD21F0" w:rsidDel="00C95CFC" w:rsidRDefault="00BD21F0" w:rsidP="00BD21F0">
            <w:pPr>
              <w:spacing w:after="0" w:line="240" w:lineRule="auto"/>
              <w:rPr>
                <w:del w:id="1918" w:author="OLIVARES MARTINEZ FERNANDO JESUS" w:date="2026-08-20T17:56:00Z"/>
                <w:rFonts w:cs="Arial"/>
              </w:rPr>
            </w:pPr>
            <w:del w:id="1919" w:author="OLIVARES MARTINEZ FERNANDO JESUS" w:date="2026-08-20T17:56:00Z">
              <w:r w:rsidDel="00C95CFC">
                <w:rPr>
                  <w:rFonts w:cs="Arial"/>
                </w:rPr>
                <w:delText>8.1</w:delText>
              </w:r>
              <w:bookmarkStart w:id="1920" w:name="_Toc238141124"/>
              <w:bookmarkEnd w:id="1920"/>
            </w:del>
          </w:p>
        </w:tc>
        <w:tc>
          <w:tcPr>
            <w:tcW w:w="5731" w:type="dxa"/>
          </w:tcPr>
          <w:p w14:paraId="30E4350C" w14:textId="01EB5544" w:rsidR="00BD21F0" w:rsidDel="00C95CFC" w:rsidRDefault="00BD21F0" w:rsidP="00BD21F0">
            <w:pPr>
              <w:spacing w:after="0" w:line="240" w:lineRule="auto"/>
              <w:rPr>
                <w:del w:id="1921" w:author="OLIVARES MARTINEZ FERNANDO JESUS" w:date="2026-08-20T17:56:00Z"/>
                <w:rFonts w:cs="Arial"/>
              </w:rPr>
            </w:pPr>
            <w:del w:id="1922" w:author="OLIVARES MARTINEZ FERNANDO JESUS" w:date="2026-08-20T17:56:00Z">
              <w:r w:rsidRPr="00D10FC1" w:rsidDel="00C95CFC">
                <w:rPr>
                  <w:rFonts w:cs="Arial"/>
                </w:rPr>
                <w:delText>El sistema no encuentra registros</w:delText>
              </w:r>
              <w:bookmarkStart w:id="1923" w:name="_Toc238141125"/>
              <w:bookmarkEnd w:id="1923"/>
            </w:del>
          </w:p>
        </w:tc>
        <w:bookmarkStart w:id="1924" w:name="_Toc238141126"/>
        <w:bookmarkEnd w:id="1924"/>
      </w:tr>
      <w:tr w:rsidR="00BD21F0" w:rsidRPr="00381C0B" w:rsidDel="00C95CFC" w14:paraId="259F3365" w14:textId="4FAF59AE" w:rsidTr="00BD21F0">
        <w:trPr>
          <w:del w:id="1925" w:author="OLIVARES MARTINEZ FERNANDO JESUS" w:date="2026-08-20T17:56:00Z"/>
        </w:trPr>
        <w:tc>
          <w:tcPr>
            <w:tcW w:w="2273" w:type="dxa"/>
            <w:vMerge/>
            <w:shd w:val="clear" w:color="auto" w:fill="DEEAF6" w:themeFill="accent1" w:themeFillTint="33"/>
          </w:tcPr>
          <w:p w14:paraId="049BA9BD" w14:textId="7FA9EB13" w:rsidR="00BD21F0" w:rsidRPr="00381C0B" w:rsidDel="00C95CFC" w:rsidRDefault="00BD21F0" w:rsidP="00BD21F0">
            <w:pPr>
              <w:spacing w:after="0" w:line="240" w:lineRule="auto"/>
              <w:rPr>
                <w:del w:id="1926" w:author="OLIVARES MARTINEZ FERNANDO JESUS" w:date="2026-08-20T17:56:00Z"/>
                <w:rFonts w:cs="Arial"/>
              </w:rPr>
            </w:pPr>
          </w:p>
        </w:tc>
        <w:tc>
          <w:tcPr>
            <w:tcW w:w="638" w:type="dxa"/>
          </w:tcPr>
          <w:p w14:paraId="62CB6E22" w14:textId="4F4D05D5" w:rsidR="00BD21F0" w:rsidDel="00C95CFC" w:rsidRDefault="00BD21F0" w:rsidP="00BD21F0">
            <w:pPr>
              <w:spacing w:after="0" w:line="240" w:lineRule="auto"/>
              <w:rPr>
                <w:del w:id="1927" w:author="OLIVARES MARTINEZ FERNANDO JESUS" w:date="2026-08-20T17:56:00Z"/>
                <w:rFonts w:cs="Arial"/>
              </w:rPr>
            </w:pPr>
            <w:del w:id="1928" w:author="OLIVARES MARTINEZ FERNANDO JESUS" w:date="2026-08-20T17:56:00Z">
              <w:r w:rsidDel="00C95CFC">
                <w:rPr>
                  <w:rFonts w:cs="Arial"/>
                </w:rPr>
                <w:delText>8.2</w:delText>
              </w:r>
              <w:bookmarkStart w:id="1929" w:name="_Toc238141127"/>
              <w:bookmarkEnd w:id="1929"/>
            </w:del>
          </w:p>
        </w:tc>
        <w:tc>
          <w:tcPr>
            <w:tcW w:w="5731" w:type="dxa"/>
          </w:tcPr>
          <w:p w14:paraId="6D9BD8C3" w14:textId="7AB254A9" w:rsidR="00BD21F0" w:rsidDel="00C95CFC" w:rsidRDefault="00BD21F0" w:rsidP="00BD21F0">
            <w:pPr>
              <w:spacing w:after="0" w:line="240" w:lineRule="auto"/>
              <w:rPr>
                <w:del w:id="1930" w:author="OLIVARES MARTINEZ FERNANDO JESUS" w:date="2026-08-20T17:56:00Z"/>
                <w:rFonts w:cs="Arial"/>
              </w:rPr>
            </w:pPr>
            <w:del w:id="1931" w:author="OLIVARES MARTINEZ FERNANDO JESUS" w:date="2026-08-20T17:56:00Z">
              <w:r w:rsidDel="00C95CFC">
                <w:rPr>
                  <w:rFonts w:cs="Arial"/>
                </w:rPr>
                <w:delText>El sistema presenta el listado vacío</w:delText>
              </w:r>
              <w:bookmarkStart w:id="1932" w:name="_Toc238141128"/>
              <w:bookmarkEnd w:id="1932"/>
            </w:del>
          </w:p>
          <w:p w14:paraId="6EC20DFA" w14:textId="2666C564" w:rsidR="00BD21F0" w:rsidDel="00C95CFC" w:rsidRDefault="00BD21F0" w:rsidP="00BD21F0">
            <w:pPr>
              <w:spacing w:after="0" w:line="240" w:lineRule="auto"/>
              <w:rPr>
                <w:del w:id="1933" w:author="OLIVARES MARTINEZ FERNANDO JESUS" w:date="2026-08-20T17:56:00Z"/>
                <w:rFonts w:cs="Arial"/>
              </w:rPr>
            </w:pPr>
            <w:bookmarkStart w:id="1934" w:name="_Toc238141129"/>
            <w:bookmarkEnd w:id="1934"/>
          </w:p>
        </w:tc>
        <w:bookmarkStart w:id="1935" w:name="_Toc238141130"/>
        <w:bookmarkEnd w:id="1935"/>
      </w:tr>
      <w:tr w:rsidR="00C42FE5" w:rsidRPr="00381C0B" w:rsidDel="00C95CFC" w14:paraId="183C19D3" w14:textId="35A452C7" w:rsidTr="00BD21F0">
        <w:trPr>
          <w:del w:id="1936" w:author="OLIVARES MARTINEZ FERNANDO JESUS" w:date="2026-08-20T17:56:00Z"/>
        </w:trPr>
        <w:tc>
          <w:tcPr>
            <w:tcW w:w="2273" w:type="dxa"/>
            <w:vMerge/>
            <w:shd w:val="clear" w:color="auto" w:fill="DEEAF6" w:themeFill="accent1" w:themeFillTint="33"/>
          </w:tcPr>
          <w:p w14:paraId="68671FC3" w14:textId="15104593" w:rsidR="00C42FE5" w:rsidRPr="00381C0B" w:rsidDel="00C95CFC" w:rsidRDefault="00C42FE5" w:rsidP="00C42FE5">
            <w:pPr>
              <w:spacing w:after="0" w:line="240" w:lineRule="auto"/>
              <w:rPr>
                <w:del w:id="1937" w:author="OLIVARES MARTINEZ FERNANDO JESUS" w:date="2026-08-20T17:56:00Z"/>
                <w:rFonts w:cs="Arial"/>
              </w:rPr>
            </w:pPr>
          </w:p>
        </w:tc>
        <w:tc>
          <w:tcPr>
            <w:tcW w:w="638" w:type="dxa"/>
          </w:tcPr>
          <w:p w14:paraId="573A7B24" w14:textId="27FC72F2" w:rsidR="00C42FE5" w:rsidDel="00C95CFC" w:rsidRDefault="00C42FE5" w:rsidP="00C42FE5">
            <w:pPr>
              <w:spacing w:after="0" w:line="240" w:lineRule="auto"/>
              <w:rPr>
                <w:del w:id="1938" w:author="OLIVARES MARTINEZ FERNANDO JESUS" w:date="2026-08-20T17:56:00Z"/>
                <w:rFonts w:cs="Arial"/>
              </w:rPr>
            </w:pPr>
            <w:del w:id="1939" w:author="OLIVARES MARTINEZ FERNANDO JESUS" w:date="2026-08-20T17:56:00Z">
              <w:r w:rsidDel="00C95CFC">
                <w:rPr>
                  <w:rFonts w:cs="Arial"/>
                </w:rPr>
                <w:delText>9</w:delText>
              </w:r>
              <w:bookmarkStart w:id="1940" w:name="_Toc238141131"/>
              <w:bookmarkEnd w:id="1940"/>
            </w:del>
          </w:p>
        </w:tc>
        <w:tc>
          <w:tcPr>
            <w:tcW w:w="5731" w:type="dxa"/>
          </w:tcPr>
          <w:p w14:paraId="79930537" w14:textId="4A86EFA4" w:rsidR="00C42FE5" w:rsidDel="00C95CFC" w:rsidRDefault="00C42FE5" w:rsidP="00C42FE5">
            <w:pPr>
              <w:spacing w:after="0" w:line="240" w:lineRule="auto"/>
              <w:rPr>
                <w:del w:id="1941" w:author="OLIVARES MARTINEZ FERNANDO JESUS" w:date="2026-08-20T17:56:00Z"/>
              </w:rPr>
            </w:pPr>
            <w:del w:id="1942" w:author="OLIVARES MARTINEZ FERNANDO JESUS" w:date="2026-08-20T17:56:00Z">
              <w:r w:rsidDel="00C95CFC">
                <w:delText>El usuario hace click sobre el icono de cambiar orden de una de las columna de datos que presentan este icono (Descripción, Tipo)</w:delText>
              </w:r>
              <w:bookmarkStart w:id="1943" w:name="_Toc238141132"/>
              <w:bookmarkEnd w:id="1943"/>
            </w:del>
          </w:p>
        </w:tc>
        <w:bookmarkStart w:id="1944" w:name="_Toc238141133"/>
        <w:bookmarkEnd w:id="1944"/>
      </w:tr>
      <w:tr w:rsidR="00C42FE5" w:rsidRPr="00381C0B" w:rsidDel="00C95CFC" w14:paraId="198677DA" w14:textId="6A4588AE" w:rsidTr="00BD21F0">
        <w:trPr>
          <w:del w:id="1945" w:author="OLIVARES MARTINEZ FERNANDO JESUS" w:date="2026-08-20T17:56:00Z"/>
        </w:trPr>
        <w:tc>
          <w:tcPr>
            <w:tcW w:w="2273" w:type="dxa"/>
            <w:vMerge/>
            <w:shd w:val="clear" w:color="auto" w:fill="DEEAF6" w:themeFill="accent1" w:themeFillTint="33"/>
          </w:tcPr>
          <w:p w14:paraId="7CC00E47" w14:textId="7C085ADB" w:rsidR="00C42FE5" w:rsidRPr="00381C0B" w:rsidDel="00C95CFC" w:rsidRDefault="00C42FE5" w:rsidP="00C42FE5">
            <w:pPr>
              <w:spacing w:after="0" w:line="240" w:lineRule="auto"/>
              <w:rPr>
                <w:del w:id="1946" w:author="OLIVARES MARTINEZ FERNANDO JESUS" w:date="2026-08-20T17:56:00Z"/>
                <w:rFonts w:cs="Arial"/>
              </w:rPr>
            </w:pPr>
          </w:p>
        </w:tc>
        <w:tc>
          <w:tcPr>
            <w:tcW w:w="638" w:type="dxa"/>
          </w:tcPr>
          <w:p w14:paraId="6EF0C049" w14:textId="78EFD784" w:rsidR="00C42FE5" w:rsidDel="00C95CFC" w:rsidRDefault="00C42FE5" w:rsidP="00C42FE5">
            <w:pPr>
              <w:spacing w:after="0" w:line="240" w:lineRule="auto"/>
              <w:rPr>
                <w:del w:id="1947" w:author="OLIVARES MARTINEZ FERNANDO JESUS" w:date="2026-08-20T17:56:00Z"/>
                <w:rFonts w:cs="Arial"/>
              </w:rPr>
            </w:pPr>
            <w:del w:id="1948" w:author="OLIVARES MARTINEZ FERNANDO JESUS" w:date="2026-08-20T17:56:00Z">
              <w:r w:rsidDel="00C95CFC">
                <w:rPr>
                  <w:rFonts w:cs="Arial"/>
                </w:rPr>
                <w:delText>9.1</w:delText>
              </w:r>
              <w:bookmarkStart w:id="1949" w:name="_Toc238141134"/>
              <w:bookmarkEnd w:id="1949"/>
            </w:del>
          </w:p>
        </w:tc>
        <w:tc>
          <w:tcPr>
            <w:tcW w:w="5731" w:type="dxa"/>
          </w:tcPr>
          <w:p w14:paraId="250DB286" w14:textId="3FDF0813" w:rsidR="00C42FE5" w:rsidDel="00C95CFC" w:rsidRDefault="00C42FE5" w:rsidP="00C42FE5">
            <w:pPr>
              <w:spacing w:after="0" w:line="240" w:lineRule="auto"/>
              <w:rPr>
                <w:del w:id="1950" w:author="OLIVARES MARTINEZ FERNANDO JESUS" w:date="2026-08-20T17:56:00Z"/>
              </w:rPr>
            </w:pPr>
            <w:del w:id="1951" w:author="OLIVARES MARTINEZ FERNANDO JESUS" w:date="2026-08-20T17:56:00Z">
              <w:r w:rsidDel="00C95CFC">
                <w:delText xml:space="preserve">El orden seleccionado es DESC. Los registros se muestran ordenados por el campo seleccionado en orden Alfabético DESC </w:delText>
              </w:r>
              <w:bookmarkStart w:id="1952" w:name="_Toc238141135"/>
              <w:bookmarkEnd w:id="1952"/>
            </w:del>
          </w:p>
        </w:tc>
        <w:bookmarkStart w:id="1953" w:name="_Toc238141136"/>
        <w:bookmarkEnd w:id="1953"/>
      </w:tr>
      <w:tr w:rsidR="00C42FE5" w:rsidRPr="00381C0B" w:rsidDel="00C95CFC" w14:paraId="3E8C5187" w14:textId="0BF917E0" w:rsidTr="00BD21F0">
        <w:trPr>
          <w:del w:id="1954" w:author="OLIVARES MARTINEZ FERNANDO JESUS" w:date="2026-08-20T17:56:00Z"/>
        </w:trPr>
        <w:tc>
          <w:tcPr>
            <w:tcW w:w="2273" w:type="dxa"/>
            <w:vMerge/>
            <w:shd w:val="clear" w:color="auto" w:fill="DEEAF6" w:themeFill="accent1" w:themeFillTint="33"/>
          </w:tcPr>
          <w:p w14:paraId="058BEE82" w14:textId="08997BDE" w:rsidR="00C42FE5" w:rsidRPr="00381C0B" w:rsidDel="00C95CFC" w:rsidRDefault="00C42FE5" w:rsidP="00C42FE5">
            <w:pPr>
              <w:spacing w:after="0" w:line="240" w:lineRule="auto"/>
              <w:rPr>
                <w:del w:id="1955" w:author="OLIVARES MARTINEZ FERNANDO JESUS" w:date="2026-08-20T17:56:00Z"/>
                <w:rFonts w:cs="Arial"/>
              </w:rPr>
            </w:pPr>
          </w:p>
        </w:tc>
        <w:tc>
          <w:tcPr>
            <w:tcW w:w="638" w:type="dxa"/>
          </w:tcPr>
          <w:p w14:paraId="6449AAC5" w14:textId="22303072" w:rsidR="00C42FE5" w:rsidDel="00C95CFC" w:rsidRDefault="00C42FE5" w:rsidP="00C42FE5">
            <w:pPr>
              <w:spacing w:after="0" w:line="240" w:lineRule="auto"/>
              <w:rPr>
                <w:del w:id="1956" w:author="OLIVARES MARTINEZ FERNANDO JESUS" w:date="2026-08-20T17:56:00Z"/>
                <w:rFonts w:cs="Arial"/>
              </w:rPr>
            </w:pPr>
            <w:del w:id="1957" w:author="OLIVARES MARTINEZ FERNANDO JESUS" w:date="2026-08-20T17:56:00Z">
              <w:r w:rsidDel="00C95CFC">
                <w:rPr>
                  <w:rFonts w:cs="Arial"/>
                </w:rPr>
                <w:delText>9.2</w:delText>
              </w:r>
              <w:bookmarkStart w:id="1958" w:name="_Toc238141137"/>
              <w:bookmarkEnd w:id="1958"/>
            </w:del>
          </w:p>
        </w:tc>
        <w:tc>
          <w:tcPr>
            <w:tcW w:w="5731" w:type="dxa"/>
          </w:tcPr>
          <w:p w14:paraId="79294015" w14:textId="204ED975" w:rsidR="00C42FE5" w:rsidDel="00C95CFC" w:rsidRDefault="00C42FE5" w:rsidP="00C42FE5">
            <w:pPr>
              <w:spacing w:after="0" w:line="240" w:lineRule="auto"/>
              <w:rPr>
                <w:del w:id="1959" w:author="OLIVARES MARTINEZ FERNANDO JESUS" w:date="2026-08-20T17:56:00Z"/>
              </w:rPr>
            </w:pPr>
            <w:del w:id="1960" w:author="OLIVARES MARTINEZ FERNANDO JESUS" w:date="2026-08-20T17:56:00Z">
              <w:r w:rsidDel="00C95CFC">
                <w:delText>El orden seleccionado es ASC. Los registros se muestran ordenados por el campo seleccionado en orden Alfabético ASC</w:delText>
              </w:r>
              <w:bookmarkStart w:id="1961" w:name="_Toc238141138"/>
              <w:bookmarkEnd w:id="1961"/>
            </w:del>
          </w:p>
        </w:tc>
        <w:bookmarkStart w:id="1962" w:name="_Toc238141139"/>
        <w:bookmarkEnd w:id="1962"/>
      </w:tr>
      <w:tr w:rsidR="00C42FE5" w:rsidRPr="00381C0B" w:rsidDel="00C95CFC" w14:paraId="06855107" w14:textId="4A19FF2B" w:rsidTr="00BD21F0">
        <w:trPr>
          <w:del w:id="1963" w:author="OLIVARES MARTINEZ FERNANDO JESUS" w:date="2026-08-20T17:56:00Z"/>
        </w:trPr>
        <w:tc>
          <w:tcPr>
            <w:tcW w:w="2273" w:type="dxa"/>
            <w:vMerge/>
            <w:shd w:val="clear" w:color="auto" w:fill="DEEAF6" w:themeFill="accent1" w:themeFillTint="33"/>
          </w:tcPr>
          <w:p w14:paraId="32369D44" w14:textId="6E15B2F4" w:rsidR="00C42FE5" w:rsidRPr="00381C0B" w:rsidDel="00C95CFC" w:rsidRDefault="00C42FE5" w:rsidP="00C42FE5">
            <w:pPr>
              <w:spacing w:after="0" w:line="240" w:lineRule="auto"/>
              <w:rPr>
                <w:del w:id="1964" w:author="OLIVARES MARTINEZ FERNANDO JESUS" w:date="2026-08-20T17:56:00Z"/>
                <w:rFonts w:cs="Arial"/>
              </w:rPr>
            </w:pPr>
          </w:p>
        </w:tc>
        <w:tc>
          <w:tcPr>
            <w:tcW w:w="638" w:type="dxa"/>
          </w:tcPr>
          <w:p w14:paraId="743BFFC2" w14:textId="199C7B3C" w:rsidR="00C42FE5" w:rsidDel="00C95CFC" w:rsidRDefault="00C42FE5" w:rsidP="00C42FE5">
            <w:pPr>
              <w:spacing w:after="0" w:line="240" w:lineRule="auto"/>
              <w:rPr>
                <w:del w:id="1965" w:author="OLIVARES MARTINEZ FERNANDO JESUS" w:date="2026-08-20T17:56:00Z"/>
                <w:rFonts w:cs="Arial"/>
              </w:rPr>
            </w:pPr>
            <w:del w:id="1966" w:author="OLIVARES MARTINEZ FERNANDO JESUS" w:date="2026-08-20T17:56:00Z">
              <w:r w:rsidDel="00C95CFC">
                <w:rPr>
                  <w:rFonts w:cs="Arial"/>
                </w:rPr>
                <w:delText>9.3</w:delText>
              </w:r>
              <w:bookmarkStart w:id="1967" w:name="_Toc238141140"/>
              <w:bookmarkEnd w:id="1967"/>
            </w:del>
          </w:p>
        </w:tc>
        <w:tc>
          <w:tcPr>
            <w:tcW w:w="5731" w:type="dxa"/>
          </w:tcPr>
          <w:p w14:paraId="3CCFAF4F" w14:textId="140976A9" w:rsidR="00C42FE5" w:rsidDel="00C95CFC" w:rsidRDefault="00C42FE5" w:rsidP="00C42FE5">
            <w:pPr>
              <w:spacing w:after="0" w:line="240" w:lineRule="auto"/>
              <w:rPr>
                <w:del w:id="1968" w:author="OLIVARES MARTINEZ FERNANDO JESUS" w:date="2026-08-20T17:56:00Z"/>
              </w:rPr>
            </w:pPr>
            <w:del w:id="1969" w:author="OLIVARES MARTINEZ FERNANDO JESUS" w:date="2026-08-20T17:56:00Z">
              <w:r w:rsidDel="00C95CFC">
                <w:delText>El orden seleccionado es Default. Los registros se muestran ordenados por el campo seleccionado en orden Alfabético Default. Como presentan en la carga inicial de datos</w:delText>
              </w:r>
              <w:bookmarkStart w:id="1970" w:name="_Toc238141141"/>
              <w:bookmarkEnd w:id="1970"/>
            </w:del>
          </w:p>
        </w:tc>
        <w:bookmarkStart w:id="1971" w:name="_Toc238141142"/>
        <w:bookmarkEnd w:id="1971"/>
      </w:tr>
      <w:tr w:rsidR="006B1ACA" w:rsidRPr="00381C0B" w:rsidDel="00C95CFC" w14:paraId="21A2C934" w14:textId="7FFB2CFB" w:rsidTr="00BD21F0">
        <w:trPr>
          <w:del w:id="1972" w:author="OLIVARES MARTINEZ FERNANDO JESUS" w:date="2026-08-20T17:56:00Z"/>
        </w:trPr>
        <w:tc>
          <w:tcPr>
            <w:tcW w:w="2273" w:type="dxa"/>
            <w:vMerge/>
            <w:shd w:val="clear" w:color="auto" w:fill="DEEAF6" w:themeFill="accent1" w:themeFillTint="33"/>
          </w:tcPr>
          <w:p w14:paraId="67838208" w14:textId="625F034A" w:rsidR="006B1ACA" w:rsidRPr="00381C0B" w:rsidDel="00C95CFC" w:rsidRDefault="006B1ACA" w:rsidP="00806C4F">
            <w:pPr>
              <w:spacing w:after="0" w:line="240" w:lineRule="auto"/>
              <w:rPr>
                <w:del w:id="1973" w:author="OLIVARES MARTINEZ FERNANDO JESUS" w:date="2026-08-20T17:56:00Z"/>
                <w:rFonts w:cs="Arial"/>
              </w:rPr>
            </w:pPr>
          </w:p>
        </w:tc>
        <w:tc>
          <w:tcPr>
            <w:tcW w:w="638" w:type="dxa"/>
          </w:tcPr>
          <w:p w14:paraId="3B204CAA" w14:textId="20EBE321" w:rsidR="006B1ACA" w:rsidDel="00C95CFC" w:rsidRDefault="006B1ACA" w:rsidP="00806C4F">
            <w:pPr>
              <w:spacing w:after="0" w:line="240" w:lineRule="auto"/>
              <w:rPr>
                <w:del w:id="1974" w:author="OLIVARES MARTINEZ FERNANDO JESUS" w:date="2026-08-20T17:56:00Z"/>
                <w:rFonts w:cs="Arial"/>
              </w:rPr>
            </w:pPr>
            <w:del w:id="1975" w:author="OLIVARES MARTINEZ FERNANDO JESUS" w:date="2026-08-17T11:33:00Z">
              <w:r w:rsidDel="00C42FE5">
                <w:rPr>
                  <w:rFonts w:cs="Arial"/>
                </w:rPr>
                <w:delText>9</w:delText>
              </w:r>
            </w:del>
            <w:bookmarkStart w:id="1976" w:name="_Toc238141143"/>
            <w:bookmarkEnd w:id="1976"/>
          </w:p>
        </w:tc>
        <w:tc>
          <w:tcPr>
            <w:tcW w:w="5731" w:type="dxa"/>
          </w:tcPr>
          <w:p w14:paraId="6129F4D7" w14:textId="3DE47221" w:rsidR="006B1ACA" w:rsidDel="00C95CFC" w:rsidRDefault="006B1ACA" w:rsidP="00806C4F">
            <w:pPr>
              <w:spacing w:after="0" w:line="240" w:lineRule="auto"/>
              <w:rPr>
                <w:del w:id="1977" w:author="OLIVARES MARTINEZ FERNANDO JESUS" w:date="2026-08-20T17:56:00Z"/>
                <w:rFonts w:cs="Arial"/>
              </w:rPr>
            </w:pPr>
            <w:del w:id="1978" w:author="OLIVARES MARTINEZ FERNANDO JESUS" w:date="2026-08-20T17:56:00Z">
              <w:r w:rsidDel="00C95CFC">
                <w:delText>Fin exitoso del caso de uso</w:delText>
              </w:r>
              <w:bookmarkStart w:id="1979" w:name="_Toc238141144"/>
              <w:bookmarkEnd w:id="1979"/>
            </w:del>
          </w:p>
        </w:tc>
        <w:bookmarkStart w:id="1980" w:name="_Toc238141145"/>
        <w:bookmarkEnd w:id="1980"/>
      </w:tr>
      <w:tr w:rsidR="006B1ACA" w:rsidRPr="00381C0B" w:rsidDel="00C95CFC" w14:paraId="3A925D97" w14:textId="1B8667D9" w:rsidTr="00BD21F0">
        <w:trPr>
          <w:del w:id="1981" w:author="OLIVARES MARTINEZ FERNANDO JESUS" w:date="2026-08-20T17:56:00Z"/>
        </w:trPr>
        <w:tc>
          <w:tcPr>
            <w:tcW w:w="2273" w:type="dxa"/>
            <w:shd w:val="clear" w:color="auto" w:fill="DEEAF6" w:themeFill="accent1" w:themeFillTint="33"/>
          </w:tcPr>
          <w:p w14:paraId="7D0D9559" w14:textId="4186853B" w:rsidR="006B1ACA" w:rsidRPr="00381C0B" w:rsidDel="00C95CFC" w:rsidRDefault="006B1ACA" w:rsidP="00806C4F">
            <w:pPr>
              <w:spacing w:after="0" w:line="240" w:lineRule="auto"/>
              <w:rPr>
                <w:del w:id="1982" w:author="OLIVARES MARTINEZ FERNANDO JESUS" w:date="2026-08-20T17:56:00Z"/>
                <w:rFonts w:cs="Arial"/>
              </w:rPr>
            </w:pPr>
            <w:del w:id="1983" w:author="OLIVARES MARTINEZ FERNANDO JESUS" w:date="2026-08-20T17:56:00Z">
              <w:r w:rsidRPr="00381C0B" w:rsidDel="00C95CFC">
                <w:rPr>
                  <w:rFonts w:cs="Arial"/>
                </w:rPr>
                <w:delText>PostCondición</w:delText>
              </w:r>
              <w:bookmarkStart w:id="1984" w:name="_Toc238141146"/>
              <w:bookmarkEnd w:id="1984"/>
            </w:del>
          </w:p>
        </w:tc>
        <w:tc>
          <w:tcPr>
            <w:tcW w:w="6369" w:type="dxa"/>
            <w:gridSpan w:val="2"/>
          </w:tcPr>
          <w:p w14:paraId="0D275FC9" w14:textId="2F8EFCD6" w:rsidR="006B1ACA" w:rsidRPr="00381C0B" w:rsidDel="00C95CFC" w:rsidRDefault="006B1ACA" w:rsidP="00806C4F">
            <w:pPr>
              <w:spacing w:after="0" w:line="240" w:lineRule="auto"/>
              <w:rPr>
                <w:del w:id="1985" w:author="OLIVARES MARTINEZ FERNANDO JESUS" w:date="2026-08-20T17:56:00Z"/>
                <w:rFonts w:cs="Arial"/>
              </w:rPr>
            </w:pPr>
            <w:del w:id="1986" w:author="OLIVARES MARTINEZ FERNANDO JESUS" w:date="2026-08-20T17:56:00Z">
              <w:r w:rsidRPr="00D85F39" w:rsidDel="00C95CFC">
                <w:rPr>
                  <w:rFonts w:cs="Arial"/>
                </w:rPr>
                <w:delText xml:space="preserve">Los </w:delText>
              </w:r>
              <w:r w:rsidDel="00C95CFC">
                <w:rPr>
                  <w:rFonts w:cs="Arial"/>
                </w:rPr>
                <w:delText>registros de la tabla maestra</w:delText>
              </w:r>
              <w:r w:rsidRPr="00D85F39" w:rsidDel="00C95CFC">
                <w:rPr>
                  <w:rFonts w:cs="Arial"/>
                </w:rPr>
                <w:delText xml:space="preserve"> se muestran </w:delText>
              </w:r>
              <w:r w:rsidDel="00C95CFC">
                <w:rPr>
                  <w:rFonts w:cs="Arial"/>
                </w:rPr>
                <w:delText xml:space="preserve">paginados </w:delText>
              </w:r>
              <w:r w:rsidRPr="00D85F39" w:rsidDel="00C95CFC">
                <w:rPr>
                  <w:rFonts w:cs="Arial"/>
                </w:rPr>
                <w:delText>correctamente</w:delText>
              </w:r>
              <w:r w:rsidDel="00C95CFC">
                <w:rPr>
                  <w:rFonts w:cs="Arial"/>
                </w:rPr>
                <w:delText xml:space="preserve"> o se informan los problemas al usuario.</w:delText>
              </w:r>
              <w:bookmarkStart w:id="1987" w:name="_Toc238141147"/>
              <w:bookmarkEnd w:id="1987"/>
            </w:del>
          </w:p>
        </w:tc>
        <w:bookmarkStart w:id="1988" w:name="_Toc238141148"/>
        <w:bookmarkEnd w:id="1988"/>
      </w:tr>
      <w:tr w:rsidR="006B1ACA" w:rsidRPr="00381C0B" w:rsidDel="00C95CFC" w14:paraId="1DB2F4FB" w14:textId="786836DA" w:rsidTr="00BD21F0">
        <w:trPr>
          <w:del w:id="1989" w:author="OLIVARES MARTINEZ FERNANDO JESUS" w:date="2026-08-20T17:56:00Z"/>
        </w:trPr>
        <w:tc>
          <w:tcPr>
            <w:tcW w:w="2273" w:type="dxa"/>
            <w:shd w:val="clear" w:color="auto" w:fill="DEEAF6" w:themeFill="accent1" w:themeFillTint="33"/>
          </w:tcPr>
          <w:p w14:paraId="1C1D2CD8" w14:textId="641994D2" w:rsidR="006B1ACA" w:rsidRPr="00381C0B" w:rsidDel="00C95CFC" w:rsidRDefault="006B1ACA" w:rsidP="00806C4F">
            <w:pPr>
              <w:spacing w:after="0" w:line="240" w:lineRule="auto"/>
              <w:rPr>
                <w:del w:id="1990" w:author="OLIVARES MARTINEZ FERNANDO JESUS" w:date="2026-08-20T17:56:00Z"/>
                <w:rFonts w:cs="Arial"/>
              </w:rPr>
            </w:pPr>
            <w:del w:id="1991" w:author="OLIVARES MARTINEZ FERNANDO JESUS" w:date="2026-08-20T17:56:00Z">
              <w:r w:rsidRPr="00381C0B" w:rsidDel="00C95CFC">
                <w:rPr>
                  <w:rFonts w:cs="Arial"/>
                </w:rPr>
                <w:delText>Comentarios</w:delText>
              </w:r>
              <w:bookmarkStart w:id="1992" w:name="_Toc238141149"/>
              <w:bookmarkEnd w:id="1992"/>
            </w:del>
          </w:p>
        </w:tc>
        <w:tc>
          <w:tcPr>
            <w:tcW w:w="6369" w:type="dxa"/>
            <w:gridSpan w:val="2"/>
          </w:tcPr>
          <w:p w14:paraId="264E1CC8" w14:textId="446F2EEE" w:rsidR="006B1ACA" w:rsidRPr="00381C0B" w:rsidDel="00C95CFC" w:rsidRDefault="006B1ACA" w:rsidP="00806C4F">
            <w:pPr>
              <w:spacing w:after="0" w:line="240" w:lineRule="auto"/>
              <w:contextualSpacing/>
              <w:rPr>
                <w:del w:id="1993" w:author="OLIVARES MARTINEZ FERNANDO JESUS" w:date="2026-08-20T17:56:00Z"/>
                <w:rFonts w:cs="Arial"/>
                <w:color w:val="FF0000"/>
              </w:rPr>
            </w:pPr>
            <w:bookmarkStart w:id="1994" w:name="_Toc238141150"/>
            <w:bookmarkEnd w:id="1994"/>
          </w:p>
        </w:tc>
        <w:bookmarkStart w:id="1995" w:name="_Toc238141151"/>
        <w:bookmarkEnd w:id="1995"/>
      </w:tr>
      <w:tr w:rsidR="006B1ACA" w:rsidRPr="00294768" w:rsidDel="00C95CFC" w14:paraId="5550A27A" w14:textId="1EDA896A" w:rsidTr="00BD21F0">
        <w:trPr>
          <w:del w:id="1996" w:author="OLIVARES MARTINEZ FERNANDO JESUS" w:date="2026-08-20T17:56:00Z"/>
        </w:trPr>
        <w:tc>
          <w:tcPr>
            <w:tcW w:w="2273" w:type="dxa"/>
            <w:shd w:val="clear" w:color="auto" w:fill="DEEAF6" w:themeFill="accent1" w:themeFillTint="33"/>
          </w:tcPr>
          <w:p w14:paraId="756D103B" w14:textId="0281255D" w:rsidR="006B1ACA" w:rsidRPr="00381C0B" w:rsidDel="00C95CFC" w:rsidRDefault="006B1ACA" w:rsidP="00806C4F">
            <w:pPr>
              <w:spacing w:after="0" w:line="240" w:lineRule="auto"/>
              <w:rPr>
                <w:del w:id="1997" w:author="OLIVARES MARTINEZ FERNANDO JESUS" w:date="2026-08-20T17:56:00Z"/>
                <w:rFonts w:cs="Arial"/>
              </w:rPr>
            </w:pPr>
            <w:del w:id="1998" w:author="OLIVARES MARTINEZ FERNANDO JESUS" w:date="2026-08-20T17:56:00Z">
              <w:r w:rsidDel="00C95CFC">
                <w:rPr>
                  <w:rFonts w:cs="Arial"/>
                </w:rPr>
                <w:delText>Procesos</w:delText>
              </w:r>
              <w:bookmarkStart w:id="1999" w:name="_Toc238141152"/>
              <w:bookmarkEnd w:id="1999"/>
            </w:del>
          </w:p>
        </w:tc>
        <w:tc>
          <w:tcPr>
            <w:tcW w:w="6369" w:type="dxa"/>
            <w:gridSpan w:val="2"/>
          </w:tcPr>
          <w:p w14:paraId="74149979" w14:textId="3D130CB0" w:rsidR="006B1ACA" w:rsidRPr="0065682A" w:rsidDel="00C95CFC" w:rsidRDefault="006B1ACA" w:rsidP="00806C4F">
            <w:pPr>
              <w:spacing w:after="0" w:line="240" w:lineRule="auto"/>
              <w:contextualSpacing/>
              <w:rPr>
                <w:del w:id="2000" w:author="OLIVARES MARTINEZ FERNANDO JESUS" w:date="2026-08-20T17:56:00Z"/>
                <w:lang w:val="en-US"/>
              </w:rPr>
            </w:pPr>
            <w:del w:id="2001" w:author="OLIVARES MARTINEZ FERNANDO JESUS" w:date="2026-08-20T17:56:00Z">
              <w:r w:rsidRPr="0002160A" w:rsidDel="00C95CFC">
                <w:rPr>
                  <w:lang w:val="en-US"/>
                </w:rPr>
                <w:delText>SIA_PRGESDAT</w:delText>
              </w:r>
            </w:del>
            <w:del w:id="2002" w:author="OLIVARES MARTINEZ FERNANDO JESUS" w:date="2026-08-17T12:04:00Z">
              <w:r w:rsidRPr="0002160A" w:rsidDel="00EA136F">
                <w:rPr>
                  <w:lang w:val="en-US"/>
                </w:rPr>
                <w:delText>VOZ</w:delText>
              </w:r>
            </w:del>
            <w:del w:id="2003" w:author="OLIVARES MARTINEZ FERNANDO JESUS" w:date="2026-08-20T17:56:00Z">
              <w:r w:rsidRPr="0002160A" w:rsidDel="00C95CFC">
                <w:rPr>
                  <w:lang w:val="en-US"/>
                </w:rPr>
                <w:delText xml:space="preserve">01 </w:delText>
              </w:r>
            </w:del>
            <w:del w:id="2004" w:author="OLIVARES MARTINEZ FERNANDO JESUS" w:date="2026-08-17T12:04:00Z">
              <w:r w:rsidRPr="0002160A" w:rsidDel="00EA136F">
                <w:rPr>
                  <w:lang w:val="en-US"/>
                </w:rPr>
                <w:delText>-</w:delText>
              </w:r>
            </w:del>
            <w:del w:id="2005" w:author="OLIVARES MARTINEZ FERNANDO JESUS" w:date="2026-08-20T17:56:00Z">
              <w:r w:rsidRPr="0002160A" w:rsidDel="00C95CFC">
                <w:rPr>
                  <w:lang w:val="en-US"/>
                </w:rPr>
                <w:delText xml:space="preserve"> Consultar</w:delText>
              </w:r>
            </w:del>
            <w:del w:id="2006" w:author="OLIVARES MARTINEZ FERNANDO JESUS" w:date="2026-08-17T12:04:00Z">
              <w:r w:rsidRPr="0002160A" w:rsidDel="00EA136F">
                <w:rPr>
                  <w:lang w:val="en-US"/>
                </w:rPr>
                <w:delText xml:space="preserve"> Voces</w:delText>
              </w:r>
            </w:del>
            <w:bookmarkStart w:id="2007" w:name="_Toc238141153"/>
            <w:bookmarkEnd w:id="2007"/>
          </w:p>
        </w:tc>
        <w:bookmarkStart w:id="2008" w:name="_Toc238141154"/>
        <w:bookmarkEnd w:id="2008"/>
      </w:tr>
      <w:tr w:rsidR="006B1ACA" w:rsidRPr="00381C0B" w:rsidDel="00C95CFC" w14:paraId="52A3C954" w14:textId="3AC8BB9F" w:rsidTr="00BD21F0">
        <w:trPr>
          <w:del w:id="2009" w:author="OLIVARES MARTINEZ FERNANDO JESUS" w:date="2026-08-20T17:56:00Z"/>
        </w:trPr>
        <w:tc>
          <w:tcPr>
            <w:tcW w:w="2273" w:type="dxa"/>
            <w:shd w:val="clear" w:color="auto" w:fill="DEEAF6" w:themeFill="accent1" w:themeFillTint="33"/>
          </w:tcPr>
          <w:p w14:paraId="11761557" w14:textId="7F1ED128" w:rsidR="006B1ACA" w:rsidDel="00C95CFC" w:rsidRDefault="006B1ACA" w:rsidP="00806C4F">
            <w:pPr>
              <w:spacing w:after="0" w:line="240" w:lineRule="auto"/>
              <w:rPr>
                <w:del w:id="2010" w:author="OLIVARES MARTINEZ FERNANDO JESUS" w:date="2026-08-20T17:56:00Z"/>
                <w:rFonts w:cs="Arial"/>
              </w:rPr>
            </w:pPr>
            <w:del w:id="2011" w:author="OLIVARES MARTINEZ FERNANDO JESUS" w:date="2026-08-20T17:56:00Z">
              <w:r w:rsidDel="00C95CFC">
                <w:rPr>
                  <w:rFonts w:cs="Arial"/>
                </w:rPr>
                <w:delText>Interfaces</w:delText>
              </w:r>
              <w:bookmarkStart w:id="2012" w:name="_Toc238141155"/>
              <w:bookmarkEnd w:id="2012"/>
            </w:del>
          </w:p>
        </w:tc>
        <w:tc>
          <w:tcPr>
            <w:tcW w:w="6369" w:type="dxa"/>
            <w:gridSpan w:val="2"/>
          </w:tcPr>
          <w:p w14:paraId="7A1D571C" w14:textId="4726E916" w:rsidR="006B1ACA" w:rsidDel="00C95CFC" w:rsidRDefault="006B1ACA" w:rsidP="00806C4F">
            <w:pPr>
              <w:spacing w:after="0" w:line="240" w:lineRule="auto"/>
              <w:contextualSpacing/>
              <w:rPr>
                <w:del w:id="2013" w:author="OLIVARES MARTINEZ FERNANDO JESUS" w:date="2026-08-20T17:56:00Z"/>
                <w:rStyle w:val="Hipervnculo"/>
                <w:rFonts w:cs="Arial"/>
              </w:rPr>
            </w:pPr>
            <w:del w:id="2014" w:author="OLIVARES MARTINEZ FERNANDO JESUS" w:date="2026-08-20T17:56:00Z">
              <w:r w:rsidRPr="00470E3A" w:rsidDel="00C95CFC">
                <w:rPr>
                  <w:rStyle w:val="Hipervnculo"/>
                  <w:rFonts w:cs="Arial"/>
                </w:rPr>
                <w:delText>SIABOD.epgz</w:delText>
              </w:r>
              <w:r w:rsidDel="00C95CFC">
                <w:rPr>
                  <w:rStyle w:val="Hipervnculo"/>
                  <w:rFonts w:cs="Arial"/>
                </w:rPr>
                <w:delText xml:space="preserve"> </w:delText>
              </w:r>
              <w:r w:rsidDel="00C95CFC">
                <w:rPr>
                  <w:rStyle w:val="Hipervnculo"/>
                </w:rPr>
                <w:delText>[Voz]</w:delText>
              </w:r>
              <w:bookmarkStart w:id="2015" w:name="_Toc238141156"/>
              <w:bookmarkEnd w:id="2015"/>
            </w:del>
          </w:p>
        </w:tc>
        <w:bookmarkStart w:id="2016" w:name="_Toc238141157"/>
        <w:bookmarkEnd w:id="2016"/>
      </w:tr>
    </w:tbl>
    <w:p w14:paraId="706F749A" w14:textId="41D2994E" w:rsidR="006B1ACA" w:rsidDel="00C95CFC" w:rsidRDefault="006B1ACA" w:rsidP="006B1ACA">
      <w:pPr>
        <w:rPr>
          <w:del w:id="2017" w:author="OLIVARES MARTINEZ FERNANDO JESUS" w:date="2026-08-20T17:56:00Z"/>
        </w:rPr>
      </w:pPr>
      <w:bookmarkStart w:id="2018" w:name="_Toc238141158"/>
      <w:bookmarkEnd w:id="2018"/>
    </w:p>
    <w:p w14:paraId="39E0FCBE" w14:textId="131C1193" w:rsidR="006B1ACA" w:rsidDel="00C95CFC" w:rsidRDefault="006B1ACA" w:rsidP="00ED2C78">
      <w:pPr>
        <w:rPr>
          <w:del w:id="2019" w:author="OLIVARES MARTINEZ FERNANDO JESUS" w:date="2026-08-20T17:56:00Z"/>
        </w:rPr>
      </w:pPr>
      <w:bookmarkStart w:id="2020" w:name="_Toc238141159"/>
      <w:bookmarkEnd w:id="2020"/>
    </w:p>
    <w:p w14:paraId="0421A193" w14:textId="77777777" w:rsidR="00016E7A" w:rsidRDefault="00016E7A" w:rsidP="00016E7A">
      <w:pPr>
        <w:pStyle w:val="Ttulo2"/>
        <w:numPr>
          <w:ilvl w:val="1"/>
          <w:numId w:val="1"/>
        </w:numPr>
      </w:pPr>
      <w:bookmarkStart w:id="2021" w:name="_Toc163548535"/>
      <w:bookmarkStart w:id="2022" w:name="_Toc166582615"/>
      <w:bookmarkStart w:id="2023" w:name="_Toc238141160"/>
      <w:r>
        <w:t>Procesos de negocio</w:t>
      </w:r>
      <w:bookmarkEnd w:id="2021"/>
      <w:bookmarkEnd w:id="2022"/>
      <w:bookmarkEnd w:id="2023"/>
    </w:p>
    <w:p w14:paraId="194026A6" w14:textId="15806789" w:rsidR="00016E7A" w:rsidRDefault="00016E7A" w:rsidP="00016E7A">
      <w:r>
        <w:t xml:space="preserve">En este evolutivo </w:t>
      </w:r>
      <w:r w:rsidR="003412E2">
        <w:t xml:space="preserve">se realizan los siguientes </w:t>
      </w:r>
      <w:r>
        <w:t>procesos de negocio:</w:t>
      </w:r>
    </w:p>
    <w:p w14:paraId="76C4B352" w14:textId="2EA5874E" w:rsidR="00C95CFC" w:rsidRDefault="00C95CFC" w:rsidP="00C95CFC">
      <w:pPr>
        <w:pStyle w:val="Ttulo2"/>
        <w:numPr>
          <w:ilvl w:val="2"/>
          <w:numId w:val="1"/>
        </w:numPr>
        <w:rPr>
          <w:ins w:id="2024" w:author="OLIVARES MARTINEZ FERNANDO JESUS" w:date="2026-08-20T17:58:00Z"/>
        </w:rPr>
      </w:pPr>
      <w:bookmarkStart w:id="2025" w:name="_Toc229128611"/>
      <w:bookmarkStart w:id="2026" w:name="_Toc238141161"/>
      <w:ins w:id="2027" w:author="OLIVARES MARTINEZ FERNANDO JESUS" w:date="2026-08-20T17:58:00Z">
        <w:r w:rsidRPr="00F14BA6">
          <w:t>SIA_</w:t>
        </w:r>
        <w:r>
          <w:t>PR</w:t>
        </w:r>
        <w:r w:rsidRPr="00F14BA6">
          <w:t>GESDAT</w:t>
        </w:r>
        <w:r>
          <w:t>EJE</w:t>
        </w:r>
        <w:r w:rsidRPr="00F14BA6">
          <w:t>01:</w:t>
        </w:r>
        <w:r>
          <w:t xml:space="preserve"> </w:t>
        </w:r>
        <w:proofErr w:type="spellStart"/>
        <w:r w:rsidRPr="003B37CD">
          <w:t>ConsultarRegistros</w:t>
        </w:r>
        <w:proofErr w:type="spellEnd"/>
        <w:r w:rsidRPr="003B37CD">
          <w:t xml:space="preserve"> &lt;&lt;Tabla Maestra&gt;&gt;</w:t>
        </w:r>
        <w:bookmarkEnd w:id="2025"/>
      </w:ins>
    </w:p>
    <w:p w14:paraId="732035DD" w14:textId="77777777" w:rsidR="00C95CFC" w:rsidRDefault="00C95CFC" w:rsidP="00C95CFC">
      <w:pPr>
        <w:rPr>
          <w:ins w:id="2028" w:author="OLIVARES MARTINEZ FERNANDO JESUS" w:date="2026-08-20T17:58:00Z"/>
        </w:rPr>
      </w:pPr>
      <w:ins w:id="2029" w:author="OLIVARES MARTINEZ FERNANDO JESUS" w:date="2026-08-20T17:58:00Z">
        <w:r>
          <w:t>En el siguiente esquema se describe el flujo de proceso que se debe implementar para el caso de uso:</w:t>
        </w:r>
      </w:ins>
    </w:p>
    <w:p w14:paraId="35BF60D6" w14:textId="4B83EAE0" w:rsidR="00C95CFC" w:rsidRDefault="00C95CFC" w:rsidP="00C95CFC">
      <w:pPr>
        <w:pStyle w:val="Prrafodelista"/>
        <w:numPr>
          <w:ilvl w:val="0"/>
          <w:numId w:val="41"/>
        </w:numPr>
        <w:rPr>
          <w:ins w:id="2030" w:author="OLIVARES MARTINEZ FERNANDO JESUS" w:date="2026-08-20T17:58:00Z"/>
        </w:rPr>
      </w:pPr>
      <w:ins w:id="2031" w:author="OLIVARES MARTINEZ FERNANDO JESUS" w:date="2026-08-20T17:58:00Z">
        <w:r w:rsidRPr="00A90069">
          <w:t>SIA_CUGES</w:t>
        </w:r>
        <w:r>
          <w:t>DATEJE</w:t>
        </w:r>
        <w:r w:rsidRPr="00A90069">
          <w:t xml:space="preserve">01: </w:t>
        </w:r>
        <w:proofErr w:type="spellStart"/>
        <w:r w:rsidRPr="00A90069">
          <w:t>ConsultarRegistros</w:t>
        </w:r>
        <w:proofErr w:type="spellEnd"/>
        <w:r w:rsidRPr="00A90069">
          <w:t xml:space="preserve"> &lt;&lt;</w:t>
        </w:r>
        <w:r>
          <w:t>Tabla Maestra</w:t>
        </w:r>
        <w:r w:rsidRPr="00A90069">
          <w:t>&gt;&gt;</w:t>
        </w:r>
      </w:ins>
    </w:p>
    <w:p w14:paraId="4D176228" w14:textId="59120736" w:rsidR="00016E7A" w:rsidDel="00C95CFC" w:rsidRDefault="00C95CFC" w:rsidP="00016E7A">
      <w:pPr>
        <w:pStyle w:val="Ttulo2"/>
        <w:numPr>
          <w:ilvl w:val="2"/>
          <w:numId w:val="1"/>
        </w:numPr>
        <w:rPr>
          <w:del w:id="2032" w:author="OLIVARES MARTINEZ FERNANDO JESUS" w:date="2026-08-20T17:58:00Z"/>
        </w:rPr>
      </w:pPr>
      <w:ins w:id="2033" w:author="OLIVARES MARTINEZ FERNANDO JESUS" w:date="2026-08-20T17:59:00Z">
        <w:r>
          <w:rPr>
            <w:noProof/>
          </w:rPr>
          <w:lastRenderedPageBreak/>
          <w:drawing>
            <wp:inline distT="0" distB="0" distL="0" distR="0" wp14:anchorId="23AB9735" wp14:editId="2402E494">
              <wp:extent cx="4098290" cy="78867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98290" cy="7886700"/>
                      </a:xfrm>
                      <a:prstGeom prst="rect">
                        <a:avLst/>
                      </a:prstGeom>
                    </pic:spPr>
                  </pic:pic>
                </a:graphicData>
              </a:graphic>
            </wp:inline>
          </w:drawing>
        </w:r>
      </w:ins>
      <w:commentRangeStart w:id="2034"/>
      <w:del w:id="2035" w:author="OLIVARES MARTINEZ FERNANDO JESUS" w:date="2026-08-20T17:58:00Z">
        <w:r w:rsidR="009D6A77" w:rsidRPr="009D6A77" w:rsidDel="00C95CFC">
          <w:delText>SIA_PRGESCNFPAR01 - Consultar</w:delText>
        </w:r>
      </w:del>
      <w:del w:id="2036" w:author="OLIVARES MARTINEZ FERNANDO JESUS" w:date="2026-08-17T11:55:00Z">
        <w:r w:rsidR="009D6A77" w:rsidRPr="009D6A77" w:rsidDel="00566244">
          <w:delText xml:space="preserve"> Parámetros</w:delText>
        </w:r>
        <w:commentRangeEnd w:id="2034"/>
        <w:r w:rsidR="00401E64" w:rsidDel="00566244">
          <w:rPr>
            <w:rStyle w:val="Refdecomentario"/>
            <w:rFonts w:asciiTheme="minorHAnsi" w:eastAsiaTheme="minorHAnsi" w:hAnsiTheme="minorHAnsi" w:cstheme="minorBidi"/>
            <w:color w:val="auto"/>
          </w:rPr>
          <w:commentReference w:id="2034"/>
        </w:r>
      </w:del>
      <w:bookmarkEnd w:id="2026"/>
    </w:p>
    <w:p w14:paraId="21130DD0" w14:textId="4CFC447B" w:rsidR="00E43A5D" w:rsidDel="00C95CFC" w:rsidRDefault="00E43A5D" w:rsidP="00E43A5D">
      <w:pPr>
        <w:rPr>
          <w:del w:id="2037" w:author="OLIVARES MARTINEZ FERNANDO JESUS" w:date="2026-08-20T17:58:00Z"/>
        </w:rPr>
      </w:pPr>
      <w:del w:id="2038" w:author="OLIVARES MARTINEZ FERNANDO JESUS" w:date="2026-08-20T17:58:00Z">
        <w:r w:rsidDel="00C95CFC">
          <w:delText>En el siguiente esquema se describe el flujo</w:delText>
        </w:r>
        <w:r w:rsidR="00316681" w:rsidDel="00C95CFC">
          <w:delText xml:space="preserve"> de proceso</w:delText>
        </w:r>
        <w:r w:rsidDel="00C95CFC">
          <w:delText xml:space="preserve"> que se debe implementar para el caso de uso:</w:delText>
        </w:r>
      </w:del>
    </w:p>
    <w:p w14:paraId="68403262" w14:textId="173C137F" w:rsidR="00E43A5D" w:rsidDel="00C95CFC" w:rsidRDefault="00E43A5D" w:rsidP="00E43A5D">
      <w:pPr>
        <w:pStyle w:val="Prrafodelista"/>
        <w:numPr>
          <w:ilvl w:val="0"/>
          <w:numId w:val="41"/>
        </w:numPr>
        <w:rPr>
          <w:del w:id="2039" w:author="OLIVARES MARTINEZ FERNANDO JESUS" w:date="2026-08-20T17:58:00Z"/>
        </w:rPr>
      </w:pPr>
      <w:del w:id="2040" w:author="OLIVARES MARTINEZ FERNANDO JESUS" w:date="2026-08-20T17:58:00Z">
        <w:r w:rsidRPr="00A90069" w:rsidDel="00C95CFC">
          <w:delText>SIA_CUGESCNF</w:delText>
        </w:r>
        <w:r w:rsidR="00533E41" w:rsidRPr="00A90069" w:rsidDel="00C95CFC">
          <w:delText>01: ConsultarRegistros</w:delText>
        </w:r>
        <w:r w:rsidRPr="00A90069" w:rsidDel="00C95CFC">
          <w:delText xml:space="preserve"> &lt;&lt;Par</w:delText>
        </w:r>
        <w:r w:rsidDel="00C95CFC">
          <w:delText>á</w:delText>
        </w:r>
        <w:r w:rsidRPr="00A90069" w:rsidDel="00C95CFC">
          <w:delText>metro&gt;&gt;</w:delText>
        </w:r>
      </w:del>
    </w:p>
    <w:p w14:paraId="76E6CFD2" w14:textId="43953F2C" w:rsidR="00016E7A" w:rsidRPr="00CD385F" w:rsidRDefault="00D661D7" w:rsidP="00016E7A">
      <w:pPr>
        <w:rPr>
          <w:u w:val="single"/>
        </w:rPr>
      </w:pPr>
      <w:commentRangeStart w:id="2041"/>
      <w:del w:id="2042" w:author="OLIVARES MARTINEZ FERNANDO JESUS" w:date="2026-08-17T11:48:00Z">
        <w:r w:rsidDel="00AA69F0">
          <w:rPr>
            <w:noProof/>
            <w:u w:val="single"/>
          </w:rPr>
          <w:drawing>
            <wp:inline distT="0" distB="0" distL="0" distR="0" wp14:anchorId="46FF757A" wp14:editId="4FA5416B">
              <wp:extent cx="5400675" cy="78867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675" cy="7886700"/>
                      </a:xfrm>
                      <a:prstGeom prst="rect">
                        <a:avLst/>
                      </a:prstGeom>
                      <a:noFill/>
                      <a:ln>
                        <a:noFill/>
                      </a:ln>
                    </pic:spPr>
                  </pic:pic>
                </a:graphicData>
              </a:graphic>
            </wp:inline>
          </w:drawing>
        </w:r>
      </w:del>
      <w:commentRangeEnd w:id="2041"/>
      <w:r w:rsidR="00401E64">
        <w:rPr>
          <w:rStyle w:val="Refdecomentario"/>
        </w:rPr>
        <w:commentReference w:id="2041"/>
      </w:r>
    </w:p>
    <w:p w14:paraId="0FBFA9B2" w14:textId="766C82A5" w:rsidR="00016E7A" w:rsidRDefault="00016E7A" w:rsidP="00016E7A"/>
    <w:bookmarkEnd w:id="535"/>
    <w:p w14:paraId="3747C9BC" w14:textId="36065A1B" w:rsidR="00316681" w:rsidRDefault="00316681" w:rsidP="00316681">
      <w:pPr>
        <w:rPr>
          <w:u w:val="single"/>
          <w:lang w:val="es-ES_tradnl"/>
        </w:rPr>
      </w:pPr>
      <w:r>
        <w:rPr>
          <w:b/>
          <w:u w:val="single"/>
          <w:lang w:val="es-ES_tradnl"/>
        </w:rPr>
        <w:lastRenderedPageBreak/>
        <w:t xml:space="preserve">Informar </w:t>
      </w:r>
      <w:r w:rsidR="00882E8E">
        <w:rPr>
          <w:b/>
          <w:u w:val="single"/>
          <w:lang w:val="es-ES_tradnl"/>
        </w:rPr>
        <w:t>filtros</w:t>
      </w:r>
      <w:r>
        <w:rPr>
          <w:b/>
          <w:u w:val="single"/>
          <w:lang w:val="es-ES_tradnl"/>
        </w:rPr>
        <w:t xml:space="preserve"> búsqueda </w:t>
      </w:r>
      <w:del w:id="2043" w:author="OLIVARES MARTINEZ FERNANDO JESUS" w:date="2026-08-25T12:22:00Z">
        <w:r w:rsidDel="002F0E72">
          <w:rPr>
            <w:b/>
            <w:u w:val="single"/>
            <w:lang w:val="es-ES_tradnl"/>
          </w:rPr>
          <w:delText>Parámetros</w:delText>
        </w:r>
      </w:del>
      <w:ins w:id="2044" w:author="OLIVARES MARTINEZ FERNANDO JESUS" w:date="2026-08-25T12:22:00Z">
        <w:r w:rsidR="002F0E72">
          <w:rPr>
            <w:b/>
            <w:u w:val="single"/>
            <w:lang w:val="es-ES_tradnl"/>
          </w:rPr>
          <w:t>Ejércitos</w:t>
        </w:r>
      </w:ins>
      <w:r w:rsidRPr="009C4BF0">
        <w:rPr>
          <w:u w:val="single"/>
          <w:lang w:val="es-ES_tradnl"/>
        </w:rPr>
        <w:t>:</w:t>
      </w:r>
    </w:p>
    <w:p w14:paraId="58130E5B" w14:textId="5BCDFA81" w:rsidR="00316681" w:rsidRDefault="00316681" w:rsidP="00316681">
      <w:r>
        <w:t xml:space="preserve">El sistema presenta un formulario de búsqueda de </w:t>
      </w:r>
      <w:del w:id="2045" w:author="OLIVARES MARTINEZ FERNANDO JESUS" w:date="2026-08-25T12:22:00Z">
        <w:r w:rsidDel="002F0E72">
          <w:delText xml:space="preserve">Parámetros </w:delText>
        </w:r>
      </w:del>
      <w:ins w:id="2046" w:author="OLIVARES MARTINEZ FERNANDO JESUS" w:date="2026-08-25T12:22:00Z">
        <w:r w:rsidR="002F0E72">
          <w:t xml:space="preserve">Ejércitos </w:t>
        </w:r>
      </w:ins>
      <w:r>
        <w:t xml:space="preserve">que permite obtener el listado de </w:t>
      </w:r>
      <w:ins w:id="2047" w:author="OLIVARES MARTINEZ FERNANDO JESUS" w:date="2026-08-25T12:22:00Z">
        <w:r w:rsidR="002F0E72">
          <w:t xml:space="preserve">Ejércitos </w:t>
        </w:r>
      </w:ins>
      <w:del w:id="2048" w:author="OLIVARES MARTINEZ FERNANDO JESUS" w:date="2026-08-25T12:22:00Z">
        <w:r w:rsidDel="002F0E72">
          <w:delText xml:space="preserve">Parámetros </w:delText>
        </w:r>
      </w:del>
      <w:r>
        <w:t>activos que cumplen los filtros de búsqueda informados.</w:t>
      </w:r>
    </w:p>
    <w:p w14:paraId="6E1AA9D3" w14:textId="77777777" w:rsidR="00316681" w:rsidRDefault="00316681" w:rsidP="00316681">
      <w:r w:rsidRPr="000A604D">
        <w:t>Opciones de búsqueda del formulario de búsqueda:</w:t>
      </w:r>
    </w:p>
    <w:tbl>
      <w:tblPr>
        <w:tblStyle w:val="Tablaconcuadrcula"/>
        <w:tblW w:w="0" w:type="auto"/>
        <w:tblLook w:val="04A0" w:firstRow="1" w:lastRow="0" w:firstColumn="1" w:lastColumn="0" w:noHBand="0" w:noVBand="1"/>
      </w:tblPr>
      <w:tblGrid>
        <w:gridCol w:w="1274"/>
        <w:gridCol w:w="3298"/>
        <w:gridCol w:w="3922"/>
      </w:tblGrid>
      <w:tr w:rsidR="002F0E72" w14:paraId="01223563" w14:textId="77777777" w:rsidTr="00CE021D">
        <w:tc>
          <w:tcPr>
            <w:tcW w:w="0" w:type="auto"/>
            <w:shd w:val="clear" w:color="auto" w:fill="1F4E79" w:themeFill="accent1" w:themeFillShade="80"/>
          </w:tcPr>
          <w:p w14:paraId="0FF1EBA8" w14:textId="77777777" w:rsidR="00316681" w:rsidRPr="00572FB3" w:rsidRDefault="00316681" w:rsidP="00CE021D">
            <w:pPr>
              <w:rPr>
                <w:b/>
                <w:color w:val="FFFFFF" w:themeColor="background1"/>
              </w:rPr>
            </w:pPr>
            <w:r w:rsidRPr="00572FB3">
              <w:rPr>
                <w:b/>
                <w:color w:val="FFFFFF" w:themeColor="background1"/>
              </w:rPr>
              <w:t>Campo Formulario</w:t>
            </w:r>
          </w:p>
        </w:tc>
        <w:tc>
          <w:tcPr>
            <w:tcW w:w="0" w:type="auto"/>
            <w:shd w:val="clear" w:color="auto" w:fill="1F4E79" w:themeFill="accent1" w:themeFillShade="80"/>
          </w:tcPr>
          <w:p w14:paraId="4EEA4401" w14:textId="77777777" w:rsidR="00316681" w:rsidRPr="00572FB3" w:rsidRDefault="00316681" w:rsidP="00CE021D">
            <w:pPr>
              <w:rPr>
                <w:b/>
                <w:color w:val="FFFFFF" w:themeColor="background1"/>
              </w:rPr>
            </w:pPr>
            <w:r w:rsidRPr="00572FB3">
              <w:rPr>
                <w:b/>
                <w:color w:val="FFFFFF" w:themeColor="background1"/>
              </w:rPr>
              <w:t>Descripción</w:t>
            </w:r>
          </w:p>
        </w:tc>
        <w:tc>
          <w:tcPr>
            <w:tcW w:w="0" w:type="auto"/>
            <w:shd w:val="clear" w:color="auto" w:fill="1F4E79" w:themeFill="accent1" w:themeFillShade="80"/>
          </w:tcPr>
          <w:p w14:paraId="0C3FA824" w14:textId="77777777" w:rsidR="00316681" w:rsidRPr="00572FB3" w:rsidRDefault="00316681" w:rsidP="00CE021D">
            <w:pPr>
              <w:rPr>
                <w:b/>
                <w:color w:val="FFFFFF" w:themeColor="background1"/>
              </w:rPr>
            </w:pPr>
            <w:r w:rsidRPr="00572FB3">
              <w:rPr>
                <w:b/>
                <w:color w:val="FFFFFF" w:themeColor="background1"/>
              </w:rPr>
              <w:t xml:space="preserve">Tabla </w:t>
            </w:r>
            <w:r>
              <w:rPr>
                <w:b/>
                <w:color w:val="FFFFFF" w:themeColor="background1"/>
              </w:rPr>
              <w:t>/Condición</w:t>
            </w:r>
          </w:p>
        </w:tc>
      </w:tr>
      <w:tr w:rsidR="002F0E72" w14:paraId="122FFF08" w14:textId="77777777" w:rsidTr="00CE021D">
        <w:trPr>
          <w:ins w:id="2049" w:author="OLIVARES MARTINEZ FERNANDO JESUS" w:date="2026-08-25T12:22:00Z"/>
        </w:trPr>
        <w:tc>
          <w:tcPr>
            <w:tcW w:w="0" w:type="auto"/>
          </w:tcPr>
          <w:p w14:paraId="39C82AB6" w14:textId="38292678" w:rsidR="002F0E72" w:rsidRDefault="002F0E72" w:rsidP="00CE021D">
            <w:pPr>
              <w:rPr>
                <w:ins w:id="2050" w:author="OLIVARES MARTINEZ FERNANDO JESUS" w:date="2026-08-25T12:22:00Z"/>
              </w:rPr>
            </w:pPr>
            <w:ins w:id="2051" w:author="OLIVARES MARTINEZ FERNANDO JESUS" w:date="2026-08-25T12:22:00Z">
              <w:r>
                <w:t>Identificador</w:t>
              </w:r>
            </w:ins>
          </w:p>
        </w:tc>
        <w:tc>
          <w:tcPr>
            <w:tcW w:w="0" w:type="auto"/>
          </w:tcPr>
          <w:p w14:paraId="4F1B65DA" w14:textId="49EFE642" w:rsidR="002F0E72" w:rsidRDefault="002F0E72" w:rsidP="00CE021D">
            <w:pPr>
              <w:rPr>
                <w:ins w:id="2052" w:author="OLIVARES MARTINEZ FERNANDO JESUS" w:date="2026-08-25T12:22:00Z"/>
                <w:lang w:val="es-ES_tradnl"/>
              </w:rPr>
            </w:pPr>
            <w:ins w:id="2053" w:author="OLIVARES MARTINEZ FERNANDO JESUS" w:date="2026-08-25T12:22:00Z">
              <w:r>
                <w:rPr>
                  <w:lang w:val="es-ES_tradnl"/>
                </w:rPr>
                <w:t>Identificador Numérico del Ejército</w:t>
              </w:r>
            </w:ins>
            <w:ins w:id="2054" w:author="OLIVARES MARTINEZ FERNANDO JESUS" w:date="2026-08-25T12:23:00Z">
              <w:r>
                <w:rPr>
                  <w:lang w:val="es-ES_tradnl"/>
                </w:rPr>
                <w:t xml:space="preserve"> (ID_EJERCITO_SIPERDEF)</w:t>
              </w:r>
            </w:ins>
          </w:p>
        </w:tc>
        <w:tc>
          <w:tcPr>
            <w:tcW w:w="0" w:type="auto"/>
          </w:tcPr>
          <w:p w14:paraId="691F3EF3" w14:textId="71D310D4" w:rsidR="002F0E72" w:rsidRDefault="002F0E72" w:rsidP="00CE021D">
            <w:pPr>
              <w:rPr>
                <w:ins w:id="2055" w:author="OLIVARES MARTINEZ FERNANDO JESUS" w:date="2026-08-25T12:22:00Z"/>
              </w:rPr>
            </w:pPr>
            <w:ins w:id="2056" w:author="OLIVARES MARTINEZ FERNANDO JESUS" w:date="2026-08-25T12:23:00Z">
              <w:r>
                <w:t>SIA_DAT_EJERCITO.</w:t>
              </w:r>
              <w:r>
                <w:rPr>
                  <w:lang w:val="es-ES_tradnl"/>
                </w:rPr>
                <w:t xml:space="preserve"> ID_EJERCITO_SIPERDEF</w:t>
              </w:r>
            </w:ins>
            <w:ins w:id="2057" w:author="OLIVARES MARTINEZ FERNANDO JESUS" w:date="2026-08-25T12:24:00Z">
              <w:r>
                <w:rPr>
                  <w:lang w:val="es-ES_tradnl"/>
                </w:rPr>
                <w:t xml:space="preserve"> = ‘Identificador’</w:t>
              </w:r>
            </w:ins>
          </w:p>
        </w:tc>
      </w:tr>
      <w:tr w:rsidR="002F0E72" w14:paraId="4E394BFB" w14:textId="77777777" w:rsidTr="00CE021D">
        <w:tc>
          <w:tcPr>
            <w:tcW w:w="0" w:type="auto"/>
          </w:tcPr>
          <w:p w14:paraId="1866D54F" w14:textId="77777777" w:rsidR="00316681" w:rsidRDefault="00316681" w:rsidP="00CE021D">
            <w:r>
              <w:t>Código</w:t>
            </w:r>
          </w:p>
        </w:tc>
        <w:tc>
          <w:tcPr>
            <w:tcW w:w="0" w:type="auto"/>
          </w:tcPr>
          <w:p w14:paraId="3C11EFF9" w14:textId="77777777" w:rsidR="00316681" w:rsidRDefault="00316681" w:rsidP="00CE021D">
            <w:pPr>
              <w:rPr>
                <w:lang w:val="es-ES_tradnl"/>
              </w:rPr>
            </w:pPr>
            <w:r>
              <w:rPr>
                <w:lang w:val="es-ES_tradnl"/>
              </w:rPr>
              <w:t>Input Text Alfanumérico</w:t>
            </w:r>
          </w:p>
          <w:p w14:paraId="172FF23F" w14:textId="4700A3F6" w:rsidR="00316681" w:rsidDel="002F0E72" w:rsidRDefault="00316681" w:rsidP="00CE021D">
            <w:pPr>
              <w:rPr>
                <w:del w:id="2058" w:author="OLIVARES MARTINEZ FERNANDO JESUS" w:date="2026-08-25T12:25:00Z"/>
              </w:rPr>
            </w:pPr>
            <w:del w:id="2059" w:author="OLIVARES MARTINEZ FERNANDO JESUS" w:date="2026-08-25T12:25:00Z">
              <w:r w:rsidDel="002F0E72">
                <w:delText>Autocomplete</w:delText>
              </w:r>
            </w:del>
          </w:p>
          <w:p w14:paraId="256D2152" w14:textId="5045CE9D" w:rsidR="00316681" w:rsidRDefault="00316681" w:rsidP="00CE021D">
            <w:r>
              <w:rPr>
                <w:rFonts w:cs="Arial"/>
              </w:rPr>
              <w:t>Campo de texto libre</w:t>
            </w:r>
            <w:r w:rsidRPr="00A274D9">
              <w:rPr>
                <w:rFonts w:cs="Arial"/>
              </w:rPr>
              <w:t xml:space="preserve"> con búsqueda del código de los </w:t>
            </w:r>
            <w:del w:id="2060" w:author="OLIVARES MARTINEZ FERNANDO JESUS" w:date="2026-08-25T12:27:00Z">
              <w:r w:rsidR="00882E8E" w:rsidDel="002F0E72">
                <w:rPr>
                  <w:rFonts w:cs="Arial"/>
                </w:rPr>
                <w:delText>parámetros</w:delText>
              </w:r>
              <w:r w:rsidDel="002F0E72">
                <w:rPr>
                  <w:rFonts w:cs="Arial"/>
                </w:rPr>
                <w:delText xml:space="preserve"> </w:delText>
              </w:r>
            </w:del>
            <w:ins w:id="2061" w:author="OLIVARES MARTINEZ FERNANDO JESUS" w:date="2026-08-25T12:27:00Z">
              <w:r w:rsidR="002F0E72">
                <w:rPr>
                  <w:rFonts w:cs="Arial"/>
                </w:rPr>
                <w:t xml:space="preserve">ejércitos </w:t>
              </w:r>
            </w:ins>
            <w:r>
              <w:rPr>
                <w:rFonts w:cs="Arial"/>
              </w:rPr>
              <w:t>activos en el sistema.</w:t>
            </w:r>
          </w:p>
        </w:tc>
        <w:tc>
          <w:tcPr>
            <w:tcW w:w="0" w:type="auto"/>
          </w:tcPr>
          <w:p w14:paraId="66A416BC" w14:textId="4BB21D54" w:rsidR="00316681" w:rsidRDefault="008E3754" w:rsidP="00CE021D">
            <w:r>
              <w:t>SIA_</w:t>
            </w:r>
            <w:del w:id="2062" w:author="OLIVARES MARTINEZ FERNANDO JESUS" w:date="2026-08-25T12:25:00Z">
              <w:r w:rsidDel="002F0E72">
                <w:delText>CNF_PARAMETRO</w:delText>
              </w:r>
            </w:del>
            <w:ins w:id="2063" w:author="OLIVARES MARTINEZ FERNANDO JESUS" w:date="2026-08-25T12:25:00Z">
              <w:r w:rsidR="002F0E72">
                <w:t>DAT_EJERCITO</w:t>
              </w:r>
            </w:ins>
            <w:ins w:id="2064" w:author="OLIVARES MARTINEZ FERNANDO JESUS" w:date="2026-08-25T12:26:00Z">
              <w:r w:rsidR="002F0E72">
                <w:t>.</w:t>
              </w:r>
            </w:ins>
          </w:p>
          <w:p w14:paraId="39996EB8" w14:textId="6E4B7149" w:rsidR="00316681" w:rsidRDefault="00316681" w:rsidP="00CE021D">
            <w:r>
              <w:t xml:space="preserve">CODIGO </w:t>
            </w:r>
            <w:del w:id="2065" w:author="OLIVARES MARTINEZ FERNANDO JESUS" w:date="2026-08-25T12:26:00Z">
              <w:r w:rsidDel="002F0E72">
                <w:delText xml:space="preserve">LIKE </w:delText>
              </w:r>
            </w:del>
            <w:ins w:id="2066" w:author="OLIVARES MARTINEZ FERNANDO JESUS" w:date="2026-08-25T12:26:00Z">
              <w:r w:rsidR="002F0E72">
                <w:t xml:space="preserve">= </w:t>
              </w:r>
            </w:ins>
            <w:r>
              <w:t>‘</w:t>
            </w:r>
            <w:del w:id="2067" w:author="OLIVARES MARTINEZ FERNANDO JESUS" w:date="2026-08-25T12:26:00Z">
              <w:r w:rsidDel="002F0E72">
                <w:delText>%Codigo%</w:delText>
              </w:r>
            </w:del>
            <w:ins w:id="2068" w:author="OLIVARES MARTINEZ FERNANDO JESUS" w:date="2026-08-25T12:26:00Z">
              <w:r w:rsidR="002F0E72">
                <w:t>#</w:t>
              </w:r>
              <w:proofErr w:type="spellStart"/>
              <w:r w:rsidR="002F0E72">
                <w:t>Codigo</w:t>
              </w:r>
            </w:ins>
            <w:proofErr w:type="spellEnd"/>
            <w:r>
              <w:t>’</w:t>
            </w:r>
          </w:p>
        </w:tc>
      </w:tr>
      <w:tr w:rsidR="002F0E72" w:rsidRPr="002F0E72" w14:paraId="62D3C508" w14:textId="77777777" w:rsidTr="00CE021D">
        <w:trPr>
          <w:ins w:id="2069" w:author="OLIVARES MARTINEZ FERNANDO JESUS" w:date="2026-08-25T12:27:00Z"/>
        </w:trPr>
        <w:tc>
          <w:tcPr>
            <w:tcW w:w="0" w:type="auto"/>
          </w:tcPr>
          <w:p w14:paraId="482687A6" w14:textId="7DB16465" w:rsidR="002F0E72" w:rsidRDefault="002F0E72" w:rsidP="002F0E72">
            <w:pPr>
              <w:rPr>
                <w:ins w:id="2070" w:author="OLIVARES MARTINEZ FERNANDO JESUS" w:date="2026-08-25T12:27:00Z"/>
              </w:rPr>
            </w:pPr>
            <w:ins w:id="2071" w:author="OLIVARES MARTINEZ FERNANDO JESUS" w:date="2026-08-25T12:28:00Z">
              <w:r w:rsidRPr="00C259F8">
                <w:t>Descripción</w:t>
              </w:r>
            </w:ins>
          </w:p>
        </w:tc>
        <w:tc>
          <w:tcPr>
            <w:tcW w:w="0" w:type="auto"/>
          </w:tcPr>
          <w:p w14:paraId="2A6773A6" w14:textId="77777777" w:rsidR="002F0E72" w:rsidRDefault="002F0E72" w:rsidP="002F0E72">
            <w:pPr>
              <w:rPr>
                <w:ins w:id="2072" w:author="OLIVARES MARTINEZ FERNANDO JESUS" w:date="2026-08-25T12:28:00Z"/>
                <w:lang w:val="es-ES_tradnl"/>
              </w:rPr>
            </w:pPr>
            <w:ins w:id="2073" w:author="OLIVARES MARTINEZ FERNANDO JESUS" w:date="2026-08-25T12:28:00Z">
              <w:r w:rsidRPr="00C259F8">
                <w:rPr>
                  <w:lang w:val="es-ES_tradnl"/>
                </w:rPr>
                <w:t>Input Text Alfanumérico.</w:t>
              </w:r>
              <w:r>
                <w:rPr>
                  <w:lang w:val="es-ES_tradnl"/>
                </w:rPr>
                <w:t xml:space="preserve"> </w:t>
              </w:r>
              <w:r w:rsidRPr="00C259F8">
                <w:rPr>
                  <w:lang w:val="es-ES_tradnl"/>
                </w:rPr>
                <w:t>Búsqueda parcial o por coincidencias en el texto descriptivo de</w:t>
              </w:r>
              <w:r>
                <w:rPr>
                  <w:lang w:val="es-ES_tradnl"/>
                </w:rPr>
                <w:t>l</w:t>
              </w:r>
              <w:r w:rsidRPr="00C259F8">
                <w:rPr>
                  <w:lang w:val="es-ES_tradnl"/>
                </w:rPr>
                <w:t xml:space="preserve"> </w:t>
              </w:r>
              <w:r>
                <w:rPr>
                  <w:lang w:val="es-ES_tradnl"/>
                </w:rPr>
                <w:t>ejército</w:t>
              </w:r>
            </w:ins>
          </w:p>
          <w:p w14:paraId="092EC047" w14:textId="17EBB979" w:rsidR="002F0E72" w:rsidDel="00EA136F" w:rsidRDefault="002F0E72" w:rsidP="002F0E72">
            <w:pPr>
              <w:rPr>
                <w:ins w:id="2074" w:author="OLIVARES MARTINEZ FERNANDO JESUS" w:date="2026-08-25T12:27:00Z"/>
              </w:rPr>
            </w:pPr>
            <w:ins w:id="2075" w:author="OLIVARES MARTINEZ FERNANDO JESUS" w:date="2026-08-25T12:28:00Z">
              <w:r>
                <w:t>Autocomplete</w:t>
              </w:r>
            </w:ins>
          </w:p>
        </w:tc>
        <w:tc>
          <w:tcPr>
            <w:tcW w:w="0" w:type="auto"/>
          </w:tcPr>
          <w:p w14:paraId="634D0F6C" w14:textId="5DBF24CD" w:rsidR="002F0E72" w:rsidRDefault="002F0E72" w:rsidP="002F0E72">
            <w:pPr>
              <w:rPr>
                <w:ins w:id="2076" w:author="OLIVARES MARTINEZ FERNANDO JESUS" w:date="2026-08-25T12:28:00Z"/>
              </w:rPr>
            </w:pPr>
            <w:ins w:id="2077" w:author="OLIVARES MARTINEZ FERNANDO JESUS" w:date="2026-08-25T12:28:00Z">
              <w:r>
                <w:t>SIA_DAT_ EJERCITO</w:t>
              </w:r>
            </w:ins>
          </w:p>
          <w:p w14:paraId="1E5583CB" w14:textId="77777777" w:rsidR="002F0E72" w:rsidRDefault="002F0E72" w:rsidP="002F0E72">
            <w:pPr>
              <w:rPr>
                <w:ins w:id="2078" w:author="OLIVARES MARTINEZ FERNANDO JESUS" w:date="2026-08-25T12:28:00Z"/>
              </w:rPr>
            </w:pPr>
            <w:ins w:id="2079" w:author="OLIVARES MARTINEZ FERNANDO JESUS" w:date="2026-08-25T12:28:00Z">
              <w:r>
                <w:t>DESCRIPCION LIKE '%</w:t>
              </w:r>
              <w:proofErr w:type="spellStart"/>
              <w:r>
                <w:t>Descripcion</w:t>
              </w:r>
              <w:proofErr w:type="spellEnd"/>
              <w:r>
                <w:t>%</w:t>
              </w:r>
            </w:ins>
          </w:p>
          <w:p w14:paraId="61931685" w14:textId="51ADC941" w:rsidR="002F0E72" w:rsidRPr="002F0E72" w:rsidRDefault="002F0E72" w:rsidP="002F0E72">
            <w:pPr>
              <w:rPr>
                <w:ins w:id="2080" w:author="OLIVARES MARTINEZ FERNANDO JESUS" w:date="2026-08-25T12:27:00Z"/>
                <w:rPrChange w:id="2081" w:author="OLIVARES MARTINEZ FERNANDO JESUS" w:date="2026-08-25T12:28:00Z">
                  <w:rPr>
                    <w:ins w:id="2082" w:author="OLIVARES MARTINEZ FERNANDO JESUS" w:date="2026-08-25T12:27:00Z"/>
                    <w:lang w:val="en-US"/>
                  </w:rPr>
                </w:rPrChange>
              </w:rPr>
            </w:pPr>
            <w:ins w:id="2083" w:author="OLIVARES MARTINEZ FERNANDO JESUS" w:date="2026-08-25T12:28:00Z">
              <w:r>
                <w:t>No sensitivo con mayúscula/minúscula.</w:t>
              </w:r>
            </w:ins>
          </w:p>
        </w:tc>
      </w:tr>
      <w:tr w:rsidR="002F0E72" w:rsidRPr="006A5A95" w14:paraId="5EBD6561" w14:textId="77777777" w:rsidTr="00CE021D">
        <w:tc>
          <w:tcPr>
            <w:tcW w:w="0" w:type="auto"/>
          </w:tcPr>
          <w:p w14:paraId="395C47F3" w14:textId="6F69DF11" w:rsidR="00316681" w:rsidRDefault="007A3009" w:rsidP="00CE021D">
            <w:r>
              <w:t>Activo</w:t>
            </w:r>
          </w:p>
        </w:tc>
        <w:tc>
          <w:tcPr>
            <w:tcW w:w="0" w:type="auto"/>
          </w:tcPr>
          <w:p w14:paraId="49022BB8" w14:textId="126D6C0D" w:rsidR="00EA136F" w:rsidRDefault="007A3009" w:rsidP="00CE021D">
            <w:commentRangeStart w:id="2084"/>
            <w:del w:id="2085" w:author="OLIVARES MARTINEZ FERNANDO JESUS" w:date="2026-08-17T12:07:00Z">
              <w:r w:rsidDel="00EA136F">
                <w:delText xml:space="preserve">CheckBox </w:delText>
              </w:r>
            </w:del>
            <w:commentRangeEnd w:id="2084"/>
            <w:ins w:id="2086" w:author="OLIVARES MARTINEZ FERNANDO JESUS" w:date="2026-08-17T12:07:00Z">
              <w:r w:rsidR="00EA136F">
                <w:t xml:space="preserve">Switch </w:t>
              </w:r>
            </w:ins>
            <w:r w:rsidR="00974E65">
              <w:rPr>
                <w:rStyle w:val="Refdecomentario"/>
                <w:rFonts w:asciiTheme="minorHAnsi" w:eastAsiaTheme="minorHAnsi" w:hAnsiTheme="minorHAnsi" w:cstheme="minorBidi"/>
                <w:lang w:eastAsia="en-US"/>
              </w:rPr>
              <w:commentReference w:id="2084"/>
            </w:r>
            <w:r>
              <w:t>con etiqueta “</w:t>
            </w:r>
            <w:commentRangeStart w:id="2087"/>
            <w:del w:id="2088" w:author="OLIVARES MARTINEZ FERNANDO JESUS" w:date="2026-08-17T12:07:00Z">
              <w:r w:rsidDel="00EA136F">
                <w:delText>Activo</w:delText>
              </w:r>
              <w:commentRangeEnd w:id="2087"/>
              <w:r w:rsidR="00C10BE0" w:rsidDel="00EA136F">
                <w:rPr>
                  <w:rStyle w:val="Refdecomentario"/>
                  <w:rFonts w:asciiTheme="minorHAnsi" w:eastAsiaTheme="minorHAnsi" w:hAnsiTheme="minorHAnsi" w:cstheme="minorBidi"/>
                  <w:lang w:eastAsia="en-US"/>
                </w:rPr>
                <w:commentReference w:id="2087"/>
              </w:r>
            </w:del>
            <w:ins w:id="2089" w:author="OLIVARES MARTINEZ FERNANDO JESUS" w:date="2026-08-17T12:07:00Z">
              <w:r w:rsidR="00EA136F">
                <w:t>Solo Activos</w:t>
              </w:r>
            </w:ins>
            <w:r>
              <w:t xml:space="preserve">”, filtrar parámetros </w:t>
            </w:r>
            <w:r w:rsidR="008E3754">
              <w:t>con el</w:t>
            </w:r>
            <w:r>
              <w:t xml:space="preserve"> estado</w:t>
            </w:r>
            <w:r w:rsidR="008E3754">
              <w:t xml:space="preserve"> seleccionado (</w:t>
            </w:r>
            <w:ins w:id="2090" w:author="OLIVARES MARTINEZ FERNANDO JESUS" w:date="2026-08-17T12:09:00Z">
              <w:r w:rsidR="00EA136F">
                <w:t xml:space="preserve">ON = </w:t>
              </w:r>
            </w:ins>
            <w:r w:rsidR="008E3754">
              <w:t>Activo</w:t>
            </w:r>
            <w:ins w:id="2091" w:author="OLIVARES MARTINEZ FERNANDO JESUS" w:date="2026-08-17T12:09:00Z">
              <w:r w:rsidR="00EA136F">
                <w:t>s</w:t>
              </w:r>
            </w:ins>
            <w:del w:id="2092" w:author="OLIVARES MARTINEZ FERNANDO JESUS" w:date="2026-08-17T12:09:00Z">
              <w:r w:rsidR="008E3754" w:rsidDel="00EA136F">
                <w:delText xml:space="preserve"> = Si</w:delText>
              </w:r>
            </w:del>
            <w:r w:rsidR="008E3754">
              <w:t xml:space="preserve">, </w:t>
            </w:r>
            <w:ins w:id="2093" w:author="OLIVARES MARTINEZ FERNANDO JESUS" w:date="2026-08-17T12:09:00Z">
              <w:r w:rsidR="00EA136F">
                <w:t xml:space="preserve">OFF = </w:t>
              </w:r>
            </w:ins>
            <w:del w:id="2094" w:author="OLIVARES MARTINEZ FERNANDO JESUS" w:date="2026-08-17T12:08:00Z">
              <w:r w:rsidR="008E3754" w:rsidDel="00EA136F">
                <w:delText>No</w:delText>
              </w:r>
            </w:del>
            <w:ins w:id="2095" w:author="OLIVARES MARTINEZ FERNANDO JESUS" w:date="2026-08-17T12:08:00Z">
              <w:r w:rsidR="00EA136F">
                <w:t>Todos</w:t>
              </w:r>
            </w:ins>
            <w:r w:rsidR="008E3754">
              <w:t>)</w:t>
            </w:r>
            <w:ins w:id="2096" w:author="OLIVARES MARTINEZ FERNANDO JESUS" w:date="2026-08-17T12:09:00Z">
              <w:r w:rsidR="00EA136F">
                <w:t xml:space="preserve">, </w:t>
              </w:r>
            </w:ins>
            <w:ins w:id="2097" w:author="OLIVARES MARTINEZ FERNANDO JESUS" w:date="2026-08-17T12:08:00Z">
              <w:r w:rsidR="00EA136F">
                <w:t>El listado de registros mostrados se recarga de manera automática al cambiar el valor del switch</w:t>
              </w:r>
            </w:ins>
          </w:p>
          <w:p w14:paraId="21295122" w14:textId="77777777" w:rsidR="00316681" w:rsidRDefault="00316681" w:rsidP="008E3754">
            <w:pPr>
              <w:rPr>
                <w:lang w:val="es-ES_tradnl"/>
              </w:rPr>
            </w:pPr>
          </w:p>
        </w:tc>
        <w:tc>
          <w:tcPr>
            <w:tcW w:w="0" w:type="auto"/>
          </w:tcPr>
          <w:p w14:paraId="587D1515" w14:textId="63F30956" w:rsidR="008E3754" w:rsidRPr="006029BE" w:rsidRDefault="008E3754" w:rsidP="008E3754">
            <w:r w:rsidRPr="006029BE">
              <w:t>SIA_CNF_</w:t>
            </w:r>
            <w:ins w:id="2098" w:author="OLIVARES MARTINEZ FERNANDO JESUS" w:date="2026-08-25T12:29:00Z">
              <w:r w:rsidR="002F0E72">
                <w:t xml:space="preserve"> EJERCITO</w:t>
              </w:r>
            </w:ins>
            <w:del w:id="2099" w:author="OLIVARES MARTINEZ FERNANDO JESUS" w:date="2026-08-25T12:29:00Z">
              <w:r w:rsidRPr="006029BE" w:rsidDel="002F0E72">
                <w:delText>PARAMETRO</w:delText>
              </w:r>
            </w:del>
          </w:p>
          <w:p w14:paraId="0DA13317" w14:textId="148E13FB" w:rsidR="00316681" w:rsidRPr="006029BE" w:rsidRDefault="008E3754" w:rsidP="00CE021D">
            <w:r w:rsidRPr="006029BE">
              <w:t xml:space="preserve">IND_ACTIVO = </w:t>
            </w:r>
            <w:r w:rsidR="00953F7C" w:rsidRPr="006029BE">
              <w:t>(TRUE, FALSE)</w:t>
            </w:r>
          </w:p>
          <w:p w14:paraId="2A42B029" w14:textId="07C713F1" w:rsidR="00953F7C" w:rsidRPr="00C10BE0" w:rsidRDefault="00953F7C" w:rsidP="00CE021D">
            <w:pPr>
              <w:rPr>
                <w:lang w:val="en-US"/>
                <w:rPrChange w:id="2100" w:author="BERNARDO MONJAS GEMA" w:date="2026-08-16T22:25:00Z">
                  <w:rPr/>
                </w:rPrChange>
              </w:rPr>
            </w:pPr>
            <w:proofErr w:type="gramStart"/>
            <w:r w:rsidRPr="00C10BE0">
              <w:rPr>
                <w:lang w:val="en-US"/>
                <w:rPrChange w:id="2101" w:author="BERNARDO MONJAS GEMA" w:date="2026-08-16T22:25:00Z">
                  <w:rPr/>
                </w:rPrChange>
              </w:rPr>
              <w:t>ENUM(</w:t>
            </w:r>
            <w:proofErr w:type="gramEnd"/>
            <w:ins w:id="2102" w:author="BERNARDO MONJAS GEMA" w:date="2026-08-16T22:25:00Z">
              <w:r w:rsidR="00C10BE0" w:rsidRPr="00C10BE0">
                <w:rPr>
                  <w:lang w:val="en-US"/>
                  <w:rPrChange w:id="2103" w:author="BERNARDO MONJAS GEMA" w:date="2026-08-16T22:25:00Z">
                    <w:rPr/>
                  </w:rPrChange>
                </w:rPr>
                <w:t>ON=</w:t>
              </w:r>
            </w:ins>
            <w:r w:rsidRPr="00C10BE0">
              <w:rPr>
                <w:lang w:val="en-US"/>
                <w:rPrChange w:id="2104" w:author="BERNARDO MONJAS GEMA" w:date="2026-08-16T22:25:00Z">
                  <w:rPr/>
                </w:rPrChange>
              </w:rPr>
              <w:t xml:space="preserve">TRUE = 1, </w:t>
            </w:r>
            <w:ins w:id="2105" w:author="BERNARDO MONJAS GEMA" w:date="2026-08-16T22:25:00Z">
              <w:r w:rsidR="00C10BE0" w:rsidRPr="00C10BE0">
                <w:rPr>
                  <w:lang w:val="en-US"/>
                  <w:rPrChange w:id="2106" w:author="BERNARDO MONJAS GEMA" w:date="2026-08-16T22:25:00Z">
                    <w:rPr/>
                  </w:rPrChange>
                </w:rPr>
                <w:t>OFF=</w:t>
              </w:r>
            </w:ins>
            <w:r w:rsidRPr="00C10BE0">
              <w:rPr>
                <w:lang w:val="en-US"/>
                <w:rPrChange w:id="2107" w:author="BERNARDO MONJAS GEMA" w:date="2026-08-16T22:25:00Z">
                  <w:rPr/>
                </w:rPrChange>
              </w:rPr>
              <w:t>FALSE = 0)</w:t>
            </w:r>
          </w:p>
          <w:p w14:paraId="7C319F0B" w14:textId="77777777" w:rsidR="00316681" w:rsidRPr="00C10BE0" w:rsidRDefault="00316681" w:rsidP="00CE021D">
            <w:pPr>
              <w:ind w:firstLine="708"/>
              <w:rPr>
                <w:lang w:val="en-US"/>
                <w:rPrChange w:id="2108" w:author="BERNARDO MONJAS GEMA" w:date="2026-08-16T22:25:00Z">
                  <w:rPr/>
                </w:rPrChange>
              </w:rPr>
            </w:pPr>
          </w:p>
          <w:p w14:paraId="16AF50D9" w14:textId="77777777" w:rsidR="00316681" w:rsidRPr="00C10BE0" w:rsidRDefault="00316681" w:rsidP="00CE021D">
            <w:pPr>
              <w:rPr>
                <w:lang w:val="en-US"/>
                <w:rPrChange w:id="2109" w:author="BERNARDO MONJAS GEMA" w:date="2026-08-16T22:25:00Z">
                  <w:rPr/>
                </w:rPrChange>
              </w:rPr>
            </w:pPr>
          </w:p>
        </w:tc>
      </w:tr>
    </w:tbl>
    <w:p w14:paraId="675CE0E6" w14:textId="77777777" w:rsidR="00B440AC" w:rsidRPr="00C10BE0" w:rsidRDefault="00B440AC" w:rsidP="00316681">
      <w:pPr>
        <w:rPr>
          <w:b/>
          <w:u w:val="single"/>
          <w:lang w:val="en-US"/>
          <w:rPrChange w:id="2110" w:author="BERNARDO MONJAS GEMA" w:date="2026-08-16T22:25:00Z">
            <w:rPr>
              <w:b/>
              <w:u w:val="single"/>
              <w:lang w:val="es-ES_tradnl"/>
            </w:rPr>
          </w:rPrChange>
        </w:rPr>
      </w:pPr>
    </w:p>
    <w:p w14:paraId="2BC5D170" w14:textId="0B0E746B" w:rsidR="00316681" w:rsidRDefault="00316681" w:rsidP="00316681">
      <w:pPr>
        <w:rPr>
          <w:u w:val="single"/>
          <w:lang w:val="es-ES_tradnl"/>
        </w:rPr>
      </w:pPr>
      <w:r w:rsidRPr="00125795">
        <w:rPr>
          <w:b/>
          <w:u w:val="single"/>
          <w:lang w:val="es-ES_tradnl"/>
        </w:rPr>
        <w:t xml:space="preserve">Buscar </w:t>
      </w:r>
      <w:del w:id="2111" w:author="OLIVARES MARTINEZ FERNANDO JESUS" w:date="2026-08-25T12:29:00Z">
        <w:r w:rsidR="00B440AC" w:rsidDel="00045A43">
          <w:rPr>
            <w:b/>
            <w:u w:val="single"/>
            <w:lang w:val="es-ES_tradnl"/>
          </w:rPr>
          <w:delText>parámetros</w:delText>
        </w:r>
      </w:del>
      <w:ins w:id="2112" w:author="OLIVARES MARTINEZ FERNANDO JESUS" w:date="2026-08-25T12:29:00Z">
        <w:r w:rsidR="00045A43">
          <w:rPr>
            <w:b/>
            <w:u w:val="single"/>
            <w:lang w:val="es-ES_tradnl"/>
          </w:rPr>
          <w:t>Ejércitos</w:t>
        </w:r>
      </w:ins>
      <w:r w:rsidRPr="009C4BF0">
        <w:rPr>
          <w:u w:val="single"/>
          <w:lang w:val="es-ES_tradnl"/>
        </w:rPr>
        <w:t>:</w:t>
      </w:r>
    </w:p>
    <w:p w14:paraId="5F0071A1" w14:textId="109D7EBA" w:rsidR="00316681" w:rsidRDefault="00316681" w:rsidP="00316681">
      <w:r>
        <w:t xml:space="preserve">El usuario pulsa “Buscar” y se realiza la búsqueda del listado de </w:t>
      </w:r>
      <w:del w:id="2113" w:author="OLIVARES MARTINEZ FERNANDO JESUS" w:date="2026-08-25T12:29:00Z">
        <w:r w:rsidR="00B440AC" w:rsidDel="00045A43">
          <w:delText>Parámetros</w:delText>
        </w:r>
        <w:r w:rsidDel="00045A43">
          <w:delText xml:space="preserve"> </w:delText>
        </w:r>
      </w:del>
      <w:ins w:id="2114" w:author="OLIVARES MARTINEZ FERNANDO JESUS" w:date="2026-08-25T12:29:00Z">
        <w:r w:rsidR="00045A43">
          <w:t xml:space="preserve">Ejércitos </w:t>
        </w:r>
      </w:ins>
      <w:r w:rsidR="00B86ED5">
        <w:t>almacenados en</w:t>
      </w:r>
      <w:r>
        <w:t xml:space="preserve"> el sistema que cumplen las opciones de búsqueda informadas en el formulario de búsqueda.</w:t>
      </w:r>
    </w:p>
    <w:p w14:paraId="2F141351" w14:textId="73D482D9" w:rsidR="00316681" w:rsidRDefault="00316681" w:rsidP="00316681">
      <w:r>
        <w:t xml:space="preserve">La búsqueda de </w:t>
      </w:r>
      <w:del w:id="2115" w:author="OLIVARES MARTINEZ FERNANDO JESUS" w:date="2026-08-25T12:30:00Z">
        <w:r w:rsidR="00882E8E" w:rsidDel="00045A43">
          <w:delText>Parámetros</w:delText>
        </w:r>
        <w:r w:rsidDel="00045A43">
          <w:delText xml:space="preserve"> </w:delText>
        </w:r>
      </w:del>
      <w:ins w:id="2116" w:author="OLIVARES MARTINEZ FERNANDO JESUS" w:date="2026-08-25T12:30:00Z">
        <w:r w:rsidR="00045A43">
          <w:t xml:space="preserve">Ejércitos </w:t>
        </w:r>
      </w:ins>
      <w:r>
        <w:t xml:space="preserve">se realiza lanzando una consulta sobre la tabla </w:t>
      </w:r>
      <w:r w:rsidR="00B86ED5">
        <w:t>SIA_</w:t>
      </w:r>
      <w:del w:id="2117" w:author="OLIVARES MARTINEZ FERNANDO JESUS" w:date="2026-08-25T12:30:00Z">
        <w:r w:rsidR="00B86ED5" w:rsidDel="00045A43">
          <w:delText>CNF</w:delText>
        </w:r>
      </w:del>
      <w:ins w:id="2118" w:author="OLIVARES MARTINEZ FERNANDO JESUS" w:date="2026-08-25T12:30:00Z">
        <w:r w:rsidR="00045A43">
          <w:t>DAT</w:t>
        </w:r>
      </w:ins>
      <w:r w:rsidR="00B86ED5">
        <w:t>_</w:t>
      </w:r>
      <w:del w:id="2119" w:author="OLIVARES MARTINEZ FERNANDO JESUS" w:date="2026-08-25T12:30:00Z">
        <w:r w:rsidR="00B86ED5" w:rsidDel="00045A43">
          <w:delText>PARAMETRO</w:delText>
        </w:r>
        <w:r w:rsidDel="00045A43">
          <w:delText xml:space="preserve"> </w:delText>
        </w:r>
      </w:del>
      <w:ins w:id="2120" w:author="OLIVARES MARTINEZ FERNANDO JESUS" w:date="2026-08-25T12:30:00Z">
        <w:r w:rsidR="00045A43">
          <w:t xml:space="preserve">EJERCITO </w:t>
        </w:r>
      </w:ins>
      <w:r>
        <w:t xml:space="preserve">de la BBDD de </w:t>
      </w:r>
      <w:r w:rsidR="00B86ED5">
        <w:t>SIABOD</w:t>
      </w:r>
      <w:r>
        <w:t xml:space="preserve"> con los siguientes filtros:</w:t>
      </w:r>
    </w:p>
    <w:tbl>
      <w:tblPr>
        <w:tblStyle w:val="Tablaconcuadrcula"/>
        <w:tblW w:w="0" w:type="auto"/>
        <w:tblLook w:val="04A0" w:firstRow="1" w:lastRow="0" w:firstColumn="1" w:lastColumn="0" w:noHBand="0" w:noVBand="1"/>
      </w:tblPr>
      <w:tblGrid>
        <w:gridCol w:w="3681"/>
        <w:gridCol w:w="4813"/>
      </w:tblGrid>
      <w:tr w:rsidR="00316681" w14:paraId="713920AE" w14:textId="77777777" w:rsidTr="00CE021D">
        <w:tc>
          <w:tcPr>
            <w:tcW w:w="3681" w:type="dxa"/>
            <w:shd w:val="clear" w:color="auto" w:fill="1F4E79" w:themeFill="accent1" w:themeFillShade="80"/>
          </w:tcPr>
          <w:p w14:paraId="3035DE7F" w14:textId="77777777" w:rsidR="00316681" w:rsidRPr="00572FB3" w:rsidRDefault="00316681" w:rsidP="00CE021D">
            <w:pPr>
              <w:rPr>
                <w:b/>
                <w:color w:val="FFFFFF" w:themeColor="background1"/>
              </w:rPr>
            </w:pPr>
            <w:r w:rsidRPr="00572FB3">
              <w:rPr>
                <w:b/>
                <w:color w:val="FFFFFF" w:themeColor="background1"/>
              </w:rPr>
              <w:t>Campo Formulario</w:t>
            </w:r>
          </w:p>
        </w:tc>
        <w:tc>
          <w:tcPr>
            <w:tcW w:w="4813" w:type="dxa"/>
            <w:shd w:val="clear" w:color="auto" w:fill="1F4E79" w:themeFill="accent1" w:themeFillShade="80"/>
          </w:tcPr>
          <w:p w14:paraId="1DA58056" w14:textId="77777777" w:rsidR="00316681" w:rsidRPr="00572FB3" w:rsidRDefault="00316681" w:rsidP="00CE021D">
            <w:pPr>
              <w:rPr>
                <w:b/>
                <w:color w:val="FFFFFF" w:themeColor="background1"/>
              </w:rPr>
            </w:pPr>
            <w:r>
              <w:rPr>
                <w:b/>
                <w:color w:val="FFFFFF" w:themeColor="background1"/>
              </w:rPr>
              <w:t>Condición</w:t>
            </w:r>
          </w:p>
        </w:tc>
      </w:tr>
      <w:tr w:rsidR="00045A43" w14:paraId="5B56A9E3" w14:textId="77777777" w:rsidTr="00CE021D">
        <w:trPr>
          <w:ins w:id="2121" w:author="OLIVARES MARTINEZ FERNANDO JESUS" w:date="2026-08-25T12:30:00Z"/>
        </w:trPr>
        <w:tc>
          <w:tcPr>
            <w:tcW w:w="3681" w:type="dxa"/>
          </w:tcPr>
          <w:p w14:paraId="379A208F" w14:textId="6D383BCF" w:rsidR="00045A43" w:rsidRDefault="00045A43" w:rsidP="00CE021D">
            <w:pPr>
              <w:rPr>
                <w:ins w:id="2122" w:author="OLIVARES MARTINEZ FERNANDO JESUS" w:date="2026-08-25T12:30:00Z"/>
              </w:rPr>
            </w:pPr>
            <w:ins w:id="2123" w:author="OLIVARES MARTINEZ FERNANDO JESUS" w:date="2026-08-25T12:30:00Z">
              <w:r>
                <w:t>Identificador=#</w:t>
              </w:r>
            </w:ins>
            <w:ins w:id="2124" w:author="OLIVARES MARTINEZ FERNANDO JESUS" w:date="2026-08-25T12:31:00Z">
              <w:r>
                <w:t>i8</w:t>
              </w:r>
            </w:ins>
            <w:ins w:id="2125" w:author="OLIVARES MARTINEZ FERNANDO JESUS" w:date="2026-08-25T12:30:00Z">
              <w:r>
                <w:t>denti</w:t>
              </w:r>
            </w:ins>
            <w:ins w:id="2126" w:author="OLIVARES MARTINEZ FERNANDO JESUS" w:date="2026-08-25T12:31:00Z">
              <w:r>
                <w:t>ficador</w:t>
              </w:r>
            </w:ins>
          </w:p>
        </w:tc>
        <w:tc>
          <w:tcPr>
            <w:tcW w:w="4813" w:type="dxa"/>
          </w:tcPr>
          <w:p w14:paraId="2EDFD0B6" w14:textId="6BE8831F" w:rsidR="00045A43" w:rsidRDefault="00045A43" w:rsidP="00CE021D">
            <w:pPr>
              <w:rPr>
                <w:ins w:id="2127" w:author="OLIVARES MARTINEZ FERNANDO JESUS" w:date="2026-08-25T12:30:00Z"/>
              </w:rPr>
            </w:pPr>
            <w:ins w:id="2128" w:author="OLIVARES MARTINEZ FERNANDO JESUS" w:date="2026-08-25T12:31:00Z">
              <w:r>
                <w:t>ID_EJERCITO_SIPERDEF = ‘#identificador’</w:t>
              </w:r>
            </w:ins>
          </w:p>
        </w:tc>
      </w:tr>
      <w:tr w:rsidR="00316681" w14:paraId="365AF809" w14:textId="77777777" w:rsidTr="00CE021D">
        <w:tc>
          <w:tcPr>
            <w:tcW w:w="3681" w:type="dxa"/>
          </w:tcPr>
          <w:p w14:paraId="37A7B151" w14:textId="77777777" w:rsidR="00316681" w:rsidRDefault="00316681" w:rsidP="00CE021D">
            <w:r>
              <w:t>Código=#codigo</w:t>
            </w:r>
          </w:p>
        </w:tc>
        <w:tc>
          <w:tcPr>
            <w:tcW w:w="4813" w:type="dxa"/>
          </w:tcPr>
          <w:p w14:paraId="374A3EE0" w14:textId="77777777" w:rsidR="00316681" w:rsidRDefault="00316681" w:rsidP="00CE021D">
            <w:r>
              <w:t>CODIGO LIKE ‘%#</w:t>
            </w:r>
            <w:proofErr w:type="spellStart"/>
            <w:r>
              <w:t>codigo</w:t>
            </w:r>
            <w:proofErr w:type="spellEnd"/>
            <w:r>
              <w:t>%</w:t>
            </w:r>
          </w:p>
        </w:tc>
      </w:tr>
      <w:tr w:rsidR="00045A43" w14:paraId="59FF083E" w14:textId="77777777" w:rsidTr="00CE021D">
        <w:trPr>
          <w:ins w:id="2129" w:author="OLIVARES MARTINEZ FERNANDO JESUS" w:date="2026-08-25T12:31:00Z"/>
        </w:trPr>
        <w:tc>
          <w:tcPr>
            <w:tcW w:w="3681" w:type="dxa"/>
          </w:tcPr>
          <w:p w14:paraId="693D50F1" w14:textId="46280646" w:rsidR="00045A43" w:rsidRDefault="00045A43" w:rsidP="00045A43">
            <w:pPr>
              <w:rPr>
                <w:ins w:id="2130" w:author="OLIVARES MARTINEZ FERNANDO JESUS" w:date="2026-08-25T12:31:00Z"/>
              </w:rPr>
            </w:pPr>
            <w:ins w:id="2131" w:author="OLIVARES MARTINEZ FERNANDO JESUS" w:date="2026-08-25T12:31:00Z">
              <w:r>
                <w:lastRenderedPageBreak/>
                <w:t>Descripción=#descripcion</w:t>
              </w:r>
            </w:ins>
          </w:p>
        </w:tc>
        <w:tc>
          <w:tcPr>
            <w:tcW w:w="4813" w:type="dxa"/>
          </w:tcPr>
          <w:p w14:paraId="705723A3" w14:textId="0885796F" w:rsidR="00045A43" w:rsidRDefault="00045A43" w:rsidP="00045A43">
            <w:pPr>
              <w:rPr>
                <w:ins w:id="2132" w:author="OLIVARES MARTINEZ FERNANDO JESUS" w:date="2026-08-25T12:31:00Z"/>
              </w:rPr>
            </w:pPr>
            <w:ins w:id="2133" w:author="OLIVARES MARTINEZ FERNANDO JESUS" w:date="2026-08-25T12:31:00Z">
              <w:r>
                <w:t>DESCRIPCION LIKE ‘%#</w:t>
              </w:r>
              <w:proofErr w:type="spellStart"/>
              <w:r>
                <w:t>descripcion</w:t>
              </w:r>
              <w:proofErr w:type="spellEnd"/>
              <w:r>
                <w:t>%</w:t>
              </w:r>
            </w:ins>
          </w:p>
        </w:tc>
      </w:tr>
      <w:tr w:rsidR="00045A43" w14:paraId="02DC6C21" w14:textId="77777777" w:rsidTr="00CE021D">
        <w:tc>
          <w:tcPr>
            <w:tcW w:w="3681" w:type="dxa"/>
          </w:tcPr>
          <w:p w14:paraId="5AEA30E2" w14:textId="074635C1" w:rsidR="00045A43" w:rsidRPr="00E95A6A" w:rsidRDefault="00045A43" w:rsidP="00045A43">
            <w:r>
              <w:t>Activo=#activo</w:t>
            </w:r>
          </w:p>
        </w:tc>
        <w:tc>
          <w:tcPr>
            <w:tcW w:w="4813" w:type="dxa"/>
          </w:tcPr>
          <w:p w14:paraId="6562301B" w14:textId="2D98C2BC" w:rsidR="00045A43" w:rsidRDefault="00045A43" w:rsidP="00045A43">
            <w:r>
              <w:t>IND_ACTIVO= ‘%#activo%’</w:t>
            </w:r>
            <w:ins w:id="2134" w:author="OLIVARES MARTINEZ FERNANDO JESUS" w:date="2026-08-17T12:09:00Z">
              <w:r>
                <w:t>, cuando el switch = ON</w:t>
              </w:r>
            </w:ins>
            <w:ins w:id="2135" w:author="OLIVARES MARTINEZ FERNANDO JESUS" w:date="2026-08-17T12:10:00Z">
              <w:r>
                <w:t>. En caso contrario mostramos Acticos e inactivos.</w:t>
              </w:r>
            </w:ins>
          </w:p>
        </w:tc>
      </w:tr>
    </w:tbl>
    <w:p w14:paraId="03102CEC" w14:textId="77777777" w:rsidR="00316681" w:rsidRDefault="00316681" w:rsidP="00316681"/>
    <w:p w14:paraId="1E981B4D" w14:textId="4ED0C8AD" w:rsidR="00316681" w:rsidRDefault="00316681" w:rsidP="00316681">
      <w:r>
        <w:rPr>
          <w:b/>
          <w:u w:val="single"/>
          <w:lang w:val="es-ES_tradnl"/>
        </w:rPr>
        <w:t>Listar</w:t>
      </w:r>
      <w:r w:rsidRPr="00125795">
        <w:rPr>
          <w:b/>
          <w:u w:val="single"/>
          <w:lang w:val="es-ES_tradnl"/>
        </w:rPr>
        <w:t xml:space="preserve"> </w:t>
      </w:r>
      <w:del w:id="2136" w:author="OLIVARES MARTINEZ FERNANDO JESUS" w:date="2026-08-25T12:32:00Z">
        <w:r w:rsidR="00B86ED5" w:rsidDel="00045A43">
          <w:rPr>
            <w:b/>
            <w:u w:val="single"/>
            <w:lang w:val="es-ES_tradnl"/>
          </w:rPr>
          <w:delText>Parámetros</w:delText>
        </w:r>
      </w:del>
      <w:ins w:id="2137" w:author="OLIVARES MARTINEZ FERNANDO JESUS" w:date="2026-08-25T12:32:00Z">
        <w:r w:rsidR="00045A43">
          <w:rPr>
            <w:b/>
            <w:u w:val="single"/>
            <w:lang w:val="es-ES_tradnl"/>
          </w:rPr>
          <w:t>Ejércitos</w:t>
        </w:r>
      </w:ins>
    </w:p>
    <w:p w14:paraId="4C5C09FA" w14:textId="7DC9F000" w:rsidR="00316681" w:rsidRDefault="00316681" w:rsidP="00316681">
      <w:r>
        <w:t xml:space="preserve">Si NO existen </w:t>
      </w:r>
      <w:del w:id="2138" w:author="OLIVARES MARTINEZ FERNANDO JESUS" w:date="2026-08-25T12:32:00Z">
        <w:r w:rsidR="00975219" w:rsidDel="00045A43">
          <w:delText>Parámetros</w:delText>
        </w:r>
        <w:r w:rsidDel="00045A43">
          <w:delText xml:space="preserve"> </w:delText>
        </w:r>
      </w:del>
      <w:ins w:id="2139" w:author="OLIVARES MARTINEZ FERNANDO JESUS" w:date="2026-08-25T12:32:00Z">
        <w:r w:rsidR="00045A43">
          <w:t xml:space="preserve">registros </w:t>
        </w:r>
      </w:ins>
      <w:r>
        <w:t xml:space="preserve">que cumplen las opciones informadas en el formulario de búsqueda, se mostrará </w:t>
      </w:r>
      <w:del w:id="2140" w:author="OLIVARES MARTINEZ FERNANDO JESUS" w:date="2026-08-17T12:11:00Z">
        <w:r w:rsidDel="00EA136F">
          <w:delText xml:space="preserve">un </w:delText>
        </w:r>
      </w:del>
      <w:ins w:id="2141" w:author="OLIVARES MARTINEZ FERNANDO JESUS" w:date="2026-08-17T12:11:00Z">
        <w:r w:rsidR="00EA136F">
          <w:t xml:space="preserve">en el lugar del listado de registros, una etiqueta con el texto: </w:t>
        </w:r>
      </w:ins>
      <w:del w:id="2142" w:author="OLIVARES MARTINEZ FERNANDO JESUS" w:date="2026-08-17T12:11:00Z">
        <w:r w:rsidDel="00EA136F">
          <w:delText xml:space="preserve">aviso: </w:delText>
        </w:r>
      </w:del>
      <w:r>
        <w:t>“</w:t>
      </w:r>
      <w:r w:rsidR="00953F7C" w:rsidRPr="00953F7C">
        <w:t>No hay datos que mostrar</w:t>
      </w:r>
      <w:r>
        <w:t>”.</w:t>
      </w:r>
    </w:p>
    <w:p w14:paraId="01F7A4B9" w14:textId="6E665D9E" w:rsidR="00316681" w:rsidRDefault="00316681" w:rsidP="00316681">
      <w:pPr>
        <w:spacing w:after="0" w:line="240" w:lineRule="auto"/>
      </w:pPr>
      <w:r>
        <w:t xml:space="preserve">Si hay dados de alta registros de </w:t>
      </w:r>
      <w:del w:id="2143" w:author="OLIVARES MARTINEZ FERNANDO JESUS" w:date="2026-08-25T12:32:00Z">
        <w:r w:rsidR="00975219" w:rsidDel="00045A43">
          <w:delText xml:space="preserve">Parámetros </w:delText>
        </w:r>
      </w:del>
      <w:ins w:id="2144" w:author="OLIVARES MARTINEZ FERNANDO JESUS" w:date="2026-08-25T12:32:00Z">
        <w:r w:rsidR="00045A43">
          <w:t xml:space="preserve">Ejércitos </w:t>
        </w:r>
      </w:ins>
      <w:r>
        <w:t xml:space="preserve">activos que cumplen las opciones informadas en el formulario de búsqueda, se presenta </w:t>
      </w:r>
      <w:r w:rsidRPr="00A568C2">
        <w:rPr>
          <w:lang w:val="es-ES_tradnl"/>
        </w:rPr>
        <w:t>en una tabla</w:t>
      </w:r>
      <w:r>
        <w:t xml:space="preserve"> bajo la etiqueta “Listado de </w:t>
      </w:r>
      <w:del w:id="2145" w:author="OLIVARES MARTINEZ FERNANDO JESUS" w:date="2026-08-25T12:32:00Z">
        <w:r w:rsidR="00975219" w:rsidDel="00045A43">
          <w:delText>Parámetros</w:delText>
        </w:r>
      </w:del>
      <w:ins w:id="2146" w:author="OLIVARES MARTINEZ FERNANDO JESUS" w:date="2026-08-25T12:32:00Z">
        <w:r w:rsidR="00045A43">
          <w:t>Ejércitos</w:t>
        </w:r>
      </w:ins>
      <w:r>
        <w:t>”</w:t>
      </w:r>
    </w:p>
    <w:p w14:paraId="14770C13" w14:textId="77777777" w:rsidR="00316681" w:rsidRDefault="00316681" w:rsidP="00316681">
      <w:pPr>
        <w:spacing w:after="0" w:line="240" w:lineRule="auto"/>
        <w:rPr>
          <w:lang w:val="es-ES_tradnl"/>
        </w:rPr>
      </w:pPr>
    </w:p>
    <w:p w14:paraId="3616F798" w14:textId="740D0E61" w:rsidR="00316681" w:rsidRDefault="00316681" w:rsidP="00316681">
      <w:pPr>
        <w:spacing w:after="0" w:line="240" w:lineRule="auto"/>
        <w:rPr>
          <w:lang w:val="es-ES_tradnl"/>
        </w:rPr>
      </w:pPr>
      <w:r w:rsidRPr="00954E43">
        <w:rPr>
          <w:lang w:val="es-ES_tradnl"/>
        </w:rPr>
        <w:t xml:space="preserve">Cada fila del listado representará a un registro </w:t>
      </w:r>
      <w:r>
        <w:rPr>
          <w:lang w:val="es-ES_tradnl"/>
        </w:rPr>
        <w:t xml:space="preserve">de </w:t>
      </w:r>
      <w:del w:id="2147" w:author="OLIVARES MARTINEZ FERNANDO JESUS" w:date="2026-08-25T12:32:00Z">
        <w:r w:rsidR="00975219" w:rsidDel="00045A43">
          <w:rPr>
            <w:lang w:val="es-ES_tradnl"/>
          </w:rPr>
          <w:delText>Parámetro</w:delText>
        </w:r>
      </w:del>
      <w:ins w:id="2148" w:author="OLIVARES MARTINEZ FERNANDO JESUS" w:date="2026-08-25T12:32:00Z">
        <w:r w:rsidR="00045A43">
          <w:rPr>
            <w:lang w:val="es-ES_tradnl"/>
          </w:rPr>
          <w:t>Ejército</w:t>
        </w:r>
      </w:ins>
      <w:r>
        <w:rPr>
          <w:lang w:val="es-ES_tradnl"/>
        </w:rPr>
        <w:t>:</w:t>
      </w:r>
    </w:p>
    <w:p w14:paraId="2A253FA9" w14:textId="77777777" w:rsidR="00316681" w:rsidRDefault="00316681" w:rsidP="00316681">
      <w:pPr>
        <w:spacing w:after="0" w:line="240" w:lineRule="auto"/>
        <w:rPr>
          <w:lang w:val="es-ES_tradnl"/>
        </w:rPr>
      </w:pPr>
    </w:p>
    <w:tbl>
      <w:tblPr>
        <w:tblStyle w:val="Tablaconcuadrcula"/>
        <w:tblpPr w:leftFromText="141" w:rightFromText="141" w:vertAnchor="text" w:tblpX="-572" w:tblpY="1"/>
        <w:tblOverlap w:val="never"/>
        <w:tblW w:w="6323" w:type="pct"/>
        <w:tblLook w:val="04A0" w:firstRow="1" w:lastRow="0" w:firstColumn="1" w:lastColumn="0" w:noHBand="0" w:noVBand="1"/>
      </w:tblPr>
      <w:tblGrid>
        <w:gridCol w:w="928"/>
        <w:gridCol w:w="1982"/>
        <w:gridCol w:w="2021"/>
        <w:gridCol w:w="1183"/>
        <w:gridCol w:w="4615"/>
        <w:tblGridChange w:id="2149">
          <w:tblGrid>
            <w:gridCol w:w="928"/>
            <w:gridCol w:w="1982"/>
            <w:gridCol w:w="1266"/>
            <w:gridCol w:w="755"/>
            <w:gridCol w:w="428"/>
            <w:gridCol w:w="755"/>
            <w:gridCol w:w="3860"/>
            <w:gridCol w:w="755"/>
          </w:tblGrid>
        </w:tblGridChange>
      </w:tblGrid>
      <w:tr w:rsidR="00316681" w:rsidRPr="00784151" w14:paraId="0B360333" w14:textId="77777777" w:rsidTr="00045A43">
        <w:trPr>
          <w:trHeight w:val="410"/>
        </w:trPr>
        <w:tc>
          <w:tcPr>
            <w:tcW w:w="1356" w:type="pct"/>
            <w:gridSpan w:val="2"/>
            <w:tcBorders>
              <w:bottom w:val="single" w:sz="18" w:space="0" w:color="auto"/>
              <w:right w:val="single" w:sz="24" w:space="0" w:color="auto"/>
            </w:tcBorders>
            <w:shd w:val="clear" w:color="auto" w:fill="1F4E79" w:themeFill="accent1" w:themeFillShade="80"/>
          </w:tcPr>
          <w:p w14:paraId="72080E22" w14:textId="77777777" w:rsidR="00316681" w:rsidRDefault="00316681" w:rsidP="00CE021D">
            <w:pPr>
              <w:rPr>
                <w:b/>
                <w:color w:val="FFFFFF" w:themeColor="background1"/>
                <w:lang w:val="es-ES_tradnl"/>
              </w:rPr>
            </w:pPr>
            <w:r>
              <w:rPr>
                <w:b/>
                <w:color w:val="FFFFFF" w:themeColor="background1"/>
                <w:lang w:val="es-ES_tradnl"/>
              </w:rPr>
              <w:t xml:space="preserve">Tabla </w:t>
            </w:r>
          </w:p>
        </w:tc>
        <w:tc>
          <w:tcPr>
            <w:tcW w:w="3644" w:type="pct"/>
            <w:gridSpan w:val="3"/>
            <w:tcBorders>
              <w:left w:val="single" w:sz="24" w:space="0" w:color="auto"/>
              <w:bottom w:val="single" w:sz="12" w:space="0" w:color="auto"/>
              <w:right w:val="single" w:sz="12" w:space="0" w:color="auto"/>
            </w:tcBorders>
            <w:shd w:val="clear" w:color="auto" w:fill="1F4E79" w:themeFill="accent1" w:themeFillShade="80"/>
          </w:tcPr>
          <w:p w14:paraId="3A132317" w14:textId="77777777" w:rsidR="00316681" w:rsidRDefault="00316681" w:rsidP="00CE021D">
            <w:pPr>
              <w:rPr>
                <w:b/>
                <w:color w:val="FFFFFF" w:themeColor="background1"/>
                <w:lang w:val="es-ES_tradnl"/>
              </w:rPr>
            </w:pPr>
            <w:r>
              <w:rPr>
                <w:b/>
                <w:color w:val="FFFFFF" w:themeColor="background1"/>
                <w:lang w:val="es-ES_tradnl"/>
              </w:rPr>
              <w:t>BBDD</w:t>
            </w:r>
          </w:p>
        </w:tc>
      </w:tr>
      <w:tr w:rsidR="00316681" w:rsidRPr="00784151" w14:paraId="46B1A24B" w14:textId="77777777" w:rsidTr="00045A43">
        <w:tblPrEx>
          <w:tblW w:w="6323" w:type="pct"/>
          <w:tblPrExChange w:id="2150" w:author="OLIVARES MARTINEZ FERNANDO JESUS" w:date="2026-08-25T12:34:00Z">
            <w:tblPrEx>
              <w:tblW w:w="5878" w:type="pct"/>
            </w:tblPrEx>
          </w:tblPrExChange>
        </w:tblPrEx>
        <w:trPr>
          <w:trHeight w:val="1134"/>
          <w:trPrChange w:id="2151" w:author="OLIVARES MARTINEZ FERNANDO JESUS" w:date="2026-08-25T12:34:00Z">
            <w:trPr>
              <w:gridAfter w:val="0"/>
              <w:trHeight w:val="1134"/>
            </w:trPr>
          </w:trPrChange>
        </w:trPr>
        <w:tc>
          <w:tcPr>
            <w:tcW w:w="432" w:type="pct"/>
            <w:tcBorders>
              <w:top w:val="single" w:sz="18" w:space="0" w:color="auto"/>
            </w:tcBorders>
            <w:shd w:val="clear" w:color="auto" w:fill="1F4E79" w:themeFill="accent1" w:themeFillShade="80"/>
            <w:tcPrChange w:id="2152" w:author="OLIVARES MARTINEZ FERNANDO JESUS" w:date="2026-08-25T12:34:00Z">
              <w:tcPr>
                <w:tcW w:w="465" w:type="pct"/>
                <w:tcBorders>
                  <w:top w:val="single" w:sz="18" w:space="0" w:color="auto"/>
                </w:tcBorders>
                <w:shd w:val="clear" w:color="auto" w:fill="1F4E79" w:themeFill="accent1" w:themeFillShade="80"/>
              </w:tcPr>
            </w:tcPrChange>
          </w:tcPr>
          <w:p w14:paraId="322566D6" w14:textId="77777777" w:rsidR="00316681" w:rsidRDefault="00316681" w:rsidP="00CE021D">
            <w:pPr>
              <w:rPr>
                <w:b/>
                <w:color w:val="FFFFFF" w:themeColor="background1"/>
                <w:lang w:val="es-ES_tradnl"/>
              </w:rPr>
            </w:pPr>
            <w:r>
              <w:rPr>
                <w:b/>
                <w:color w:val="FFFFFF" w:themeColor="background1"/>
                <w:lang w:val="es-ES_tradnl"/>
              </w:rPr>
              <w:t>Listado:</w:t>
            </w:r>
          </w:p>
        </w:tc>
        <w:tc>
          <w:tcPr>
            <w:tcW w:w="924" w:type="pct"/>
            <w:tcBorders>
              <w:top w:val="single" w:sz="18" w:space="0" w:color="auto"/>
              <w:right w:val="single" w:sz="24" w:space="0" w:color="auto"/>
            </w:tcBorders>
            <w:shd w:val="clear" w:color="auto" w:fill="9CC2E5" w:themeFill="accent1" w:themeFillTint="99"/>
            <w:tcPrChange w:id="2153" w:author="OLIVARES MARTINEZ FERNANDO JESUS" w:date="2026-08-25T12:34:00Z">
              <w:tcPr>
                <w:tcW w:w="994" w:type="pct"/>
                <w:tcBorders>
                  <w:top w:val="single" w:sz="18" w:space="0" w:color="auto"/>
                  <w:right w:val="single" w:sz="24" w:space="0" w:color="auto"/>
                </w:tcBorders>
                <w:shd w:val="clear" w:color="auto" w:fill="9CC2E5" w:themeFill="accent1" w:themeFillTint="99"/>
              </w:tcPr>
            </w:tcPrChange>
          </w:tcPr>
          <w:p w14:paraId="5FE6F921" w14:textId="4AD22264" w:rsidR="00316681" w:rsidRDefault="00975219" w:rsidP="00CE021D">
            <w:pPr>
              <w:rPr>
                <w:b/>
                <w:lang w:val="es-ES_tradnl"/>
              </w:rPr>
            </w:pPr>
            <w:del w:id="2154" w:author="OLIVARES MARTINEZ FERNANDO JESUS" w:date="2026-08-25T12:32:00Z">
              <w:r w:rsidDel="00045A43">
                <w:rPr>
                  <w:b/>
                  <w:lang w:val="es-ES_tradnl"/>
                </w:rPr>
                <w:delText>Parámetros</w:delText>
              </w:r>
            </w:del>
            <w:ins w:id="2155" w:author="OLIVARES MARTINEZ FERNANDO JESUS" w:date="2026-08-25T12:32:00Z">
              <w:r w:rsidR="00045A43">
                <w:rPr>
                  <w:b/>
                  <w:lang w:val="es-ES_tradnl"/>
                </w:rPr>
                <w:t>Ejércitos</w:t>
              </w:r>
            </w:ins>
          </w:p>
        </w:tc>
        <w:tc>
          <w:tcPr>
            <w:tcW w:w="942" w:type="pct"/>
            <w:tcBorders>
              <w:top w:val="single" w:sz="18" w:space="0" w:color="auto"/>
              <w:left w:val="single" w:sz="24" w:space="0" w:color="auto"/>
            </w:tcBorders>
            <w:shd w:val="clear" w:color="auto" w:fill="1F4E79" w:themeFill="accent1" w:themeFillShade="80"/>
            <w:tcPrChange w:id="2156" w:author="OLIVARES MARTINEZ FERNANDO JESUS" w:date="2026-08-25T12:34:00Z">
              <w:tcPr>
                <w:tcW w:w="635" w:type="pct"/>
                <w:tcBorders>
                  <w:top w:val="single" w:sz="18" w:space="0" w:color="auto"/>
                  <w:left w:val="single" w:sz="24" w:space="0" w:color="auto"/>
                </w:tcBorders>
                <w:shd w:val="clear" w:color="auto" w:fill="1F4E79" w:themeFill="accent1" w:themeFillShade="80"/>
              </w:tcPr>
            </w:tcPrChange>
          </w:tcPr>
          <w:p w14:paraId="3AF05B94" w14:textId="77777777" w:rsidR="00316681" w:rsidRDefault="00316681" w:rsidP="00CE021D">
            <w:pPr>
              <w:rPr>
                <w:b/>
                <w:color w:val="FFFFFF" w:themeColor="background1"/>
                <w:lang w:val="es-ES_tradnl"/>
              </w:rPr>
            </w:pPr>
            <w:r>
              <w:rPr>
                <w:b/>
                <w:color w:val="FFFFFF" w:themeColor="background1"/>
                <w:lang w:val="es-ES_tradnl"/>
              </w:rPr>
              <w:t>Tabla BBDD:</w:t>
            </w:r>
          </w:p>
        </w:tc>
        <w:tc>
          <w:tcPr>
            <w:tcW w:w="2702" w:type="pct"/>
            <w:gridSpan w:val="2"/>
            <w:tcBorders>
              <w:top w:val="single" w:sz="18" w:space="0" w:color="auto"/>
            </w:tcBorders>
            <w:shd w:val="clear" w:color="auto" w:fill="9CC2E5" w:themeFill="accent1" w:themeFillTint="99"/>
            <w:tcPrChange w:id="2157" w:author="OLIVARES MARTINEZ FERNANDO JESUS" w:date="2026-08-25T12:34:00Z">
              <w:tcPr>
                <w:tcW w:w="2907" w:type="pct"/>
                <w:gridSpan w:val="4"/>
                <w:tcBorders>
                  <w:top w:val="single" w:sz="18" w:space="0" w:color="auto"/>
                </w:tcBorders>
                <w:shd w:val="clear" w:color="auto" w:fill="9CC2E5" w:themeFill="accent1" w:themeFillTint="99"/>
              </w:tcPr>
            </w:tcPrChange>
          </w:tcPr>
          <w:p w14:paraId="31F60885" w14:textId="28F0619C" w:rsidR="00316681" w:rsidRPr="00F55A05" w:rsidRDefault="00975219" w:rsidP="00CE021D">
            <w:pPr>
              <w:rPr>
                <w:b/>
                <w:lang w:val="es-ES_tradnl"/>
              </w:rPr>
            </w:pPr>
            <w:r>
              <w:rPr>
                <w:b/>
                <w:lang w:val="es-ES_tradnl"/>
              </w:rPr>
              <w:t>SIA_</w:t>
            </w:r>
            <w:del w:id="2158" w:author="OLIVARES MARTINEZ FERNANDO JESUS" w:date="2026-08-25T12:32:00Z">
              <w:r w:rsidDel="00045A43">
                <w:rPr>
                  <w:b/>
                  <w:lang w:val="es-ES_tradnl"/>
                </w:rPr>
                <w:delText>CNF</w:delText>
              </w:r>
            </w:del>
            <w:ins w:id="2159" w:author="OLIVARES MARTINEZ FERNANDO JESUS" w:date="2026-08-25T12:32:00Z">
              <w:r w:rsidR="00045A43">
                <w:rPr>
                  <w:b/>
                  <w:lang w:val="es-ES_tradnl"/>
                </w:rPr>
                <w:t>DAT</w:t>
              </w:r>
            </w:ins>
            <w:r>
              <w:rPr>
                <w:b/>
                <w:lang w:val="es-ES_tradnl"/>
              </w:rPr>
              <w:t>_</w:t>
            </w:r>
            <w:del w:id="2160" w:author="OLIVARES MARTINEZ FERNANDO JESUS" w:date="2026-08-25T12:32:00Z">
              <w:r w:rsidDel="00045A43">
                <w:rPr>
                  <w:b/>
                  <w:lang w:val="es-ES_tradnl"/>
                </w:rPr>
                <w:delText>PARAMETRO</w:delText>
              </w:r>
            </w:del>
            <w:ins w:id="2161" w:author="OLIVARES MARTINEZ FERNANDO JESUS" w:date="2026-08-25T12:32:00Z">
              <w:r w:rsidR="00045A43">
                <w:rPr>
                  <w:b/>
                  <w:lang w:val="es-ES_tradnl"/>
                </w:rPr>
                <w:t>EJER</w:t>
              </w:r>
            </w:ins>
            <w:ins w:id="2162" w:author="OLIVARES MARTINEZ FERNANDO JESUS" w:date="2026-08-25T12:33:00Z">
              <w:r w:rsidR="00045A43">
                <w:rPr>
                  <w:b/>
                  <w:lang w:val="es-ES_tradnl"/>
                </w:rPr>
                <w:t>CITO</w:t>
              </w:r>
            </w:ins>
          </w:p>
        </w:tc>
      </w:tr>
      <w:tr w:rsidR="00316681" w:rsidRPr="00784151" w14:paraId="64099417" w14:textId="77777777" w:rsidTr="00045A43">
        <w:tblPrEx>
          <w:tblW w:w="6323" w:type="pct"/>
          <w:tblPrExChange w:id="2163" w:author="OLIVARES MARTINEZ FERNANDO JESUS" w:date="2026-08-25T12:34:00Z">
            <w:tblPrEx>
              <w:tblW w:w="5878" w:type="pct"/>
            </w:tblPrEx>
          </w:tblPrExChange>
        </w:tblPrEx>
        <w:trPr>
          <w:trHeight w:val="550"/>
          <w:trPrChange w:id="2164" w:author="OLIVARES MARTINEZ FERNANDO JESUS" w:date="2026-08-25T12:34:00Z">
            <w:trPr>
              <w:gridAfter w:val="0"/>
              <w:trHeight w:val="550"/>
            </w:trPr>
          </w:trPrChange>
        </w:trPr>
        <w:tc>
          <w:tcPr>
            <w:tcW w:w="1356" w:type="pct"/>
            <w:gridSpan w:val="2"/>
            <w:tcBorders>
              <w:right w:val="single" w:sz="24" w:space="0" w:color="auto"/>
            </w:tcBorders>
            <w:shd w:val="clear" w:color="auto" w:fill="1F4E79" w:themeFill="accent1" w:themeFillShade="80"/>
            <w:tcPrChange w:id="2165" w:author="OLIVARES MARTINEZ FERNANDO JESUS" w:date="2026-08-25T12:34:00Z">
              <w:tcPr>
                <w:tcW w:w="1459" w:type="pct"/>
                <w:gridSpan w:val="2"/>
                <w:tcBorders>
                  <w:right w:val="single" w:sz="24" w:space="0" w:color="auto"/>
                </w:tcBorders>
                <w:shd w:val="clear" w:color="auto" w:fill="1F4E79" w:themeFill="accent1" w:themeFillShade="80"/>
              </w:tcPr>
            </w:tcPrChange>
          </w:tcPr>
          <w:p w14:paraId="27ABF821" w14:textId="77777777" w:rsidR="00316681" w:rsidRPr="007A3A8C" w:rsidRDefault="00316681" w:rsidP="00CE021D">
            <w:pPr>
              <w:rPr>
                <w:b/>
                <w:color w:val="FFFFFF" w:themeColor="background1"/>
                <w:highlight w:val="red"/>
                <w:lang w:val="es-ES_tradnl"/>
              </w:rPr>
            </w:pPr>
            <w:r>
              <w:rPr>
                <w:b/>
                <w:color w:val="FFFFFF" w:themeColor="background1"/>
                <w:lang w:val="es-ES_tradnl"/>
              </w:rPr>
              <w:t>Columna / Valor</w:t>
            </w:r>
          </w:p>
        </w:tc>
        <w:tc>
          <w:tcPr>
            <w:tcW w:w="942" w:type="pct"/>
            <w:tcBorders>
              <w:left w:val="single" w:sz="24" w:space="0" w:color="auto"/>
            </w:tcBorders>
            <w:shd w:val="clear" w:color="auto" w:fill="1F4E79" w:themeFill="accent1" w:themeFillShade="80"/>
            <w:tcPrChange w:id="2166" w:author="OLIVARES MARTINEZ FERNANDO JESUS" w:date="2026-08-25T12:34:00Z">
              <w:tcPr>
                <w:tcW w:w="635" w:type="pct"/>
                <w:tcBorders>
                  <w:left w:val="single" w:sz="24" w:space="0" w:color="auto"/>
                </w:tcBorders>
                <w:shd w:val="clear" w:color="auto" w:fill="1F4E79" w:themeFill="accent1" w:themeFillShade="80"/>
              </w:tcPr>
            </w:tcPrChange>
          </w:tcPr>
          <w:p w14:paraId="0B5ADE83" w14:textId="77777777" w:rsidR="00316681" w:rsidRPr="00453E5C" w:rsidRDefault="00316681" w:rsidP="00CE021D">
            <w:pPr>
              <w:rPr>
                <w:b/>
                <w:color w:val="FFFFFF" w:themeColor="background1"/>
                <w:lang w:val="es-ES_tradnl"/>
              </w:rPr>
            </w:pPr>
            <w:r>
              <w:rPr>
                <w:b/>
                <w:color w:val="FFFFFF" w:themeColor="background1"/>
                <w:lang w:val="es-ES_tradnl"/>
              </w:rPr>
              <w:t>Campo BBDD</w:t>
            </w:r>
          </w:p>
        </w:tc>
        <w:tc>
          <w:tcPr>
            <w:tcW w:w="2702" w:type="pct"/>
            <w:gridSpan w:val="2"/>
            <w:shd w:val="clear" w:color="auto" w:fill="1F4E79" w:themeFill="accent1" w:themeFillShade="80"/>
            <w:tcPrChange w:id="2167" w:author="OLIVARES MARTINEZ FERNANDO JESUS" w:date="2026-08-25T12:34:00Z">
              <w:tcPr>
                <w:tcW w:w="2907" w:type="pct"/>
                <w:gridSpan w:val="4"/>
                <w:shd w:val="clear" w:color="auto" w:fill="1F4E79" w:themeFill="accent1" w:themeFillShade="80"/>
              </w:tcPr>
            </w:tcPrChange>
          </w:tcPr>
          <w:p w14:paraId="3816F6DF" w14:textId="77777777" w:rsidR="00316681" w:rsidRDefault="00316681" w:rsidP="00CE021D">
            <w:pPr>
              <w:rPr>
                <w:b/>
                <w:color w:val="FFFFFF" w:themeColor="background1"/>
                <w:lang w:val="es-ES_tradnl"/>
              </w:rPr>
            </w:pPr>
            <w:r>
              <w:rPr>
                <w:b/>
                <w:color w:val="FFFFFF" w:themeColor="background1"/>
                <w:lang w:val="es-ES_tradnl"/>
              </w:rPr>
              <w:t>Detalles modo obtención</w:t>
            </w:r>
          </w:p>
        </w:tc>
      </w:tr>
      <w:tr w:rsidR="00045A43" w14:paraId="7639034C" w14:textId="77777777" w:rsidTr="00045A43">
        <w:tblPrEx>
          <w:tblW w:w="6323" w:type="pct"/>
          <w:tblPrExChange w:id="2168" w:author="OLIVARES MARTINEZ FERNANDO JESUS" w:date="2026-08-25T12:34:00Z">
            <w:tblPrEx>
              <w:tblW w:w="5878" w:type="pct"/>
            </w:tblPrEx>
          </w:tblPrExChange>
        </w:tblPrEx>
        <w:trPr>
          <w:trHeight w:val="235"/>
          <w:ins w:id="2169" w:author="OLIVARES MARTINEZ FERNANDO JESUS" w:date="2026-08-25T12:33:00Z"/>
          <w:trPrChange w:id="2170" w:author="OLIVARES MARTINEZ FERNANDO JESUS" w:date="2026-08-25T12:34:00Z">
            <w:trPr>
              <w:gridAfter w:val="0"/>
              <w:trHeight w:val="235"/>
            </w:trPr>
          </w:trPrChange>
        </w:trPr>
        <w:tc>
          <w:tcPr>
            <w:tcW w:w="1356" w:type="pct"/>
            <w:gridSpan w:val="2"/>
            <w:vMerge w:val="restart"/>
            <w:tcBorders>
              <w:right w:val="single" w:sz="24" w:space="0" w:color="auto"/>
            </w:tcBorders>
            <w:shd w:val="clear" w:color="auto" w:fill="FFFFFF" w:themeFill="background1"/>
            <w:tcPrChange w:id="2171" w:author="OLIVARES MARTINEZ FERNANDO JESUS" w:date="2026-08-25T12:34:00Z">
              <w:tcPr>
                <w:tcW w:w="1459" w:type="pct"/>
                <w:gridSpan w:val="2"/>
                <w:vMerge w:val="restart"/>
                <w:tcBorders>
                  <w:right w:val="single" w:sz="24" w:space="0" w:color="auto"/>
                </w:tcBorders>
                <w:shd w:val="clear" w:color="auto" w:fill="FFFFFF" w:themeFill="background1"/>
              </w:tcPr>
            </w:tcPrChange>
          </w:tcPr>
          <w:p w14:paraId="6140E45A" w14:textId="02CFD54D" w:rsidR="00045A43" w:rsidRDefault="00045A43" w:rsidP="00045A43">
            <w:pPr>
              <w:rPr>
                <w:ins w:id="2172" w:author="OLIVARES MARTINEZ FERNANDO JESUS" w:date="2026-08-25T12:33:00Z"/>
                <w:lang w:val="es-ES_tradnl"/>
              </w:rPr>
            </w:pPr>
            <w:ins w:id="2173" w:author="OLIVARES MARTINEZ FERNANDO JESUS" w:date="2026-08-25T12:33:00Z">
              <w:r>
                <w:rPr>
                  <w:lang w:val="es-ES_tradnl"/>
                </w:rPr>
                <w:t>Identificador</w:t>
              </w:r>
            </w:ins>
          </w:p>
        </w:tc>
        <w:tc>
          <w:tcPr>
            <w:tcW w:w="942" w:type="pct"/>
            <w:vMerge w:val="restart"/>
            <w:tcBorders>
              <w:left w:val="single" w:sz="24" w:space="0" w:color="auto"/>
            </w:tcBorders>
            <w:shd w:val="clear" w:color="auto" w:fill="FFFFFF" w:themeFill="background1"/>
            <w:tcPrChange w:id="2174" w:author="OLIVARES MARTINEZ FERNANDO JESUS" w:date="2026-08-25T12:34:00Z">
              <w:tcPr>
                <w:tcW w:w="635" w:type="pct"/>
                <w:vMerge w:val="restart"/>
                <w:tcBorders>
                  <w:left w:val="single" w:sz="24" w:space="0" w:color="auto"/>
                </w:tcBorders>
                <w:shd w:val="clear" w:color="auto" w:fill="FFFFFF" w:themeFill="background1"/>
              </w:tcPr>
            </w:tcPrChange>
          </w:tcPr>
          <w:p w14:paraId="11854643" w14:textId="2F86FC31" w:rsidR="00045A43" w:rsidRPr="00072ADB" w:rsidRDefault="00045A43" w:rsidP="00045A43">
            <w:pPr>
              <w:rPr>
                <w:ins w:id="2175" w:author="OLIVARES MARTINEZ FERNANDO JESUS" w:date="2026-08-25T12:33:00Z"/>
                <w:rFonts w:cs="Arial"/>
                <w:sz w:val="16"/>
                <w:szCs w:val="16"/>
              </w:rPr>
            </w:pPr>
            <w:ins w:id="2176" w:author="OLIVARES MARTINEZ FERNANDO JESUS" w:date="2026-08-25T12:34:00Z">
              <w:r>
                <w:rPr>
                  <w:rFonts w:cs="Arial"/>
                  <w:sz w:val="16"/>
                  <w:szCs w:val="16"/>
                </w:rPr>
                <w:t>ID_EJERCITO_SIPERDEF</w:t>
              </w:r>
            </w:ins>
          </w:p>
        </w:tc>
        <w:tc>
          <w:tcPr>
            <w:tcW w:w="551" w:type="pct"/>
            <w:shd w:val="clear" w:color="auto" w:fill="FFFFFF" w:themeFill="background1"/>
            <w:tcPrChange w:id="2177" w:author="OLIVARES MARTINEZ FERNANDO JESUS" w:date="2026-08-25T12:34:00Z">
              <w:tcPr>
                <w:tcW w:w="593" w:type="pct"/>
                <w:gridSpan w:val="2"/>
                <w:shd w:val="clear" w:color="auto" w:fill="FFFFFF" w:themeFill="background1"/>
              </w:tcPr>
            </w:tcPrChange>
          </w:tcPr>
          <w:p w14:paraId="40E52B97" w14:textId="75AB6E9C" w:rsidR="00045A43" w:rsidRPr="00FC6EA0" w:rsidRDefault="00045A43" w:rsidP="00045A43">
            <w:pPr>
              <w:rPr>
                <w:ins w:id="2178" w:author="OLIVARES MARTINEZ FERNANDO JESUS" w:date="2026-08-25T12:33:00Z"/>
                <w:lang w:val="es-ES_tradnl"/>
              </w:rPr>
            </w:pPr>
            <w:ins w:id="2179" w:author="OLIVARES MARTINEZ FERNANDO JESUS" w:date="2026-08-25T12:34:00Z">
              <w:r w:rsidRPr="00FC6EA0">
                <w:rPr>
                  <w:lang w:val="es-ES_tradnl"/>
                </w:rPr>
                <w:t>Descripción</w:t>
              </w:r>
            </w:ins>
          </w:p>
        </w:tc>
        <w:tc>
          <w:tcPr>
            <w:tcW w:w="2151" w:type="pct"/>
            <w:shd w:val="clear" w:color="auto" w:fill="FFFFFF" w:themeFill="background1"/>
            <w:tcPrChange w:id="2180" w:author="OLIVARES MARTINEZ FERNANDO JESUS" w:date="2026-08-25T12:34:00Z">
              <w:tcPr>
                <w:tcW w:w="2314" w:type="pct"/>
                <w:gridSpan w:val="2"/>
                <w:shd w:val="clear" w:color="auto" w:fill="FFFFFF" w:themeFill="background1"/>
              </w:tcPr>
            </w:tcPrChange>
          </w:tcPr>
          <w:p w14:paraId="32C622FD" w14:textId="559772FD" w:rsidR="00045A43" w:rsidRPr="00115026" w:rsidRDefault="00045A43" w:rsidP="00045A43">
            <w:pPr>
              <w:rPr>
                <w:ins w:id="2181" w:author="OLIVARES MARTINEZ FERNANDO JESUS" w:date="2026-08-25T12:33:00Z"/>
                <w:rFonts w:cs="Arial"/>
                <w:sz w:val="16"/>
                <w:szCs w:val="16"/>
              </w:rPr>
            </w:pPr>
            <w:ins w:id="2182" w:author="OLIVARES MARTINEZ FERNANDO JESUS" w:date="2026-08-25T12:34:00Z">
              <w:r w:rsidRPr="00115026">
                <w:rPr>
                  <w:rFonts w:cs="Arial"/>
                  <w:sz w:val="16"/>
                  <w:szCs w:val="16"/>
                </w:rPr>
                <w:t xml:space="preserve">Se mostrará el </w:t>
              </w:r>
              <w:r>
                <w:rPr>
                  <w:rFonts w:cs="Arial"/>
                  <w:sz w:val="16"/>
                  <w:szCs w:val="16"/>
                </w:rPr>
                <w:t xml:space="preserve">ID SIPERDEF del ejército en </w:t>
              </w:r>
            </w:ins>
          </w:p>
        </w:tc>
      </w:tr>
      <w:tr w:rsidR="00045A43" w14:paraId="68DF8DFB" w14:textId="77777777" w:rsidTr="00045A43">
        <w:tblPrEx>
          <w:tblW w:w="6323" w:type="pct"/>
          <w:tblPrExChange w:id="2183" w:author="OLIVARES MARTINEZ FERNANDO JESUS" w:date="2026-08-25T12:34:00Z">
            <w:tblPrEx>
              <w:tblW w:w="5878" w:type="pct"/>
            </w:tblPrEx>
          </w:tblPrExChange>
        </w:tblPrEx>
        <w:trPr>
          <w:trHeight w:val="235"/>
          <w:ins w:id="2184" w:author="OLIVARES MARTINEZ FERNANDO JESUS" w:date="2026-08-25T12:33:00Z"/>
          <w:trPrChange w:id="2185" w:author="OLIVARES MARTINEZ FERNANDO JESUS" w:date="2026-08-25T12:34:00Z">
            <w:trPr>
              <w:gridAfter w:val="0"/>
              <w:trHeight w:val="235"/>
            </w:trPr>
          </w:trPrChange>
        </w:trPr>
        <w:tc>
          <w:tcPr>
            <w:tcW w:w="1356" w:type="pct"/>
            <w:gridSpan w:val="2"/>
            <w:vMerge/>
            <w:tcBorders>
              <w:right w:val="single" w:sz="24" w:space="0" w:color="auto"/>
            </w:tcBorders>
            <w:shd w:val="clear" w:color="auto" w:fill="FFFFFF" w:themeFill="background1"/>
            <w:tcPrChange w:id="2186" w:author="OLIVARES MARTINEZ FERNANDO JESUS" w:date="2026-08-25T12:34:00Z">
              <w:tcPr>
                <w:tcW w:w="1459" w:type="pct"/>
                <w:gridSpan w:val="2"/>
                <w:vMerge/>
                <w:tcBorders>
                  <w:right w:val="single" w:sz="24" w:space="0" w:color="auto"/>
                </w:tcBorders>
                <w:shd w:val="clear" w:color="auto" w:fill="FFFFFF" w:themeFill="background1"/>
              </w:tcPr>
            </w:tcPrChange>
          </w:tcPr>
          <w:p w14:paraId="04406E14" w14:textId="77777777" w:rsidR="00045A43" w:rsidRDefault="00045A43" w:rsidP="00045A43">
            <w:pPr>
              <w:rPr>
                <w:ins w:id="2187" w:author="OLIVARES MARTINEZ FERNANDO JESUS" w:date="2026-08-25T12:33:00Z"/>
                <w:lang w:val="es-ES_tradnl"/>
              </w:rPr>
            </w:pPr>
          </w:p>
        </w:tc>
        <w:tc>
          <w:tcPr>
            <w:tcW w:w="942" w:type="pct"/>
            <w:vMerge/>
            <w:tcBorders>
              <w:left w:val="single" w:sz="24" w:space="0" w:color="auto"/>
            </w:tcBorders>
            <w:shd w:val="clear" w:color="auto" w:fill="FFFFFF" w:themeFill="background1"/>
            <w:tcPrChange w:id="2188" w:author="OLIVARES MARTINEZ FERNANDO JESUS" w:date="2026-08-25T12:34:00Z">
              <w:tcPr>
                <w:tcW w:w="635" w:type="pct"/>
                <w:vMerge/>
                <w:tcBorders>
                  <w:left w:val="single" w:sz="24" w:space="0" w:color="auto"/>
                </w:tcBorders>
                <w:shd w:val="clear" w:color="auto" w:fill="FFFFFF" w:themeFill="background1"/>
              </w:tcPr>
            </w:tcPrChange>
          </w:tcPr>
          <w:p w14:paraId="36CBA54C" w14:textId="77777777" w:rsidR="00045A43" w:rsidRPr="00072ADB" w:rsidRDefault="00045A43" w:rsidP="00045A43">
            <w:pPr>
              <w:rPr>
                <w:ins w:id="2189" w:author="OLIVARES MARTINEZ FERNANDO JESUS" w:date="2026-08-25T12:33:00Z"/>
                <w:rFonts w:cs="Arial"/>
                <w:sz w:val="16"/>
                <w:szCs w:val="16"/>
              </w:rPr>
            </w:pPr>
          </w:p>
        </w:tc>
        <w:tc>
          <w:tcPr>
            <w:tcW w:w="551" w:type="pct"/>
            <w:shd w:val="clear" w:color="auto" w:fill="FFFFFF" w:themeFill="background1"/>
            <w:tcPrChange w:id="2190" w:author="OLIVARES MARTINEZ FERNANDO JESUS" w:date="2026-08-25T12:34:00Z">
              <w:tcPr>
                <w:tcW w:w="593" w:type="pct"/>
                <w:gridSpan w:val="2"/>
                <w:shd w:val="clear" w:color="auto" w:fill="FFFFFF" w:themeFill="background1"/>
              </w:tcPr>
            </w:tcPrChange>
          </w:tcPr>
          <w:p w14:paraId="6107BD0E" w14:textId="77777777" w:rsidR="00045A43" w:rsidRDefault="00045A43" w:rsidP="00045A43">
            <w:pPr>
              <w:rPr>
                <w:ins w:id="2191" w:author="OLIVARES MARTINEZ FERNANDO JESUS" w:date="2026-08-25T12:34:00Z"/>
                <w:noProof/>
              </w:rPr>
            </w:pPr>
            <w:ins w:id="2192" w:author="OLIVARES MARTINEZ FERNANDO JESUS" w:date="2026-08-25T12:34:00Z">
              <w:r>
                <w:rPr>
                  <w:noProof/>
                </w:rPr>
                <w:t>Valor a mostrar</w:t>
              </w:r>
            </w:ins>
          </w:p>
          <w:p w14:paraId="3D9118A5" w14:textId="77777777" w:rsidR="00045A43" w:rsidRPr="00FC6EA0" w:rsidRDefault="00045A43" w:rsidP="00045A43">
            <w:pPr>
              <w:rPr>
                <w:ins w:id="2193" w:author="OLIVARES MARTINEZ FERNANDO JESUS" w:date="2026-08-25T12:33:00Z"/>
                <w:lang w:val="es-ES_tradnl"/>
              </w:rPr>
            </w:pPr>
          </w:p>
        </w:tc>
        <w:tc>
          <w:tcPr>
            <w:tcW w:w="2151" w:type="pct"/>
            <w:shd w:val="clear" w:color="auto" w:fill="FFFFFF" w:themeFill="background1"/>
            <w:tcPrChange w:id="2194" w:author="OLIVARES MARTINEZ FERNANDO JESUS" w:date="2026-08-25T12:34:00Z">
              <w:tcPr>
                <w:tcW w:w="2314" w:type="pct"/>
                <w:gridSpan w:val="2"/>
                <w:shd w:val="clear" w:color="auto" w:fill="FFFFFF" w:themeFill="background1"/>
              </w:tcPr>
            </w:tcPrChange>
          </w:tcPr>
          <w:p w14:paraId="026B4916" w14:textId="71099D35" w:rsidR="00045A43" w:rsidRPr="00115026" w:rsidRDefault="00045A43" w:rsidP="00045A43">
            <w:pPr>
              <w:rPr>
                <w:ins w:id="2195" w:author="OLIVARES MARTINEZ FERNANDO JESUS" w:date="2026-08-25T12:33:00Z"/>
                <w:rFonts w:cs="Arial"/>
                <w:sz w:val="16"/>
                <w:szCs w:val="16"/>
              </w:rPr>
            </w:pPr>
            <w:ins w:id="2196" w:author="OLIVARES MARTINEZ FERNANDO JESUS" w:date="2026-08-25T12:34:00Z">
              <w:r>
                <w:rPr>
                  <w:rFonts w:cs="Arial"/>
                  <w:sz w:val="16"/>
                  <w:szCs w:val="16"/>
                </w:rPr>
                <w:t>SIA_</w:t>
              </w:r>
            </w:ins>
            <w:ins w:id="2197" w:author="OLIVARES MARTINEZ FERNANDO JESUS" w:date="2026-08-25T12:35:00Z">
              <w:r>
                <w:rPr>
                  <w:rFonts w:cs="Arial"/>
                  <w:sz w:val="16"/>
                  <w:szCs w:val="16"/>
                </w:rPr>
                <w:t>DAT_EJERCITO</w:t>
              </w:r>
            </w:ins>
            <w:ins w:id="2198" w:author="OLIVARES MARTINEZ FERNANDO JESUS" w:date="2026-08-25T12:34:00Z">
              <w:r>
                <w:rPr>
                  <w:rFonts w:cs="Arial"/>
                  <w:sz w:val="16"/>
                  <w:szCs w:val="16"/>
                </w:rPr>
                <w:t>.</w:t>
              </w:r>
            </w:ins>
            <w:ins w:id="2199" w:author="OLIVARES MARTINEZ FERNANDO JESUS" w:date="2026-08-25T12:35:00Z">
              <w:r>
                <w:rPr>
                  <w:rFonts w:cs="Arial"/>
                  <w:sz w:val="16"/>
                  <w:szCs w:val="16"/>
                </w:rPr>
                <w:t xml:space="preserve"> ID_EJERCITO_SIPERDEF</w:t>
              </w:r>
            </w:ins>
          </w:p>
        </w:tc>
      </w:tr>
      <w:tr w:rsidR="00045A43" w14:paraId="615F311B" w14:textId="77777777" w:rsidTr="00045A43">
        <w:tblPrEx>
          <w:tblW w:w="6323" w:type="pct"/>
          <w:tblPrExChange w:id="2200" w:author="OLIVARES MARTINEZ FERNANDO JESUS" w:date="2026-08-25T12:34:00Z">
            <w:tblPrEx>
              <w:tblW w:w="5878" w:type="pct"/>
            </w:tblPrEx>
          </w:tblPrExChange>
        </w:tblPrEx>
        <w:trPr>
          <w:trHeight w:val="235"/>
          <w:trPrChange w:id="2201" w:author="OLIVARES MARTINEZ FERNANDO JESUS" w:date="2026-08-25T12:34:00Z">
            <w:trPr>
              <w:gridAfter w:val="0"/>
              <w:trHeight w:val="235"/>
            </w:trPr>
          </w:trPrChange>
        </w:trPr>
        <w:tc>
          <w:tcPr>
            <w:tcW w:w="1356" w:type="pct"/>
            <w:gridSpan w:val="2"/>
            <w:vMerge w:val="restart"/>
            <w:tcBorders>
              <w:right w:val="single" w:sz="24" w:space="0" w:color="auto"/>
            </w:tcBorders>
            <w:shd w:val="clear" w:color="auto" w:fill="FFFFFF" w:themeFill="background1"/>
            <w:tcPrChange w:id="2202" w:author="OLIVARES MARTINEZ FERNANDO JESUS" w:date="2026-08-25T12:34:00Z">
              <w:tcPr>
                <w:tcW w:w="1459" w:type="pct"/>
                <w:gridSpan w:val="2"/>
                <w:vMerge w:val="restart"/>
                <w:tcBorders>
                  <w:right w:val="single" w:sz="24" w:space="0" w:color="auto"/>
                </w:tcBorders>
                <w:shd w:val="clear" w:color="auto" w:fill="FFFFFF" w:themeFill="background1"/>
              </w:tcPr>
            </w:tcPrChange>
          </w:tcPr>
          <w:p w14:paraId="5E831058" w14:textId="77777777" w:rsidR="00045A43" w:rsidRDefault="00045A43" w:rsidP="00045A43">
            <w:pPr>
              <w:rPr>
                <w:lang w:val="es-ES_tradnl"/>
              </w:rPr>
            </w:pPr>
            <w:r>
              <w:rPr>
                <w:lang w:val="es-ES_tradnl"/>
              </w:rPr>
              <w:t>Código</w:t>
            </w:r>
          </w:p>
          <w:p w14:paraId="6516DF93" w14:textId="39AAA09D" w:rsidR="00045A43" w:rsidRPr="00F10BA8" w:rsidRDefault="00045A43" w:rsidP="00045A43">
            <w:pPr>
              <w:rPr>
                <w:rFonts w:cs="Arial"/>
                <w:sz w:val="16"/>
                <w:szCs w:val="16"/>
              </w:rPr>
            </w:pPr>
            <w:r>
              <w:rPr>
                <w:lang w:val="es-ES_tradnl"/>
              </w:rPr>
              <w:t xml:space="preserve"> (código </w:t>
            </w:r>
            <w:del w:id="2203" w:author="OLIVARES MARTINEZ FERNANDO JESUS" w:date="2026-08-25T12:35:00Z">
              <w:r w:rsidDel="00045A43">
                <w:rPr>
                  <w:lang w:val="es-ES_tradnl"/>
                </w:rPr>
                <w:delText xml:space="preserve">Parámetro </w:delText>
              </w:r>
            </w:del>
            <w:ins w:id="2204" w:author="OLIVARES MARTINEZ FERNANDO JESUS" w:date="2026-08-25T12:35:00Z">
              <w:r>
                <w:rPr>
                  <w:lang w:val="es-ES_tradnl"/>
                </w:rPr>
                <w:t xml:space="preserve">Ejército </w:t>
              </w:r>
            </w:ins>
            <w:r w:rsidRPr="00072ADB">
              <w:rPr>
                <w:lang w:val="es-ES_tradnl"/>
              </w:rPr>
              <w:t>X</w:t>
            </w:r>
            <w:r>
              <w:rPr>
                <w:lang w:val="es-ES_tradnl"/>
              </w:rPr>
              <w:t>)</w:t>
            </w:r>
          </w:p>
        </w:tc>
        <w:tc>
          <w:tcPr>
            <w:tcW w:w="942" w:type="pct"/>
            <w:vMerge w:val="restart"/>
            <w:tcBorders>
              <w:left w:val="single" w:sz="24" w:space="0" w:color="auto"/>
            </w:tcBorders>
            <w:shd w:val="clear" w:color="auto" w:fill="FFFFFF" w:themeFill="background1"/>
            <w:tcPrChange w:id="2205" w:author="OLIVARES MARTINEZ FERNANDO JESUS" w:date="2026-08-25T12:34:00Z">
              <w:tcPr>
                <w:tcW w:w="635" w:type="pct"/>
                <w:vMerge w:val="restart"/>
                <w:tcBorders>
                  <w:left w:val="single" w:sz="24" w:space="0" w:color="auto"/>
                </w:tcBorders>
                <w:shd w:val="clear" w:color="auto" w:fill="FFFFFF" w:themeFill="background1"/>
              </w:tcPr>
            </w:tcPrChange>
          </w:tcPr>
          <w:p w14:paraId="398C01EA" w14:textId="77777777" w:rsidR="00045A43" w:rsidRDefault="00045A43" w:rsidP="00045A43">
            <w:pPr>
              <w:rPr>
                <w:lang w:val="es-ES_tradnl"/>
              </w:rPr>
            </w:pPr>
            <w:r w:rsidRPr="00072ADB">
              <w:rPr>
                <w:rFonts w:cs="Arial"/>
                <w:sz w:val="16"/>
                <w:szCs w:val="16"/>
              </w:rPr>
              <w:t>CODIGO</w:t>
            </w:r>
          </w:p>
        </w:tc>
        <w:tc>
          <w:tcPr>
            <w:tcW w:w="551" w:type="pct"/>
            <w:shd w:val="clear" w:color="auto" w:fill="FFFFFF" w:themeFill="background1"/>
            <w:tcPrChange w:id="2206" w:author="OLIVARES MARTINEZ FERNANDO JESUS" w:date="2026-08-25T12:34:00Z">
              <w:tcPr>
                <w:tcW w:w="593" w:type="pct"/>
                <w:gridSpan w:val="2"/>
                <w:shd w:val="clear" w:color="auto" w:fill="FFFFFF" w:themeFill="background1"/>
              </w:tcPr>
            </w:tcPrChange>
          </w:tcPr>
          <w:p w14:paraId="4B323CFB" w14:textId="77777777" w:rsidR="00045A43" w:rsidRDefault="00045A43" w:rsidP="00045A43">
            <w:pPr>
              <w:rPr>
                <w:lang w:val="es-ES_tradnl"/>
              </w:rPr>
            </w:pPr>
            <w:r w:rsidRPr="00FC6EA0">
              <w:rPr>
                <w:lang w:val="es-ES_tradnl"/>
              </w:rPr>
              <w:t>Descripción</w:t>
            </w:r>
          </w:p>
        </w:tc>
        <w:tc>
          <w:tcPr>
            <w:tcW w:w="2151" w:type="pct"/>
            <w:shd w:val="clear" w:color="auto" w:fill="FFFFFF" w:themeFill="background1"/>
            <w:tcPrChange w:id="2207" w:author="OLIVARES MARTINEZ FERNANDO JESUS" w:date="2026-08-25T12:34:00Z">
              <w:tcPr>
                <w:tcW w:w="2314" w:type="pct"/>
                <w:gridSpan w:val="2"/>
                <w:shd w:val="clear" w:color="auto" w:fill="FFFFFF" w:themeFill="background1"/>
              </w:tcPr>
            </w:tcPrChange>
          </w:tcPr>
          <w:p w14:paraId="615A5441" w14:textId="3B6EF8BD" w:rsidR="00045A43" w:rsidRPr="00115026" w:rsidRDefault="00045A43" w:rsidP="00045A43">
            <w:pPr>
              <w:rPr>
                <w:rFonts w:cs="Arial"/>
                <w:sz w:val="16"/>
                <w:szCs w:val="16"/>
              </w:rPr>
            </w:pPr>
            <w:r w:rsidRPr="00115026">
              <w:rPr>
                <w:rFonts w:cs="Arial"/>
                <w:sz w:val="16"/>
                <w:szCs w:val="16"/>
              </w:rPr>
              <w:t>Se mostrará el código (COD</w:t>
            </w:r>
            <w:r>
              <w:rPr>
                <w:rFonts w:cs="Arial"/>
                <w:sz w:val="16"/>
                <w:szCs w:val="16"/>
              </w:rPr>
              <w:t>IGO)</w:t>
            </w:r>
            <w:r w:rsidRPr="00115026">
              <w:rPr>
                <w:rFonts w:cs="Arial"/>
                <w:sz w:val="16"/>
                <w:szCs w:val="16"/>
              </w:rPr>
              <w:t xml:space="preserve"> de</w:t>
            </w:r>
            <w:r>
              <w:rPr>
                <w:rFonts w:cs="Arial"/>
                <w:sz w:val="16"/>
                <w:szCs w:val="16"/>
              </w:rPr>
              <w:t xml:space="preserve">l </w:t>
            </w:r>
            <w:del w:id="2208" w:author="OLIVARES MARTINEZ FERNANDO JESUS" w:date="2026-08-25T12:35:00Z">
              <w:r w:rsidDel="00045A43">
                <w:rPr>
                  <w:rFonts w:cs="Arial"/>
                  <w:sz w:val="16"/>
                  <w:szCs w:val="16"/>
                </w:rPr>
                <w:delText>Parámetro</w:delText>
              </w:r>
              <w:r w:rsidRPr="00115026" w:rsidDel="00045A43">
                <w:rPr>
                  <w:rFonts w:cs="Arial"/>
                  <w:sz w:val="16"/>
                  <w:szCs w:val="16"/>
                </w:rPr>
                <w:delText xml:space="preserve"> </w:delText>
              </w:r>
            </w:del>
            <w:ins w:id="2209" w:author="OLIVARES MARTINEZ FERNANDO JESUS" w:date="2026-08-25T12:35:00Z">
              <w:r>
                <w:rPr>
                  <w:rFonts w:cs="Arial"/>
                  <w:sz w:val="16"/>
                  <w:szCs w:val="16"/>
                </w:rPr>
                <w:t>Ejército</w:t>
              </w:r>
              <w:r w:rsidRPr="00115026">
                <w:rPr>
                  <w:rFonts w:cs="Arial"/>
                  <w:sz w:val="16"/>
                  <w:szCs w:val="16"/>
                </w:rPr>
                <w:t xml:space="preserve"> </w:t>
              </w:r>
            </w:ins>
          </w:p>
        </w:tc>
      </w:tr>
      <w:tr w:rsidR="00045A43" w14:paraId="1A1BE337" w14:textId="77777777" w:rsidTr="00045A43">
        <w:tblPrEx>
          <w:tblW w:w="6323" w:type="pct"/>
          <w:tblPrExChange w:id="2210" w:author="OLIVARES MARTINEZ FERNANDO JESUS" w:date="2026-08-25T12:34:00Z">
            <w:tblPrEx>
              <w:tblW w:w="5878" w:type="pct"/>
            </w:tblPrEx>
          </w:tblPrExChange>
        </w:tblPrEx>
        <w:trPr>
          <w:trHeight w:val="234"/>
          <w:trPrChange w:id="2211" w:author="OLIVARES MARTINEZ FERNANDO JESUS" w:date="2026-08-25T12:34:00Z">
            <w:trPr>
              <w:gridAfter w:val="0"/>
              <w:trHeight w:val="234"/>
            </w:trPr>
          </w:trPrChange>
        </w:trPr>
        <w:tc>
          <w:tcPr>
            <w:tcW w:w="1356" w:type="pct"/>
            <w:gridSpan w:val="2"/>
            <w:vMerge/>
            <w:tcBorders>
              <w:right w:val="single" w:sz="24" w:space="0" w:color="auto"/>
            </w:tcBorders>
            <w:shd w:val="clear" w:color="auto" w:fill="FFFFFF" w:themeFill="background1"/>
            <w:tcPrChange w:id="2212" w:author="OLIVARES MARTINEZ FERNANDO JESUS" w:date="2026-08-25T12:34:00Z">
              <w:tcPr>
                <w:tcW w:w="1459" w:type="pct"/>
                <w:gridSpan w:val="2"/>
                <w:vMerge/>
                <w:tcBorders>
                  <w:right w:val="single" w:sz="24" w:space="0" w:color="auto"/>
                </w:tcBorders>
                <w:shd w:val="clear" w:color="auto" w:fill="FFFFFF" w:themeFill="background1"/>
              </w:tcPr>
            </w:tcPrChange>
          </w:tcPr>
          <w:p w14:paraId="1BEBBD71" w14:textId="77777777" w:rsidR="00045A43" w:rsidRPr="00E95A6A" w:rsidRDefault="00045A43" w:rsidP="00045A43"/>
        </w:tc>
        <w:tc>
          <w:tcPr>
            <w:tcW w:w="942" w:type="pct"/>
            <w:vMerge/>
            <w:tcBorders>
              <w:left w:val="single" w:sz="24" w:space="0" w:color="auto"/>
            </w:tcBorders>
            <w:shd w:val="clear" w:color="auto" w:fill="FFFFFF" w:themeFill="background1"/>
            <w:tcPrChange w:id="2213" w:author="OLIVARES MARTINEZ FERNANDO JESUS" w:date="2026-08-25T12:34:00Z">
              <w:tcPr>
                <w:tcW w:w="635" w:type="pct"/>
                <w:vMerge/>
                <w:tcBorders>
                  <w:left w:val="single" w:sz="24" w:space="0" w:color="auto"/>
                </w:tcBorders>
                <w:shd w:val="clear" w:color="auto" w:fill="FFFFFF" w:themeFill="background1"/>
              </w:tcPr>
            </w:tcPrChange>
          </w:tcPr>
          <w:p w14:paraId="3DCF495B" w14:textId="77777777" w:rsidR="00045A43" w:rsidRPr="00571844" w:rsidRDefault="00045A43" w:rsidP="00045A43">
            <w:pPr>
              <w:rPr>
                <w:lang w:val="es-ES_tradnl"/>
              </w:rPr>
            </w:pPr>
          </w:p>
        </w:tc>
        <w:tc>
          <w:tcPr>
            <w:tcW w:w="551" w:type="pct"/>
            <w:shd w:val="clear" w:color="auto" w:fill="FFFFFF" w:themeFill="background1"/>
            <w:tcPrChange w:id="2214" w:author="OLIVARES MARTINEZ FERNANDO JESUS" w:date="2026-08-25T12:34:00Z">
              <w:tcPr>
                <w:tcW w:w="593" w:type="pct"/>
                <w:gridSpan w:val="2"/>
                <w:shd w:val="clear" w:color="auto" w:fill="FFFFFF" w:themeFill="background1"/>
              </w:tcPr>
            </w:tcPrChange>
          </w:tcPr>
          <w:p w14:paraId="543DEF77" w14:textId="77777777" w:rsidR="00045A43" w:rsidRDefault="00045A43" w:rsidP="00045A43">
            <w:pPr>
              <w:rPr>
                <w:noProof/>
              </w:rPr>
            </w:pPr>
            <w:r>
              <w:rPr>
                <w:noProof/>
              </w:rPr>
              <w:t>Valor a mostrar</w:t>
            </w:r>
          </w:p>
          <w:p w14:paraId="6718860A" w14:textId="77777777" w:rsidR="00045A43" w:rsidRDefault="00045A43" w:rsidP="00045A43">
            <w:pPr>
              <w:rPr>
                <w:lang w:val="es-ES_tradnl"/>
              </w:rPr>
            </w:pPr>
          </w:p>
        </w:tc>
        <w:tc>
          <w:tcPr>
            <w:tcW w:w="2151" w:type="pct"/>
            <w:shd w:val="clear" w:color="auto" w:fill="FFFFFF" w:themeFill="background1"/>
            <w:tcPrChange w:id="2215" w:author="OLIVARES MARTINEZ FERNANDO JESUS" w:date="2026-08-25T12:34:00Z">
              <w:tcPr>
                <w:tcW w:w="2314" w:type="pct"/>
                <w:gridSpan w:val="2"/>
                <w:shd w:val="clear" w:color="auto" w:fill="FFFFFF" w:themeFill="background1"/>
              </w:tcPr>
            </w:tcPrChange>
          </w:tcPr>
          <w:p w14:paraId="32DB175C" w14:textId="0C4CA966" w:rsidR="00045A43" w:rsidRPr="00115026" w:rsidRDefault="00045A43" w:rsidP="00045A43">
            <w:pPr>
              <w:rPr>
                <w:rFonts w:cs="Arial"/>
                <w:sz w:val="16"/>
                <w:szCs w:val="16"/>
              </w:rPr>
            </w:pPr>
            <w:ins w:id="2216" w:author="OLIVARES MARTINEZ FERNANDO JESUS" w:date="2026-08-25T12:36:00Z">
              <w:r>
                <w:rPr>
                  <w:rFonts w:cs="Arial"/>
                  <w:sz w:val="16"/>
                  <w:szCs w:val="16"/>
                </w:rPr>
                <w:t>SIA_DAT_EJERCITO</w:t>
              </w:r>
              <w:r w:rsidDel="00045A43">
                <w:rPr>
                  <w:rFonts w:cs="Arial"/>
                  <w:sz w:val="16"/>
                  <w:szCs w:val="16"/>
                </w:rPr>
                <w:t xml:space="preserve"> </w:t>
              </w:r>
            </w:ins>
            <w:del w:id="2217" w:author="OLIVARES MARTINEZ FERNANDO JESUS" w:date="2026-08-25T12:36:00Z">
              <w:r w:rsidDel="00045A43">
                <w:rPr>
                  <w:rFonts w:cs="Arial"/>
                  <w:sz w:val="16"/>
                  <w:szCs w:val="16"/>
                </w:rPr>
                <w:delText>SIA_CNF_PARAMETRO</w:delText>
              </w:r>
            </w:del>
            <w:r>
              <w:rPr>
                <w:rFonts w:cs="Arial"/>
                <w:sz w:val="16"/>
                <w:szCs w:val="16"/>
              </w:rPr>
              <w:t>.CODIGO</w:t>
            </w:r>
          </w:p>
        </w:tc>
      </w:tr>
      <w:tr w:rsidR="00045A43" w14:paraId="3B0CDF46" w14:textId="77777777" w:rsidTr="00045A43">
        <w:trPr>
          <w:trHeight w:val="234"/>
          <w:ins w:id="2218" w:author="OLIVARES MARTINEZ FERNANDO JESUS" w:date="2026-08-25T12:36:00Z"/>
        </w:trPr>
        <w:tc>
          <w:tcPr>
            <w:tcW w:w="1356" w:type="pct"/>
            <w:gridSpan w:val="2"/>
            <w:vMerge w:val="restart"/>
            <w:tcBorders>
              <w:right w:val="single" w:sz="24" w:space="0" w:color="auto"/>
            </w:tcBorders>
            <w:shd w:val="clear" w:color="auto" w:fill="FFFFFF" w:themeFill="background1"/>
          </w:tcPr>
          <w:p w14:paraId="3F56AE30" w14:textId="77777777" w:rsidR="00045A43" w:rsidRDefault="00045A43" w:rsidP="00045A43">
            <w:pPr>
              <w:rPr>
                <w:ins w:id="2219" w:author="OLIVARES MARTINEZ FERNANDO JESUS" w:date="2026-08-25T12:36:00Z"/>
                <w:lang w:val="es-ES_tradnl"/>
              </w:rPr>
            </w:pPr>
            <w:ins w:id="2220" w:author="OLIVARES MARTINEZ FERNANDO JESUS" w:date="2026-08-25T12:36:00Z">
              <w:r>
                <w:rPr>
                  <w:lang w:val="es-ES_tradnl"/>
                </w:rPr>
                <w:t>Descripción</w:t>
              </w:r>
            </w:ins>
          </w:p>
          <w:p w14:paraId="52190AF0" w14:textId="736876BA" w:rsidR="00045A43" w:rsidRDefault="00045A43" w:rsidP="00045A43">
            <w:pPr>
              <w:rPr>
                <w:ins w:id="2221" w:author="OLIVARES MARTINEZ FERNANDO JESUS" w:date="2026-08-25T12:36:00Z"/>
              </w:rPr>
            </w:pPr>
            <w:ins w:id="2222" w:author="OLIVARES MARTINEZ FERNANDO JESUS" w:date="2026-08-25T12:36:00Z">
              <w:r>
                <w:rPr>
                  <w:lang w:val="es-ES_tradnl"/>
                </w:rPr>
                <w:t xml:space="preserve">(descripción </w:t>
              </w:r>
            </w:ins>
            <w:ins w:id="2223" w:author="OLIVARES MARTINEZ FERNANDO JESUS" w:date="2026-08-25T12:37:00Z">
              <w:r>
                <w:rPr>
                  <w:lang w:val="es-ES_tradnl"/>
                </w:rPr>
                <w:t>Ejército</w:t>
              </w:r>
            </w:ins>
            <w:ins w:id="2224" w:author="OLIVARES MARTINEZ FERNANDO JESUS" w:date="2026-08-25T12:36:00Z">
              <w:r>
                <w:rPr>
                  <w:lang w:val="es-ES_tradnl"/>
                </w:rPr>
                <w:t xml:space="preserve"> X)</w:t>
              </w:r>
            </w:ins>
          </w:p>
        </w:tc>
        <w:tc>
          <w:tcPr>
            <w:tcW w:w="942" w:type="pct"/>
            <w:vMerge w:val="restart"/>
            <w:tcBorders>
              <w:left w:val="single" w:sz="24" w:space="0" w:color="auto"/>
            </w:tcBorders>
            <w:shd w:val="clear" w:color="auto" w:fill="FFFFFF" w:themeFill="background1"/>
          </w:tcPr>
          <w:p w14:paraId="25C56BD6" w14:textId="78018164" w:rsidR="00045A43" w:rsidRDefault="00045A43" w:rsidP="00045A43">
            <w:pPr>
              <w:rPr>
                <w:ins w:id="2225" w:author="OLIVARES MARTINEZ FERNANDO JESUS" w:date="2026-08-25T12:36:00Z"/>
                <w:lang w:val="es-ES_tradnl"/>
              </w:rPr>
            </w:pPr>
            <w:ins w:id="2226" w:author="OLIVARES MARTINEZ FERNANDO JESUS" w:date="2026-08-25T12:36:00Z">
              <w:r>
                <w:rPr>
                  <w:rFonts w:cs="Arial"/>
                  <w:sz w:val="16"/>
                  <w:szCs w:val="16"/>
                </w:rPr>
                <w:t>DESCRIPCION</w:t>
              </w:r>
            </w:ins>
          </w:p>
        </w:tc>
        <w:tc>
          <w:tcPr>
            <w:tcW w:w="551" w:type="pct"/>
            <w:shd w:val="clear" w:color="auto" w:fill="FFFFFF" w:themeFill="background1"/>
          </w:tcPr>
          <w:p w14:paraId="21C6B1A2" w14:textId="2F0B1492" w:rsidR="00045A43" w:rsidRPr="00FC6EA0" w:rsidRDefault="00045A43" w:rsidP="00045A43">
            <w:pPr>
              <w:rPr>
                <w:ins w:id="2227" w:author="OLIVARES MARTINEZ FERNANDO JESUS" w:date="2026-08-25T12:36:00Z"/>
                <w:lang w:val="es-ES_tradnl"/>
              </w:rPr>
            </w:pPr>
            <w:ins w:id="2228" w:author="OLIVARES MARTINEZ FERNANDO JESUS" w:date="2026-08-25T12:36:00Z">
              <w:r w:rsidRPr="00FC6EA0">
                <w:rPr>
                  <w:lang w:val="es-ES_tradnl"/>
                </w:rPr>
                <w:t>Descripción</w:t>
              </w:r>
            </w:ins>
          </w:p>
        </w:tc>
        <w:tc>
          <w:tcPr>
            <w:tcW w:w="2151" w:type="pct"/>
            <w:shd w:val="clear" w:color="auto" w:fill="FFFFFF" w:themeFill="background1"/>
          </w:tcPr>
          <w:p w14:paraId="5E9952DD" w14:textId="5829BEE3" w:rsidR="00045A43" w:rsidRPr="00115026" w:rsidRDefault="00045A43" w:rsidP="00045A43">
            <w:pPr>
              <w:rPr>
                <w:ins w:id="2229" w:author="OLIVARES MARTINEZ FERNANDO JESUS" w:date="2026-08-25T12:36:00Z"/>
                <w:rFonts w:cs="Arial"/>
                <w:sz w:val="16"/>
                <w:szCs w:val="16"/>
              </w:rPr>
            </w:pPr>
            <w:ins w:id="2230" w:author="OLIVARES MARTINEZ FERNANDO JESUS" w:date="2026-08-25T12:36:00Z">
              <w:r>
                <w:rPr>
                  <w:rFonts w:cs="Arial"/>
                  <w:sz w:val="16"/>
                  <w:szCs w:val="16"/>
                </w:rPr>
                <w:t>Se m</w:t>
              </w:r>
              <w:r w:rsidRPr="00115026">
                <w:rPr>
                  <w:rFonts w:cs="Arial"/>
                  <w:sz w:val="16"/>
                  <w:szCs w:val="16"/>
                </w:rPr>
                <w:t xml:space="preserve">ostrará </w:t>
              </w:r>
              <w:r>
                <w:rPr>
                  <w:rFonts w:cs="Arial"/>
                  <w:sz w:val="16"/>
                  <w:szCs w:val="16"/>
                </w:rPr>
                <w:t xml:space="preserve">la descripción </w:t>
              </w:r>
              <w:r w:rsidRPr="00115026">
                <w:rPr>
                  <w:rFonts w:cs="Arial"/>
                  <w:sz w:val="16"/>
                  <w:szCs w:val="16"/>
                </w:rPr>
                <w:t>(</w:t>
              </w:r>
              <w:r>
                <w:rPr>
                  <w:rFonts w:cs="Arial"/>
                  <w:sz w:val="16"/>
                  <w:szCs w:val="16"/>
                </w:rPr>
                <w:t>DESCRIPCION)</w:t>
              </w:r>
              <w:r w:rsidRPr="00115026">
                <w:rPr>
                  <w:rFonts w:cs="Arial"/>
                  <w:sz w:val="16"/>
                  <w:szCs w:val="16"/>
                </w:rPr>
                <w:t xml:space="preserve"> de</w:t>
              </w:r>
            </w:ins>
            <w:ins w:id="2231" w:author="OLIVARES MARTINEZ FERNANDO JESUS" w:date="2026-08-25T12:38:00Z">
              <w:r>
                <w:rPr>
                  <w:rFonts w:cs="Arial"/>
                  <w:sz w:val="16"/>
                  <w:szCs w:val="16"/>
                </w:rPr>
                <w:t>l Ejército</w:t>
              </w:r>
            </w:ins>
          </w:p>
        </w:tc>
      </w:tr>
      <w:tr w:rsidR="00045A43" w14:paraId="586BAB2A" w14:textId="77777777" w:rsidTr="00045A43">
        <w:trPr>
          <w:trHeight w:val="234"/>
          <w:ins w:id="2232" w:author="OLIVARES MARTINEZ FERNANDO JESUS" w:date="2026-08-25T12:36:00Z"/>
        </w:trPr>
        <w:tc>
          <w:tcPr>
            <w:tcW w:w="1356" w:type="pct"/>
            <w:gridSpan w:val="2"/>
            <w:vMerge/>
            <w:tcBorders>
              <w:right w:val="single" w:sz="24" w:space="0" w:color="auto"/>
            </w:tcBorders>
            <w:shd w:val="clear" w:color="auto" w:fill="FFFFFF" w:themeFill="background1"/>
          </w:tcPr>
          <w:p w14:paraId="77DE44FC" w14:textId="77777777" w:rsidR="00045A43" w:rsidRDefault="00045A43" w:rsidP="00045A43">
            <w:pPr>
              <w:rPr>
                <w:ins w:id="2233" w:author="OLIVARES MARTINEZ FERNANDO JESUS" w:date="2026-08-25T12:36:00Z"/>
              </w:rPr>
            </w:pPr>
          </w:p>
        </w:tc>
        <w:tc>
          <w:tcPr>
            <w:tcW w:w="942" w:type="pct"/>
            <w:vMerge/>
            <w:tcBorders>
              <w:left w:val="single" w:sz="24" w:space="0" w:color="auto"/>
            </w:tcBorders>
            <w:shd w:val="clear" w:color="auto" w:fill="FFFFFF" w:themeFill="background1"/>
          </w:tcPr>
          <w:p w14:paraId="25097F78" w14:textId="77777777" w:rsidR="00045A43" w:rsidRDefault="00045A43" w:rsidP="00045A43">
            <w:pPr>
              <w:rPr>
                <w:ins w:id="2234" w:author="OLIVARES MARTINEZ FERNANDO JESUS" w:date="2026-08-25T12:36:00Z"/>
                <w:lang w:val="es-ES_tradnl"/>
              </w:rPr>
            </w:pPr>
          </w:p>
        </w:tc>
        <w:tc>
          <w:tcPr>
            <w:tcW w:w="551" w:type="pct"/>
            <w:shd w:val="clear" w:color="auto" w:fill="FFFFFF" w:themeFill="background1"/>
          </w:tcPr>
          <w:p w14:paraId="4C47CD2C" w14:textId="77777777" w:rsidR="00045A43" w:rsidRDefault="00045A43" w:rsidP="00045A43">
            <w:pPr>
              <w:rPr>
                <w:ins w:id="2235" w:author="OLIVARES MARTINEZ FERNANDO JESUS" w:date="2026-08-25T12:36:00Z"/>
                <w:noProof/>
              </w:rPr>
            </w:pPr>
            <w:ins w:id="2236" w:author="OLIVARES MARTINEZ FERNANDO JESUS" w:date="2026-08-25T12:36:00Z">
              <w:r>
                <w:rPr>
                  <w:noProof/>
                </w:rPr>
                <w:t>Valor a mostrar</w:t>
              </w:r>
            </w:ins>
          </w:p>
          <w:p w14:paraId="786BE53F" w14:textId="77777777" w:rsidR="00045A43" w:rsidRPr="00FC6EA0" w:rsidRDefault="00045A43" w:rsidP="00045A43">
            <w:pPr>
              <w:rPr>
                <w:ins w:id="2237" w:author="OLIVARES MARTINEZ FERNANDO JESUS" w:date="2026-08-25T12:36:00Z"/>
                <w:lang w:val="es-ES_tradnl"/>
              </w:rPr>
            </w:pPr>
          </w:p>
        </w:tc>
        <w:tc>
          <w:tcPr>
            <w:tcW w:w="2151" w:type="pct"/>
            <w:shd w:val="clear" w:color="auto" w:fill="FFFFFF" w:themeFill="background1"/>
          </w:tcPr>
          <w:p w14:paraId="5E46AD1A" w14:textId="798A211A" w:rsidR="00045A43" w:rsidRPr="00115026" w:rsidRDefault="00045A43" w:rsidP="00045A43">
            <w:pPr>
              <w:rPr>
                <w:ins w:id="2238" w:author="OLIVARES MARTINEZ FERNANDO JESUS" w:date="2026-08-25T12:36:00Z"/>
                <w:rFonts w:cs="Arial"/>
                <w:sz w:val="16"/>
                <w:szCs w:val="16"/>
              </w:rPr>
            </w:pPr>
            <w:ins w:id="2239" w:author="OLIVARES MARTINEZ FERNANDO JESUS" w:date="2026-08-25T12:36:00Z">
              <w:r>
                <w:rPr>
                  <w:rFonts w:cs="Arial"/>
                  <w:sz w:val="16"/>
                  <w:szCs w:val="16"/>
                </w:rPr>
                <w:t>SIA_DAT_</w:t>
              </w:r>
            </w:ins>
            <w:ins w:id="2240" w:author="OLIVARES MARTINEZ FERNANDO JESUS" w:date="2026-08-25T12:38:00Z">
              <w:r>
                <w:rPr>
                  <w:rFonts w:cs="Arial"/>
                  <w:sz w:val="16"/>
                  <w:szCs w:val="16"/>
                </w:rPr>
                <w:t>EJERCITO</w:t>
              </w:r>
            </w:ins>
            <w:ins w:id="2241" w:author="OLIVARES MARTINEZ FERNANDO JESUS" w:date="2026-08-25T12:36:00Z">
              <w:r>
                <w:rPr>
                  <w:rFonts w:cs="Arial"/>
                  <w:sz w:val="16"/>
                  <w:szCs w:val="16"/>
                </w:rPr>
                <w:t>.DESCRIPCION</w:t>
              </w:r>
            </w:ins>
          </w:p>
        </w:tc>
      </w:tr>
      <w:tr w:rsidR="00045A43" w14:paraId="25BCDA8D" w14:textId="77777777" w:rsidTr="00045A43">
        <w:tblPrEx>
          <w:tblW w:w="6323" w:type="pct"/>
          <w:tblPrExChange w:id="2242" w:author="OLIVARES MARTINEZ FERNANDO JESUS" w:date="2026-08-25T12:34:00Z">
            <w:tblPrEx>
              <w:tblW w:w="5878" w:type="pct"/>
            </w:tblPrEx>
          </w:tblPrExChange>
        </w:tblPrEx>
        <w:trPr>
          <w:trHeight w:val="310"/>
          <w:trPrChange w:id="2243" w:author="OLIVARES MARTINEZ FERNANDO JESUS" w:date="2026-08-25T12:34:00Z">
            <w:trPr>
              <w:gridAfter w:val="0"/>
              <w:trHeight w:val="310"/>
            </w:trPr>
          </w:trPrChange>
        </w:trPr>
        <w:tc>
          <w:tcPr>
            <w:tcW w:w="1356" w:type="pct"/>
            <w:gridSpan w:val="2"/>
            <w:vMerge w:val="restart"/>
            <w:tcBorders>
              <w:right w:val="single" w:sz="24" w:space="0" w:color="auto"/>
            </w:tcBorders>
            <w:shd w:val="clear" w:color="auto" w:fill="FFFFFF" w:themeFill="background1"/>
            <w:tcPrChange w:id="2244" w:author="OLIVARES MARTINEZ FERNANDO JESUS" w:date="2026-08-25T12:34:00Z">
              <w:tcPr>
                <w:tcW w:w="1459" w:type="pct"/>
                <w:gridSpan w:val="2"/>
                <w:vMerge w:val="restart"/>
                <w:tcBorders>
                  <w:right w:val="single" w:sz="24" w:space="0" w:color="auto"/>
                </w:tcBorders>
                <w:shd w:val="clear" w:color="auto" w:fill="FFFFFF" w:themeFill="background1"/>
              </w:tcPr>
            </w:tcPrChange>
          </w:tcPr>
          <w:p w14:paraId="7BC24A81" w14:textId="7DBDF26D" w:rsidR="00045A43" w:rsidRDefault="00045A43" w:rsidP="00045A43">
            <w:pPr>
              <w:rPr>
                <w:lang w:val="es-ES_tradnl"/>
              </w:rPr>
            </w:pPr>
            <w:r>
              <w:rPr>
                <w:lang w:val="es-ES_tradnl"/>
              </w:rPr>
              <w:t>Activo</w:t>
            </w:r>
          </w:p>
          <w:p w14:paraId="67B122C2" w14:textId="3D24DDFD" w:rsidR="00045A43" w:rsidRPr="005E1FFE" w:rsidRDefault="00045A43" w:rsidP="00045A43">
            <w:pPr>
              <w:rPr>
                <w:lang w:val="es-ES_tradnl"/>
              </w:rPr>
            </w:pPr>
            <w:r>
              <w:rPr>
                <w:lang w:val="es-ES_tradnl"/>
              </w:rPr>
              <w:lastRenderedPageBreak/>
              <w:t xml:space="preserve">(activo Parámetro </w:t>
            </w:r>
            <w:r w:rsidRPr="00571844">
              <w:rPr>
                <w:lang w:val="es-ES_tradnl"/>
              </w:rPr>
              <w:t>X</w:t>
            </w:r>
            <w:r>
              <w:rPr>
                <w:lang w:val="es-ES_tradnl"/>
              </w:rPr>
              <w:t>)</w:t>
            </w:r>
          </w:p>
        </w:tc>
        <w:tc>
          <w:tcPr>
            <w:tcW w:w="942" w:type="pct"/>
            <w:vMerge w:val="restart"/>
            <w:tcBorders>
              <w:left w:val="single" w:sz="24" w:space="0" w:color="auto"/>
            </w:tcBorders>
            <w:shd w:val="clear" w:color="auto" w:fill="FFFFFF" w:themeFill="background1"/>
            <w:tcPrChange w:id="2245" w:author="OLIVARES MARTINEZ FERNANDO JESUS" w:date="2026-08-25T12:34:00Z">
              <w:tcPr>
                <w:tcW w:w="635" w:type="pct"/>
                <w:vMerge w:val="restart"/>
                <w:tcBorders>
                  <w:left w:val="single" w:sz="24" w:space="0" w:color="auto"/>
                </w:tcBorders>
                <w:shd w:val="clear" w:color="auto" w:fill="FFFFFF" w:themeFill="background1"/>
              </w:tcPr>
            </w:tcPrChange>
          </w:tcPr>
          <w:p w14:paraId="118F5BE6" w14:textId="21CBC867" w:rsidR="00045A43" w:rsidRDefault="00045A43" w:rsidP="00045A43">
            <w:pPr>
              <w:rPr>
                <w:lang w:val="es-ES_tradnl"/>
              </w:rPr>
            </w:pPr>
            <w:r>
              <w:rPr>
                <w:rFonts w:cs="Arial"/>
                <w:sz w:val="16"/>
                <w:szCs w:val="16"/>
              </w:rPr>
              <w:lastRenderedPageBreak/>
              <w:t>IND_ACTIVO</w:t>
            </w:r>
          </w:p>
        </w:tc>
        <w:tc>
          <w:tcPr>
            <w:tcW w:w="551" w:type="pct"/>
            <w:shd w:val="clear" w:color="auto" w:fill="FFFFFF" w:themeFill="background1"/>
            <w:tcPrChange w:id="2246" w:author="OLIVARES MARTINEZ FERNANDO JESUS" w:date="2026-08-25T12:34:00Z">
              <w:tcPr>
                <w:tcW w:w="593" w:type="pct"/>
                <w:gridSpan w:val="2"/>
                <w:shd w:val="clear" w:color="auto" w:fill="FFFFFF" w:themeFill="background1"/>
              </w:tcPr>
            </w:tcPrChange>
          </w:tcPr>
          <w:p w14:paraId="43C53DDA" w14:textId="77777777" w:rsidR="00045A43" w:rsidRDefault="00045A43" w:rsidP="00045A43">
            <w:pPr>
              <w:rPr>
                <w:noProof/>
              </w:rPr>
            </w:pPr>
            <w:r>
              <w:rPr>
                <w:noProof/>
              </w:rPr>
              <w:t xml:space="preserve">Descripción </w:t>
            </w:r>
          </w:p>
        </w:tc>
        <w:tc>
          <w:tcPr>
            <w:tcW w:w="2151" w:type="pct"/>
            <w:shd w:val="clear" w:color="auto" w:fill="FFFFFF" w:themeFill="background1"/>
            <w:tcPrChange w:id="2247" w:author="OLIVARES MARTINEZ FERNANDO JESUS" w:date="2026-08-25T12:34:00Z">
              <w:tcPr>
                <w:tcW w:w="2314" w:type="pct"/>
                <w:gridSpan w:val="2"/>
                <w:shd w:val="clear" w:color="auto" w:fill="FFFFFF" w:themeFill="background1"/>
              </w:tcPr>
            </w:tcPrChange>
          </w:tcPr>
          <w:p w14:paraId="1B29981A" w14:textId="1CDFE791" w:rsidR="00045A43" w:rsidRDefault="00045A43" w:rsidP="00045A43">
            <w:pPr>
              <w:rPr>
                <w:lang w:val="es-ES_tradnl"/>
              </w:rPr>
            </w:pPr>
            <w:r>
              <w:rPr>
                <w:rFonts w:cs="Arial"/>
                <w:sz w:val="16"/>
                <w:szCs w:val="16"/>
              </w:rPr>
              <w:t xml:space="preserve">Estado de activación del </w:t>
            </w:r>
            <w:del w:id="2248" w:author="OLIVARES MARTINEZ FERNANDO JESUS" w:date="2026-08-25T12:38:00Z">
              <w:r w:rsidDel="00045A43">
                <w:rPr>
                  <w:rFonts w:cs="Arial"/>
                  <w:sz w:val="16"/>
                  <w:szCs w:val="16"/>
                </w:rPr>
                <w:delText>parámetro</w:delText>
              </w:r>
            </w:del>
            <w:ins w:id="2249" w:author="OLIVARES MARTINEZ FERNANDO JESUS" w:date="2026-08-25T12:38:00Z">
              <w:r>
                <w:rPr>
                  <w:rFonts w:cs="Arial"/>
                  <w:sz w:val="16"/>
                  <w:szCs w:val="16"/>
                </w:rPr>
                <w:t>Ejército</w:t>
              </w:r>
            </w:ins>
          </w:p>
        </w:tc>
      </w:tr>
      <w:tr w:rsidR="00045A43" w14:paraId="62F405B3" w14:textId="77777777" w:rsidTr="00045A43">
        <w:tblPrEx>
          <w:tblW w:w="6323" w:type="pct"/>
          <w:tblPrExChange w:id="2250" w:author="OLIVARES MARTINEZ FERNANDO JESUS" w:date="2026-08-25T12:34:00Z">
            <w:tblPrEx>
              <w:tblW w:w="5878" w:type="pct"/>
            </w:tblPrEx>
          </w:tblPrExChange>
        </w:tblPrEx>
        <w:trPr>
          <w:trHeight w:val="601"/>
          <w:trPrChange w:id="2251" w:author="OLIVARES MARTINEZ FERNANDO JESUS" w:date="2026-08-25T12:34:00Z">
            <w:trPr>
              <w:gridAfter w:val="0"/>
              <w:trHeight w:val="601"/>
            </w:trPr>
          </w:trPrChange>
        </w:trPr>
        <w:tc>
          <w:tcPr>
            <w:tcW w:w="1356" w:type="pct"/>
            <w:gridSpan w:val="2"/>
            <w:vMerge/>
            <w:tcBorders>
              <w:right w:val="single" w:sz="24" w:space="0" w:color="auto"/>
            </w:tcBorders>
            <w:shd w:val="clear" w:color="auto" w:fill="FFFFFF" w:themeFill="background1"/>
            <w:tcPrChange w:id="2252" w:author="OLIVARES MARTINEZ FERNANDO JESUS" w:date="2026-08-25T12:34:00Z">
              <w:tcPr>
                <w:tcW w:w="1459" w:type="pct"/>
                <w:gridSpan w:val="2"/>
                <w:vMerge/>
                <w:tcBorders>
                  <w:right w:val="single" w:sz="24" w:space="0" w:color="auto"/>
                </w:tcBorders>
                <w:shd w:val="clear" w:color="auto" w:fill="FFFFFF" w:themeFill="background1"/>
              </w:tcPr>
            </w:tcPrChange>
          </w:tcPr>
          <w:p w14:paraId="59191EC9" w14:textId="77777777" w:rsidR="00045A43" w:rsidRDefault="00045A43" w:rsidP="00045A43">
            <w:pPr>
              <w:rPr>
                <w:lang w:val="es-ES_tradnl"/>
              </w:rPr>
            </w:pPr>
          </w:p>
        </w:tc>
        <w:tc>
          <w:tcPr>
            <w:tcW w:w="942" w:type="pct"/>
            <w:vMerge/>
            <w:tcBorders>
              <w:left w:val="single" w:sz="24" w:space="0" w:color="auto"/>
            </w:tcBorders>
            <w:shd w:val="clear" w:color="auto" w:fill="FFFFFF" w:themeFill="background1"/>
            <w:tcPrChange w:id="2253" w:author="OLIVARES MARTINEZ FERNANDO JESUS" w:date="2026-08-25T12:34:00Z">
              <w:tcPr>
                <w:tcW w:w="635" w:type="pct"/>
                <w:vMerge/>
                <w:tcBorders>
                  <w:left w:val="single" w:sz="24" w:space="0" w:color="auto"/>
                </w:tcBorders>
                <w:shd w:val="clear" w:color="auto" w:fill="FFFFFF" w:themeFill="background1"/>
              </w:tcPr>
            </w:tcPrChange>
          </w:tcPr>
          <w:p w14:paraId="33BEF91F" w14:textId="77777777" w:rsidR="00045A43" w:rsidRPr="00571844" w:rsidRDefault="00045A43" w:rsidP="00045A43">
            <w:pPr>
              <w:rPr>
                <w:rFonts w:cs="Arial"/>
                <w:sz w:val="16"/>
                <w:szCs w:val="16"/>
              </w:rPr>
            </w:pPr>
          </w:p>
        </w:tc>
        <w:tc>
          <w:tcPr>
            <w:tcW w:w="551" w:type="pct"/>
            <w:shd w:val="clear" w:color="auto" w:fill="FFFFFF" w:themeFill="background1"/>
            <w:tcPrChange w:id="2254" w:author="OLIVARES MARTINEZ FERNANDO JESUS" w:date="2026-08-25T12:34:00Z">
              <w:tcPr>
                <w:tcW w:w="593" w:type="pct"/>
                <w:gridSpan w:val="2"/>
                <w:shd w:val="clear" w:color="auto" w:fill="FFFFFF" w:themeFill="background1"/>
              </w:tcPr>
            </w:tcPrChange>
          </w:tcPr>
          <w:p w14:paraId="6EC47E59" w14:textId="02CE0E47" w:rsidR="00045A43" w:rsidRDefault="00045A43" w:rsidP="00045A43">
            <w:pPr>
              <w:rPr>
                <w:noProof/>
              </w:rPr>
            </w:pPr>
            <w:r>
              <w:rPr>
                <w:noProof/>
              </w:rPr>
              <w:t>Valor a mostrar</w:t>
            </w:r>
          </w:p>
        </w:tc>
        <w:tc>
          <w:tcPr>
            <w:tcW w:w="2151" w:type="pct"/>
            <w:shd w:val="clear" w:color="auto" w:fill="FFFFFF" w:themeFill="background1"/>
            <w:tcPrChange w:id="2255" w:author="OLIVARES MARTINEZ FERNANDO JESUS" w:date="2026-08-25T12:34:00Z">
              <w:tcPr>
                <w:tcW w:w="2314" w:type="pct"/>
                <w:gridSpan w:val="2"/>
                <w:shd w:val="clear" w:color="auto" w:fill="FFFFFF" w:themeFill="background1"/>
              </w:tcPr>
            </w:tcPrChange>
          </w:tcPr>
          <w:p w14:paraId="65E37B09" w14:textId="546955F9" w:rsidR="00045A43" w:rsidRPr="000C51ED" w:rsidRDefault="00045A43" w:rsidP="00045A43">
            <w:pPr>
              <w:rPr>
                <w:rFonts w:cs="Arial"/>
                <w:sz w:val="16"/>
                <w:szCs w:val="16"/>
              </w:rPr>
            </w:pPr>
            <w:proofErr w:type="gramStart"/>
            <w:r w:rsidRPr="000C51ED">
              <w:rPr>
                <w:rFonts w:cs="Arial"/>
                <w:sz w:val="16"/>
                <w:szCs w:val="16"/>
              </w:rPr>
              <w:t>Si  IND</w:t>
            </w:r>
            <w:proofErr w:type="gramEnd"/>
            <w:r>
              <w:rPr>
                <w:rFonts w:cs="Arial"/>
                <w:sz w:val="16"/>
                <w:szCs w:val="16"/>
              </w:rPr>
              <w:t>_</w:t>
            </w:r>
            <w:r w:rsidRPr="000C51ED">
              <w:rPr>
                <w:rFonts w:cs="Arial"/>
                <w:sz w:val="16"/>
                <w:szCs w:val="16"/>
              </w:rPr>
              <w:t xml:space="preserve">ACTIVO  = 1 </w:t>
            </w:r>
            <w:del w:id="2256" w:author="OLIVARES MARTINEZ FERNANDO JESUS" w:date="2026-08-17T12:11:00Z">
              <w:r w:rsidRPr="000C51ED" w:rsidDel="00EA136F">
                <w:rPr>
                  <w:rFonts w:cs="Arial"/>
                  <w:sz w:val="16"/>
                  <w:szCs w:val="16"/>
                </w:rPr>
                <w:delText xml:space="preserve">then </w:delText>
              </w:r>
            </w:del>
            <w:ins w:id="2257" w:author="OLIVARES MARTINEZ FERNANDO JESUS" w:date="2026-08-17T12:11:00Z">
              <w:r>
                <w:rPr>
                  <w:rFonts w:cs="Arial"/>
                  <w:sz w:val="16"/>
                  <w:szCs w:val="16"/>
                </w:rPr>
                <w:t>entonces</w:t>
              </w:r>
              <w:r w:rsidRPr="000C51ED">
                <w:rPr>
                  <w:rFonts w:cs="Arial"/>
                  <w:sz w:val="16"/>
                  <w:szCs w:val="16"/>
                </w:rPr>
                <w:t xml:space="preserve"> </w:t>
              </w:r>
            </w:ins>
            <w:r w:rsidRPr="000C51ED">
              <w:rPr>
                <w:rFonts w:cs="Arial"/>
                <w:sz w:val="16"/>
                <w:szCs w:val="16"/>
              </w:rPr>
              <w:t>“Activo</w:t>
            </w:r>
            <w:ins w:id="2258" w:author="OLIVARES MARTINEZ FERNANDO JESUS" w:date="2026-08-17T12:11:00Z">
              <w:r>
                <w:rPr>
                  <w:rFonts w:cs="Arial"/>
                  <w:sz w:val="16"/>
                  <w:szCs w:val="16"/>
                </w:rPr>
                <w:t>s</w:t>
              </w:r>
            </w:ins>
            <w:r w:rsidRPr="000C51ED">
              <w:rPr>
                <w:rFonts w:cs="Arial"/>
                <w:sz w:val="16"/>
                <w:szCs w:val="16"/>
              </w:rPr>
              <w:t xml:space="preserve">”, </w:t>
            </w:r>
            <w:ins w:id="2259" w:author="OLIVARES MARTINEZ FERNANDO JESUS" w:date="2026-08-17T12:11:00Z">
              <w:r>
                <w:rPr>
                  <w:rFonts w:cs="Arial"/>
                  <w:sz w:val="16"/>
                  <w:szCs w:val="16"/>
                </w:rPr>
                <w:t>si no</w:t>
              </w:r>
            </w:ins>
            <w:del w:id="2260" w:author="OLIVARES MARTINEZ FERNANDO JESUS" w:date="2026-08-17T12:11:00Z">
              <w:r w:rsidRPr="000C51ED" w:rsidDel="00EA136F">
                <w:rPr>
                  <w:rFonts w:cs="Arial"/>
                  <w:sz w:val="16"/>
                  <w:szCs w:val="16"/>
                </w:rPr>
                <w:delText>else</w:delText>
              </w:r>
            </w:del>
            <w:r w:rsidRPr="000C51ED">
              <w:rPr>
                <w:rFonts w:cs="Arial"/>
                <w:sz w:val="16"/>
                <w:szCs w:val="16"/>
              </w:rPr>
              <w:t xml:space="preserve"> “</w:t>
            </w:r>
            <w:del w:id="2261" w:author="OLIVARES MARTINEZ FERNANDO JESUS" w:date="2026-08-17T12:11:00Z">
              <w:r w:rsidRPr="000C51ED" w:rsidDel="00EA136F">
                <w:rPr>
                  <w:rFonts w:cs="Arial"/>
                  <w:sz w:val="16"/>
                  <w:szCs w:val="16"/>
                </w:rPr>
                <w:delText>Inactivo</w:delText>
              </w:r>
            </w:del>
            <w:ins w:id="2262" w:author="OLIVARES MARTINEZ FERNANDO JESUS" w:date="2026-08-17T12:11:00Z">
              <w:r>
                <w:rPr>
                  <w:rFonts w:cs="Arial"/>
                  <w:sz w:val="16"/>
                  <w:szCs w:val="16"/>
                </w:rPr>
                <w:t>Todos</w:t>
              </w:r>
            </w:ins>
            <w:r>
              <w:rPr>
                <w:rFonts w:cs="Arial"/>
                <w:sz w:val="16"/>
                <w:szCs w:val="16"/>
              </w:rPr>
              <w:t>”</w:t>
            </w:r>
          </w:p>
        </w:tc>
      </w:tr>
    </w:tbl>
    <w:p w14:paraId="54967668" w14:textId="77777777" w:rsidR="00316681" w:rsidRDefault="00316681" w:rsidP="00316681">
      <w:pPr>
        <w:rPr>
          <w:lang w:val="es-ES_tradnl"/>
        </w:rPr>
      </w:pPr>
    </w:p>
    <w:p w14:paraId="2B494801" w14:textId="5546F190" w:rsidR="00316681" w:rsidRDefault="00316681" w:rsidP="00316681">
      <w:pPr>
        <w:rPr>
          <w:lang w:val="es-ES_tradnl"/>
        </w:rPr>
      </w:pPr>
      <w:r>
        <w:rPr>
          <w:lang w:val="es-ES_tradnl"/>
        </w:rPr>
        <w:t xml:space="preserve">Sobre el listado de </w:t>
      </w:r>
      <w:del w:id="2263" w:author="OLIVARES MARTINEZ FERNANDO JESUS" w:date="2026-08-25T12:39:00Z">
        <w:r w:rsidR="000C51ED" w:rsidDel="00045A43">
          <w:rPr>
            <w:lang w:val="es-ES_tradnl"/>
          </w:rPr>
          <w:delText>Parámetros</w:delText>
        </w:r>
      </w:del>
      <w:ins w:id="2264" w:author="OLIVARES MARTINEZ FERNANDO JESUS" w:date="2026-08-25T12:39:00Z">
        <w:r w:rsidR="00045A43">
          <w:rPr>
            <w:lang w:val="es-ES_tradnl"/>
          </w:rPr>
          <w:t>Ejércitos</w:t>
        </w:r>
      </w:ins>
      <w:r>
        <w:rPr>
          <w:lang w:val="es-ES_tradnl"/>
        </w:rPr>
        <w:t>:</w:t>
      </w:r>
    </w:p>
    <w:p w14:paraId="355C0822" w14:textId="7D6F2EA6" w:rsidR="00316681" w:rsidRDefault="00316681" w:rsidP="00316681">
      <w:pPr>
        <w:pStyle w:val="Prrafodelista"/>
        <w:numPr>
          <w:ilvl w:val="0"/>
          <w:numId w:val="22"/>
        </w:numPr>
        <w:rPr>
          <w:ins w:id="2265" w:author="OLIVARES MARTINEZ FERNANDO JESUS" w:date="2026-08-25T12:42:00Z"/>
          <w:lang w:val="es-ES_tradnl"/>
        </w:rPr>
      </w:pPr>
      <w:r>
        <w:rPr>
          <w:lang w:val="es-ES_tradnl"/>
        </w:rPr>
        <w:t>Se podrá aplicar un o</w:t>
      </w:r>
      <w:r w:rsidRPr="003D7719">
        <w:rPr>
          <w:lang w:val="es-ES_tradnl"/>
        </w:rPr>
        <w:t xml:space="preserve">rden por </w:t>
      </w:r>
      <w:del w:id="2266" w:author="OLIVARES MARTINEZ FERNANDO JESUS" w:date="2026-08-25T12:42:00Z">
        <w:r w:rsidDel="00B13194">
          <w:rPr>
            <w:lang w:val="es-ES_tradnl"/>
          </w:rPr>
          <w:delText>cada una de</w:delText>
        </w:r>
      </w:del>
      <w:ins w:id="2267" w:author="OLIVARES MARTINEZ FERNANDO JESUS" w:date="2026-08-25T12:42:00Z">
        <w:r w:rsidR="00B13194">
          <w:rPr>
            <w:lang w:val="es-ES_tradnl"/>
          </w:rPr>
          <w:t>las siguientes</w:t>
        </w:r>
      </w:ins>
      <w:del w:id="2268" w:author="OLIVARES MARTINEZ FERNANDO JESUS" w:date="2026-08-25T12:42:00Z">
        <w:r w:rsidRPr="003D7719" w:rsidDel="00B13194">
          <w:rPr>
            <w:lang w:val="es-ES_tradnl"/>
          </w:rPr>
          <w:delText xml:space="preserve"> las</w:delText>
        </w:r>
      </w:del>
      <w:r w:rsidRPr="003D7719">
        <w:rPr>
          <w:lang w:val="es-ES_tradnl"/>
        </w:rPr>
        <w:t xml:space="preserve"> columnas </w:t>
      </w:r>
      <w:r>
        <w:rPr>
          <w:lang w:val="es-ES_tradnl"/>
        </w:rPr>
        <w:t>del listado</w:t>
      </w:r>
      <w:ins w:id="2269" w:author="OLIVARES MARTINEZ FERNANDO JESUS" w:date="2026-08-25T12:42:00Z">
        <w:r w:rsidR="00B13194">
          <w:rPr>
            <w:lang w:val="es-ES_tradnl"/>
          </w:rPr>
          <w:t>:</w:t>
        </w:r>
      </w:ins>
    </w:p>
    <w:p w14:paraId="21EEDFC0" w14:textId="22D2672C" w:rsidR="00B13194" w:rsidRDefault="00B13194" w:rsidP="00B13194">
      <w:pPr>
        <w:pStyle w:val="Prrafodelista"/>
        <w:numPr>
          <w:ilvl w:val="1"/>
          <w:numId w:val="22"/>
        </w:numPr>
        <w:rPr>
          <w:ins w:id="2270" w:author="OLIVARES MARTINEZ FERNANDO JESUS" w:date="2026-08-25T12:42:00Z"/>
          <w:lang w:val="es-ES_tradnl"/>
        </w:rPr>
      </w:pPr>
      <w:ins w:id="2271" w:author="OLIVARES MARTINEZ FERNANDO JESUS" w:date="2026-08-25T12:42:00Z">
        <w:r>
          <w:rPr>
            <w:lang w:val="es-ES_tradnl"/>
          </w:rPr>
          <w:t>Identificador</w:t>
        </w:r>
      </w:ins>
    </w:p>
    <w:p w14:paraId="7753A7DC" w14:textId="3F257EB6" w:rsidR="00B13194" w:rsidRDefault="00B13194" w:rsidP="00B13194">
      <w:pPr>
        <w:pStyle w:val="Prrafodelista"/>
        <w:numPr>
          <w:ilvl w:val="1"/>
          <w:numId w:val="22"/>
        </w:numPr>
        <w:rPr>
          <w:ins w:id="2272" w:author="OLIVARES MARTINEZ FERNANDO JESUS" w:date="2026-08-25T12:42:00Z"/>
          <w:lang w:val="es-ES_tradnl"/>
        </w:rPr>
      </w:pPr>
      <w:ins w:id="2273" w:author="OLIVARES MARTINEZ FERNANDO JESUS" w:date="2026-08-25T12:42:00Z">
        <w:r>
          <w:rPr>
            <w:lang w:val="es-ES_tradnl"/>
          </w:rPr>
          <w:t>Código</w:t>
        </w:r>
      </w:ins>
    </w:p>
    <w:p w14:paraId="4FE4FC2A" w14:textId="3B47BB44" w:rsidR="00B13194" w:rsidRDefault="00B13194">
      <w:pPr>
        <w:pStyle w:val="Prrafodelista"/>
        <w:numPr>
          <w:ilvl w:val="1"/>
          <w:numId w:val="22"/>
        </w:numPr>
        <w:rPr>
          <w:lang w:val="es-ES_tradnl"/>
        </w:rPr>
        <w:pPrChange w:id="2274" w:author="OLIVARES MARTINEZ FERNANDO JESUS" w:date="2026-08-25T12:42:00Z">
          <w:pPr>
            <w:pStyle w:val="Prrafodelista"/>
            <w:numPr>
              <w:numId w:val="22"/>
            </w:numPr>
            <w:ind w:left="775" w:hanging="360"/>
          </w:pPr>
        </w:pPrChange>
      </w:pPr>
      <w:ins w:id="2275" w:author="OLIVARES MARTINEZ FERNANDO JESUS" w:date="2026-08-25T12:42:00Z">
        <w:r>
          <w:rPr>
            <w:lang w:val="es-ES_tradnl"/>
          </w:rPr>
          <w:t>Descripción</w:t>
        </w:r>
      </w:ins>
    </w:p>
    <w:p w14:paraId="26B0DBEA" w14:textId="77777777" w:rsidR="00316681" w:rsidRDefault="00316681" w:rsidP="00316681">
      <w:pPr>
        <w:pStyle w:val="Prrafodelista"/>
        <w:numPr>
          <w:ilvl w:val="0"/>
          <w:numId w:val="22"/>
        </w:numPr>
        <w:spacing w:after="160" w:line="259" w:lineRule="auto"/>
      </w:pPr>
      <w:r>
        <w:t>Por defecto se aplica el siguiente orden:</w:t>
      </w:r>
    </w:p>
    <w:p w14:paraId="69F1787F" w14:textId="410271F1" w:rsidR="00316681" w:rsidRDefault="00316681" w:rsidP="00316681">
      <w:pPr>
        <w:pStyle w:val="Prrafodelista"/>
        <w:numPr>
          <w:ilvl w:val="1"/>
          <w:numId w:val="22"/>
        </w:numPr>
        <w:spacing w:after="160" w:line="259" w:lineRule="auto"/>
      </w:pPr>
      <w:r>
        <w:t xml:space="preserve">Código </w:t>
      </w:r>
      <w:r w:rsidR="000C51ED">
        <w:t>Parámetro</w:t>
      </w:r>
      <w:r>
        <w:t xml:space="preserve"> ASC</w:t>
      </w:r>
    </w:p>
    <w:p w14:paraId="6FA88DD4" w14:textId="62460358" w:rsidR="00316681" w:rsidRPr="00953F7C" w:rsidRDefault="00316681" w:rsidP="00316681">
      <w:pPr>
        <w:pStyle w:val="Prrafodelista"/>
        <w:numPr>
          <w:ilvl w:val="0"/>
          <w:numId w:val="22"/>
        </w:numPr>
        <w:rPr>
          <w:lang w:val="es-ES_tradnl"/>
        </w:rPr>
      </w:pPr>
      <w:r>
        <w:rPr>
          <w:lang w:val="es-ES_tradnl"/>
        </w:rPr>
        <w:t xml:space="preserve">Se podrá navegar por los diferentes elementos con una navegación. </w:t>
      </w:r>
      <w:r w:rsidRPr="00953F7C">
        <w:rPr>
          <w:lang w:val="es-ES_tradnl"/>
        </w:rPr>
        <w:t>El número máximo de elementos / página debe ser configurable.</w:t>
      </w:r>
    </w:p>
    <w:p w14:paraId="3055FB39" w14:textId="77777777" w:rsidR="00316681" w:rsidRDefault="00316681" w:rsidP="00316681">
      <w:pPr>
        <w:rPr>
          <w:lang w:val="es-ES_tradnl"/>
        </w:rPr>
      </w:pPr>
      <w:r>
        <w:rPr>
          <w:lang w:val="es-ES_tradnl"/>
        </w:rPr>
        <w:t>Se podrán realizar las siguientes acciones:</w:t>
      </w:r>
    </w:p>
    <w:p w14:paraId="6D938143" w14:textId="706048ED" w:rsidR="00316681" w:rsidRPr="000C51ED" w:rsidRDefault="00316681" w:rsidP="00316681">
      <w:pPr>
        <w:pStyle w:val="Prrafodelista"/>
        <w:numPr>
          <w:ilvl w:val="0"/>
          <w:numId w:val="3"/>
        </w:numPr>
        <w:rPr>
          <w:lang w:val="es-ES_tradnl"/>
        </w:rPr>
      </w:pPr>
      <w:r>
        <w:rPr>
          <w:lang w:val="es-ES_tradnl"/>
        </w:rPr>
        <w:t>+Crear</w:t>
      </w:r>
      <w:r w:rsidR="000C51ED">
        <w:rPr>
          <w:lang w:val="es-ES_tradnl"/>
        </w:rPr>
        <w:t xml:space="preserve"> </w:t>
      </w:r>
      <w:del w:id="2276" w:author="OLIVARES MARTINEZ FERNANDO JESUS" w:date="2026-08-25T12:43:00Z">
        <w:r w:rsidR="000C51ED" w:rsidDel="00B13194">
          <w:rPr>
            <w:lang w:val="es-ES_tradnl"/>
          </w:rPr>
          <w:delText>parámetro</w:delText>
        </w:r>
      </w:del>
      <w:ins w:id="2277" w:author="OLIVARES MARTINEZ FERNANDO JESUS" w:date="2026-08-25T12:43:00Z">
        <w:r w:rsidR="00B13194">
          <w:rPr>
            <w:lang w:val="es-ES_tradnl"/>
          </w:rPr>
          <w:t>Ejército</w:t>
        </w:r>
      </w:ins>
      <w:r>
        <w:rPr>
          <w:lang w:val="es-ES_tradnl"/>
        </w:rPr>
        <w:t xml:space="preserve">: Acceder al formulario de alta de </w:t>
      </w:r>
      <w:del w:id="2278" w:author="OLIVARES MARTINEZ FERNANDO JESUS" w:date="2026-08-25T12:46:00Z">
        <w:r w:rsidR="000C51ED" w:rsidDel="00B13194">
          <w:rPr>
            <w:lang w:val="es-ES_tradnl"/>
          </w:rPr>
          <w:delText>Parámetro</w:delText>
        </w:r>
        <w:r w:rsidDel="00B13194">
          <w:rPr>
            <w:lang w:val="es-ES_tradnl"/>
          </w:rPr>
          <w:delText xml:space="preserve"> </w:delText>
        </w:r>
      </w:del>
      <w:ins w:id="2279" w:author="OLIVARES MARTINEZ FERNANDO JESUS" w:date="2026-08-25T12:46:00Z">
        <w:r w:rsidR="00B13194">
          <w:rPr>
            <w:lang w:val="es-ES_tradnl"/>
          </w:rPr>
          <w:t xml:space="preserve">Ejército </w:t>
        </w:r>
      </w:ins>
      <w:r>
        <w:rPr>
          <w:lang w:val="es-ES_tradnl"/>
        </w:rPr>
        <w:t xml:space="preserve">para dar de alta un nuevo </w:t>
      </w:r>
      <w:del w:id="2280" w:author="OLIVARES MARTINEZ FERNANDO JESUS" w:date="2026-08-25T12:46:00Z">
        <w:r w:rsidR="000C51ED" w:rsidDel="00B13194">
          <w:rPr>
            <w:lang w:val="es-ES_tradnl"/>
          </w:rPr>
          <w:delText>Parámetro</w:delText>
        </w:r>
      </w:del>
      <w:ins w:id="2281" w:author="OLIVARES MARTINEZ FERNANDO JESUS" w:date="2026-08-25T12:46:00Z">
        <w:r w:rsidR="00B13194">
          <w:rPr>
            <w:lang w:val="es-ES_tradnl"/>
          </w:rPr>
          <w:t>registro</w:t>
        </w:r>
      </w:ins>
      <w:r>
        <w:rPr>
          <w:lang w:val="es-ES_tradnl"/>
        </w:rPr>
        <w:t xml:space="preserve">: </w:t>
      </w:r>
      <w:r w:rsidR="000C51ED">
        <w:rPr>
          <w:rFonts w:ascii="Times" w:eastAsia="Times New Roman" w:hAnsi="Times" w:cs="Times New Roman"/>
          <w:b/>
          <w:noProof/>
          <w:color w:val="0070C0"/>
          <w:sz w:val="20"/>
          <w:szCs w:val="20"/>
          <w:lang w:eastAsia="es-ES"/>
        </w:rPr>
        <w:t>SIA</w:t>
      </w:r>
      <w:r w:rsidRPr="00E750EC">
        <w:rPr>
          <w:rFonts w:ascii="Times" w:eastAsia="Times New Roman" w:hAnsi="Times" w:cs="Times New Roman"/>
          <w:b/>
          <w:noProof/>
          <w:color w:val="0070C0"/>
          <w:sz w:val="20"/>
          <w:szCs w:val="20"/>
          <w:lang w:eastAsia="es-ES"/>
        </w:rPr>
        <w:t>_</w:t>
      </w:r>
      <w:del w:id="2282" w:author="OLIVARES MARTINEZ FERNANDO JESUS" w:date="2026-08-25T12:46:00Z">
        <w:r w:rsidRPr="00E750EC" w:rsidDel="00B13194">
          <w:rPr>
            <w:rFonts w:ascii="Times" w:eastAsia="Times New Roman" w:hAnsi="Times" w:cs="Times New Roman"/>
            <w:b/>
            <w:noProof/>
            <w:color w:val="0070C0"/>
            <w:sz w:val="20"/>
            <w:szCs w:val="20"/>
            <w:lang w:eastAsia="es-ES"/>
          </w:rPr>
          <w:delText>PR</w:delText>
        </w:r>
        <w:r w:rsidDel="00B13194">
          <w:rPr>
            <w:rFonts w:ascii="Times" w:eastAsia="Times New Roman" w:hAnsi="Times" w:cs="Times New Roman"/>
            <w:b/>
            <w:noProof/>
            <w:color w:val="0070C0"/>
            <w:sz w:val="20"/>
            <w:szCs w:val="20"/>
            <w:lang w:eastAsia="es-ES"/>
          </w:rPr>
          <w:delText>GES</w:delText>
        </w:r>
        <w:r w:rsidR="000C51ED" w:rsidDel="00B13194">
          <w:rPr>
            <w:rFonts w:ascii="Times" w:eastAsia="Times New Roman" w:hAnsi="Times" w:cs="Times New Roman"/>
            <w:b/>
            <w:noProof/>
            <w:color w:val="0070C0"/>
            <w:sz w:val="20"/>
            <w:szCs w:val="20"/>
            <w:lang w:eastAsia="es-ES"/>
          </w:rPr>
          <w:delText>CNF</w:delText>
        </w:r>
        <w:r w:rsidRPr="00E750EC" w:rsidDel="00B13194">
          <w:rPr>
            <w:rFonts w:ascii="Times" w:eastAsia="Times New Roman" w:hAnsi="Times" w:cs="Times New Roman"/>
            <w:b/>
            <w:noProof/>
            <w:color w:val="0070C0"/>
            <w:sz w:val="20"/>
            <w:szCs w:val="20"/>
            <w:lang w:eastAsia="es-ES"/>
          </w:rPr>
          <w:delText>0</w:delText>
        </w:r>
        <w:r w:rsidR="000C51ED" w:rsidDel="00B13194">
          <w:rPr>
            <w:rFonts w:ascii="Times" w:eastAsia="Times New Roman" w:hAnsi="Times" w:cs="Times New Roman"/>
            <w:b/>
            <w:noProof/>
            <w:color w:val="0070C0"/>
            <w:sz w:val="20"/>
            <w:szCs w:val="20"/>
            <w:lang w:eastAsia="es-ES"/>
          </w:rPr>
          <w:delText>2</w:delText>
        </w:r>
        <w:r w:rsidRPr="00E750EC" w:rsidDel="00B13194">
          <w:rPr>
            <w:rFonts w:ascii="Times" w:eastAsia="Times New Roman" w:hAnsi="Times" w:cs="Times New Roman"/>
            <w:b/>
            <w:noProof/>
            <w:color w:val="0070C0"/>
            <w:sz w:val="20"/>
            <w:szCs w:val="20"/>
            <w:lang w:eastAsia="es-ES"/>
          </w:rPr>
          <w:delText xml:space="preserve"> </w:delText>
        </w:r>
      </w:del>
      <w:ins w:id="2283" w:author="OLIVARES MARTINEZ FERNANDO JESUS" w:date="2026-08-25T12:46:00Z">
        <w:r w:rsidR="00B13194" w:rsidRPr="00E750EC">
          <w:rPr>
            <w:rFonts w:ascii="Times" w:eastAsia="Times New Roman" w:hAnsi="Times" w:cs="Times New Roman"/>
            <w:b/>
            <w:noProof/>
            <w:color w:val="0070C0"/>
            <w:sz w:val="20"/>
            <w:szCs w:val="20"/>
            <w:lang w:eastAsia="es-ES"/>
          </w:rPr>
          <w:t>PR</w:t>
        </w:r>
        <w:r w:rsidR="00B13194">
          <w:rPr>
            <w:rFonts w:ascii="Times" w:eastAsia="Times New Roman" w:hAnsi="Times" w:cs="Times New Roman"/>
            <w:b/>
            <w:noProof/>
            <w:color w:val="0070C0"/>
            <w:sz w:val="20"/>
            <w:szCs w:val="20"/>
            <w:lang w:eastAsia="es-ES"/>
          </w:rPr>
          <w:t>GESDATEJE</w:t>
        </w:r>
        <w:r w:rsidR="00B13194" w:rsidRPr="00E750EC">
          <w:rPr>
            <w:rFonts w:ascii="Times" w:eastAsia="Times New Roman" w:hAnsi="Times" w:cs="Times New Roman"/>
            <w:b/>
            <w:noProof/>
            <w:color w:val="0070C0"/>
            <w:sz w:val="20"/>
            <w:szCs w:val="20"/>
            <w:lang w:eastAsia="es-ES"/>
          </w:rPr>
          <w:t>0</w:t>
        </w:r>
        <w:r w:rsidR="00B13194">
          <w:rPr>
            <w:rFonts w:ascii="Times" w:eastAsia="Times New Roman" w:hAnsi="Times" w:cs="Times New Roman"/>
            <w:b/>
            <w:noProof/>
            <w:color w:val="0070C0"/>
            <w:sz w:val="20"/>
            <w:szCs w:val="20"/>
            <w:lang w:eastAsia="es-ES"/>
          </w:rPr>
          <w:t>2</w:t>
        </w:r>
        <w:r w:rsidR="00B13194" w:rsidRPr="00E750EC">
          <w:rPr>
            <w:rFonts w:ascii="Times" w:eastAsia="Times New Roman" w:hAnsi="Times" w:cs="Times New Roman"/>
            <w:b/>
            <w:noProof/>
            <w:color w:val="0070C0"/>
            <w:sz w:val="20"/>
            <w:szCs w:val="20"/>
            <w:lang w:eastAsia="es-ES"/>
          </w:rPr>
          <w:t xml:space="preserve"> </w:t>
        </w:r>
      </w:ins>
      <w:r w:rsidR="009F3204">
        <w:rPr>
          <w:rFonts w:ascii="Times" w:eastAsia="Times New Roman" w:hAnsi="Times" w:cs="Times New Roman"/>
          <w:b/>
          <w:noProof/>
          <w:color w:val="0070C0"/>
          <w:sz w:val="20"/>
          <w:szCs w:val="20"/>
          <w:lang w:eastAsia="es-ES"/>
        </w:rPr>
        <w:t>Crear &lt;&lt;</w:t>
      </w:r>
      <w:del w:id="2284" w:author="OLIVARES MARTINEZ FERNANDO JESUS" w:date="2026-08-25T12:47:00Z">
        <w:r w:rsidR="009F3204" w:rsidDel="00B13194">
          <w:rPr>
            <w:rFonts w:ascii="Times" w:eastAsia="Times New Roman" w:hAnsi="Times" w:cs="Times New Roman"/>
            <w:b/>
            <w:noProof/>
            <w:color w:val="0070C0"/>
            <w:sz w:val="20"/>
            <w:szCs w:val="20"/>
            <w:lang w:eastAsia="es-ES"/>
          </w:rPr>
          <w:delText>Parámetro</w:delText>
        </w:r>
      </w:del>
      <w:ins w:id="2285" w:author="OLIVARES MARTINEZ FERNANDO JESUS" w:date="2026-08-25T12:47:00Z">
        <w:r w:rsidR="00B13194">
          <w:rPr>
            <w:rFonts w:ascii="Times" w:eastAsia="Times New Roman" w:hAnsi="Times" w:cs="Times New Roman"/>
            <w:b/>
            <w:noProof/>
            <w:color w:val="0070C0"/>
            <w:sz w:val="20"/>
            <w:szCs w:val="20"/>
            <w:lang w:eastAsia="es-ES"/>
          </w:rPr>
          <w:t>RegistroMaestro</w:t>
        </w:r>
      </w:ins>
      <w:r w:rsidR="009F3204">
        <w:rPr>
          <w:rFonts w:ascii="Times" w:eastAsia="Times New Roman" w:hAnsi="Times" w:cs="Times New Roman"/>
          <w:b/>
          <w:noProof/>
          <w:color w:val="0070C0"/>
          <w:sz w:val="20"/>
          <w:szCs w:val="20"/>
          <w:lang w:eastAsia="es-ES"/>
        </w:rPr>
        <w:t>&gt;&gt;</w:t>
      </w:r>
    </w:p>
    <w:p w14:paraId="4ED2D316" w14:textId="77777777" w:rsidR="00316681" w:rsidRDefault="00316681" w:rsidP="00316681">
      <w:pPr>
        <w:rPr>
          <w:lang w:val="es-ES_tradnl"/>
        </w:rPr>
      </w:pPr>
      <w:r>
        <w:rPr>
          <w:lang w:val="es-ES_tradnl"/>
        </w:rPr>
        <w:t xml:space="preserve">Sobre cada elemento del listado </w:t>
      </w:r>
      <w:r w:rsidRPr="005531FC">
        <w:rPr>
          <w:lang w:val="es-ES_tradnl"/>
        </w:rPr>
        <w:t>se podrán realizar las siguientes acciones:</w:t>
      </w:r>
    </w:p>
    <w:p w14:paraId="08F8D4A1" w14:textId="51489A5C" w:rsidR="00316681" w:rsidRDefault="00316681" w:rsidP="00316681">
      <w:pPr>
        <w:pStyle w:val="Prrafodelista"/>
        <w:numPr>
          <w:ilvl w:val="0"/>
          <w:numId w:val="3"/>
        </w:numPr>
        <w:rPr>
          <w:lang w:val="es-ES_tradnl"/>
        </w:rPr>
      </w:pPr>
      <w:r>
        <w:rPr>
          <w:lang w:val="es-ES_tradnl"/>
        </w:rPr>
        <w:t>Botón Consultar:</w:t>
      </w:r>
      <w:r w:rsidRPr="00B342AE">
        <w:rPr>
          <w:rFonts w:ascii="Times" w:eastAsia="Times New Roman" w:hAnsi="Times" w:cs="Times New Roman"/>
          <w:b/>
          <w:noProof/>
          <w:color w:val="0070C0"/>
          <w:sz w:val="20"/>
          <w:szCs w:val="20"/>
          <w:lang w:eastAsia="es-ES"/>
        </w:rPr>
        <w:t xml:space="preserve"> </w:t>
      </w:r>
      <w:del w:id="2286" w:author="OLIVARES MARTINEZ FERNANDO JESUS" w:date="2026-08-25T12:48:00Z">
        <w:r w:rsidRPr="00E750EC" w:rsidDel="00B13194">
          <w:rPr>
            <w:rFonts w:ascii="Times" w:eastAsia="Times New Roman" w:hAnsi="Times" w:cs="Times New Roman"/>
            <w:b/>
            <w:noProof/>
            <w:color w:val="0070C0"/>
            <w:sz w:val="20"/>
            <w:szCs w:val="20"/>
            <w:lang w:eastAsia="es-ES"/>
          </w:rPr>
          <w:delText>CU</w:delText>
        </w:r>
        <w:r w:rsidDel="00B13194">
          <w:rPr>
            <w:rFonts w:ascii="Times" w:eastAsia="Times New Roman" w:hAnsi="Times" w:cs="Times New Roman"/>
            <w:b/>
            <w:noProof/>
            <w:color w:val="0070C0"/>
            <w:sz w:val="20"/>
            <w:szCs w:val="20"/>
            <w:lang w:eastAsia="es-ES"/>
          </w:rPr>
          <w:delText>GES</w:delText>
        </w:r>
        <w:r w:rsidR="006B6E3C" w:rsidDel="00B13194">
          <w:rPr>
            <w:rFonts w:ascii="Times" w:eastAsia="Times New Roman" w:hAnsi="Times" w:cs="Times New Roman"/>
            <w:b/>
            <w:noProof/>
            <w:color w:val="0070C0"/>
            <w:sz w:val="20"/>
            <w:szCs w:val="20"/>
            <w:lang w:eastAsia="es-ES"/>
          </w:rPr>
          <w:delText>CNF</w:delText>
        </w:r>
        <w:r w:rsidRPr="00E750EC" w:rsidDel="00B13194">
          <w:rPr>
            <w:rFonts w:ascii="Times" w:eastAsia="Times New Roman" w:hAnsi="Times" w:cs="Times New Roman"/>
            <w:b/>
            <w:noProof/>
            <w:color w:val="0070C0"/>
            <w:sz w:val="20"/>
            <w:szCs w:val="20"/>
            <w:lang w:eastAsia="es-ES"/>
          </w:rPr>
          <w:delText>0</w:delText>
        </w:r>
        <w:r w:rsidR="006B6E3C" w:rsidDel="00B13194">
          <w:rPr>
            <w:rFonts w:ascii="Times" w:eastAsia="Times New Roman" w:hAnsi="Times" w:cs="Times New Roman"/>
            <w:b/>
            <w:noProof/>
            <w:color w:val="0070C0"/>
            <w:sz w:val="20"/>
            <w:szCs w:val="20"/>
            <w:lang w:eastAsia="es-ES"/>
          </w:rPr>
          <w:delText>3</w:delText>
        </w:r>
        <w:r w:rsidRPr="00E750EC" w:rsidDel="00B13194">
          <w:rPr>
            <w:rFonts w:ascii="Times" w:eastAsia="Times New Roman" w:hAnsi="Times" w:cs="Times New Roman"/>
            <w:b/>
            <w:noProof/>
            <w:color w:val="0070C0"/>
            <w:sz w:val="20"/>
            <w:szCs w:val="20"/>
            <w:lang w:eastAsia="es-ES"/>
          </w:rPr>
          <w:delText xml:space="preserve"> </w:delText>
        </w:r>
      </w:del>
      <w:ins w:id="2287" w:author="OLIVARES MARTINEZ FERNANDO JESUS" w:date="2026-08-25T12:48:00Z">
        <w:r w:rsidR="00B13194" w:rsidRPr="00E750EC">
          <w:rPr>
            <w:rFonts w:ascii="Times" w:eastAsia="Times New Roman" w:hAnsi="Times" w:cs="Times New Roman"/>
            <w:b/>
            <w:noProof/>
            <w:color w:val="0070C0"/>
            <w:sz w:val="20"/>
            <w:szCs w:val="20"/>
            <w:lang w:eastAsia="es-ES"/>
          </w:rPr>
          <w:t>CU</w:t>
        </w:r>
        <w:r w:rsidR="00B13194">
          <w:rPr>
            <w:rFonts w:ascii="Times" w:eastAsia="Times New Roman" w:hAnsi="Times" w:cs="Times New Roman"/>
            <w:b/>
            <w:noProof/>
            <w:color w:val="0070C0"/>
            <w:sz w:val="20"/>
            <w:szCs w:val="20"/>
            <w:lang w:eastAsia="es-ES"/>
          </w:rPr>
          <w:t>GESDATEJE</w:t>
        </w:r>
        <w:r w:rsidR="00B13194" w:rsidRPr="00E750EC">
          <w:rPr>
            <w:rFonts w:ascii="Times" w:eastAsia="Times New Roman" w:hAnsi="Times" w:cs="Times New Roman"/>
            <w:b/>
            <w:noProof/>
            <w:color w:val="0070C0"/>
            <w:sz w:val="20"/>
            <w:szCs w:val="20"/>
            <w:lang w:eastAsia="es-ES"/>
          </w:rPr>
          <w:t>0</w:t>
        </w:r>
        <w:r w:rsidR="00B13194">
          <w:rPr>
            <w:rFonts w:ascii="Times" w:eastAsia="Times New Roman" w:hAnsi="Times" w:cs="Times New Roman"/>
            <w:b/>
            <w:noProof/>
            <w:color w:val="0070C0"/>
            <w:sz w:val="20"/>
            <w:szCs w:val="20"/>
            <w:lang w:eastAsia="es-ES"/>
          </w:rPr>
          <w:t>3</w:t>
        </w:r>
        <w:r w:rsidR="00B13194" w:rsidRPr="00E750EC">
          <w:rPr>
            <w:rFonts w:ascii="Times" w:eastAsia="Times New Roman" w:hAnsi="Times" w:cs="Times New Roman"/>
            <w:b/>
            <w:noProof/>
            <w:color w:val="0070C0"/>
            <w:sz w:val="20"/>
            <w:szCs w:val="20"/>
            <w:lang w:eastAsia="es-ES"/>
          </w:rPr>
          <w:t xml:space="preserve"> </w:t>
        </w:r>
      </w:ins>
      <w:r w:rsidRPr="00E750EC">
        <w:rPr>
          <w:rFonts w:ascii="Times" w:eastAsia="Times New Roman" w:hAnsi="Times" w:cs="Times New Roman"/>
          <w:b/>
          <w:noProof/>
          <w:color w:val="0070C0"/>
          <w:sz w:val="20"/>
          <w:szCs w:val="20"/>
          <w:lang w:eastAsia="es-ES"/>
        </w:rPr>
        <w:t xml:space="preserve">Consultar </w:t>
      </w:r>
      <w:r w:rsidR="006B6E3C">
        <w:rPr>
          <w:rFonts w:ascii="Times" w:eastAsia="Times New Roman" w:hAnsi="Times" w:cs="Times New Roman"/>
          <w:b/>
          <w:noProof/>
          <w:color w:val="0070C0"/>
          <w:sz w:val="20"/>
          <w:szCs w:val="20"/>
          <w:lang w:eastAsia="es-ES"/>
        </w:rPr>
        <w:t>&lt;&lt;</w:t>
      </w:r>
      <w:del w:id="2288" w:author="OLIVARES MARTINEZ FERNANDO JESUS" w:date="2026-08-25T12:48:00Z">
        <w:r w:rsidR="006B6E3C" w:rsidDel="00B13194">
          <w:rPr>
            <w:rFonts w:ascii="Times" w:eastAsia="Times New Roman" w:hAnsi="Times" w:cs="Times New Roman"/>
            <w:b/>
            <w:noProof/>
            <w:color w:val="0070C0"/>
            <w:sz w:val="20"/>
            <w:szCs w:val="20"/>
            <w:lang w:eastAsia="es-ES"/>
          </w:rPr>
          <w:delText>Parámetro</w:delText>
        </w:r>
      </w:del>
      <w:ins w:id="2289" w:author="OLIVARES MARTINEZ FERNANDO JESUS" w:date="2026-08-25T12:48:00Z">
        <w:r w:rsidR="00B13194">
          <w:rPr>
            <w:rFonts w:ascii="Times" w:eastAsia="Times New Roman" w:hAnsi="Times" w:cs="Times New Roman"/>
            <w:b/>
            <w:noProof/>
            <w:color w:val="0070C0"/>
            <w:sz w:val="20"/>
            <w:szCs w:val="20"/>
            <w:lang w:eastAsia="es-ES"/>
          </w:rPr>
          <w:t>Registro Maestro</w:t>
        </w:r>
      </w:ins>
      <w:r w:rsidR="006B6E3C">
        <w:rPr>
          <w:rFonts w:ascii="Times" w:eastAsia="Times New Roman" w:hAnsi="Times" w:cs="Times New Roman"/>
          <w:b/>
          <w:noProof/>
          <w:color w:val="0070C0"/>
          <w:sz w:val="20"/>
          <w:szCs w:val="20"/>
          <w:lang w:eastAsia="es-ES"/>
        </w:rPr>
        <w:t>&gt;&gt;</w:t>
      </w:r>
    </w:p>
    <w:p w14:paraId="4D01CB9A" w14:textId="046EFD53" w:rsidR="00316681" w:rsidRDefault="00316681" w:rsidP="00316681">
      <w:pPr>
        <w:pStyle w:val="Prrafodelista"/>
        <w:numPr>
          <w:ilvl w:val="0"/>
          <w:numId w:val="3"/>
        </w:numPr>
        <w:rPr>
          <w:lang w:val="es-ES_tradnl"/>
        </w:rPr>
      </w:pPr>
      <w:r>
        <w:rPr>
          <w:lang w:val="es-ES_tradnl"/>
        </w:rPr>
        <w:t xml:space="preserve">Botón </w:t>
      </w:r>
      <w:r w:rsidR="006B6E3C">
        <w:rPr>
          <w:lang w:val="es-ES_tradnl"/>
        </w:rPr>
        <w:t>Editar</w:t>
      </w:r>
      <w:r>
        <w:rPr>
          <w:lang w:val="es-ES_tradnl"/>
        </w:rPr>
        <w:t>:</w:t>
      </w:r>
      <w:r w:rsidRPr="00B342AE">
        <w:rPr>
          <w:rFonts w:ascii="Times" w:eastAsia="Times New Roman" w:hAnsi="Times" w:cs="Times New Roman"/>
          <w:b/>
          <w:noProof/>
          <w:color w:val="0070C0"/>
          <w:sz w:val="20"/>
          <w:szCs w:val="20"/>
          <w:lang w:eastAsia="es-ES"/>
        </w:rPr>
        <w:t xml:space="preserve"> </w:t>
      </w:r>
      <w:ins w:id="2290" w:author="OLIVARES MARTINEZ FERNANDO JESUS" w:date="2026-08-25T12:49:00Z">
        <w:r w:rsidR="00B13194" w:rsidRPr="00E750EC">
          <w:rPr>
            <w:rFonts w:ascii="Times" w:eastAsia="Times New Roman" w:hAnsi="Times" w:cs="Times New Roman"/>
            <w:b/>
            <w:noProof/>
            <w:color w:val="0070C0"/>
            <w:sz w:val="20"/>
            <w:szCs w:val="20"/>
            <w:lang w:eastAsia="es-ES"/>
          </w:rPr>
          <w:t>CU</w:t>
        </w:r>
        <w:r w:rsidR="00B13194">
          <w:rPr>
            <w:rFonts w:ascii="Times" w:eastAsia="Times New Roman" w:hAnsi="Times" w:cs="Times New Roman"/>
            <w:b/>
            <w:noProof/>
            <w:color w:val="0070C0"/>
            <w:sz w:val="20"/>
            <w:szCs w:val="20"/>
            <w:lang w:eastAsia="es-ES"/>
          </w:rPr>
          <w:t>GESDATEJE</w:t>
        </w:r>
        <w:r w:rsidR="00B13194" w:rsidRPr="00E750EC">
          <w:rPr>
            <w:rFonts w:ascii="Times" w:eastAsia="Times New Roman" w:hAnsi="Times" w:cs="Times New Roman"/>
            <w:b/>
            <w:noProof/>
            <w:color w:val="0070C0"/>
            <w:sz w:val="20"/>
            <w:szCs w:val="20"/>
            <w:lang w:eastAsia="es-ES"/>
          </w:rPr>
          <w:t>0</w:t>
        </w:r>
        <w:r w:rsidR="00B13194">
          <w:rPr>
            <w:rFonts w:ascii="Times" w:eastAsia="Times New Roman" w:hAnsi="Times" w:cs="Times New Roman"/>
            <w:b/>
            <w:noProof/>
            <w:color w:val="0070C0"/>
            <w:sz w:val="20"/>
            <w:szCs w:val="20"/>
            <w:lang w:eastAsia="es-ES"/>
          </w:rPr>
          <w:t>4</w:t>
        </w:r>
        <w:r w:rsidR="00B13194" w:rsidRPr="00E750EC">
          <w:rPr>
            <w:rFonts w:ascii="Times" w:eastAsia="Times New Roman" w:hAnsi="Times" w:cs="Times New Roman"/>
            <w:b/>
            <w:noProof/>
            <w:color w:val="0070C0"/>
            <w:sz w:val="20"/>
            <w:szCs w:val="20"/>
            <w:lang w:eastAsia="es-ES"/>
          </w:rPr>
          <w:t xml:space="preserve"> </w:t>
        </w:r>
      </w:ins>
      <w:del w:id="2291" w:author="OLIVARES MARTINEZ FERNANDO JESUS" w:date="2026-08-25T12:49:00Z">
        <w:r w:rsidRPr="00E750EC" w:rsidDel="00B13194">
          <w:rPr>
            <w:rFonts w:ascii="Times" w:eastAsia="Times New Roman" w:hAnsi="Times" w:cs="Times New Roman"/>
            <w:b/>
            <w:noProof/>
            <w:color w:val="0070C0"/>
            <w:sz w:val="20"/>
            <w:szCs w:val="20"/>
            <w:lang w:eastAsia="es-ES"/>
          </w:rPr>
          <w:delText>CU</w:delText>
        </w:r>
        <w:r w:rsidDel="00B13194">
          <w:rPr>
            <w:rFonts w:ascii="Times" w:eastAsia="Times New Roman" w:hAnsi="Times" w:cs="Times New Roman"/>
            <w:b/>
            <w:noProof/>
            <w:color w:val="0070C0"/>
            <w:sz w:val="20"/>
            <w:szCs w:val="20"/>
            <w:lang w:eastAsia="es-ES"/>
          </w:rPr>
          <w:delText>GES</w:delText>
        </w:r>
        <w:r w:rsidR="006B6E3C" w:rsidDel="00B13194">
          <w:rPr>
            <w:rFonts w:ascii="Times" w:eastAsia="Times New Roman" w:hAnsi="Times" w:cs="Times New Roman"/>
            <w:b/>
            <w:noProof/>
            <w:color w:val="0070C0"/>
            <w:sz w:val="20"/>
            <w:szCs w:val="20"/>
            <w:lang w:eastAsia="es-ES"/>
          </w:rPr>
          <w:delText>CNF04</w:delText>
        </w:r>
        <w:r w:rsidRPr="00E750EC" w:rsidDel="00B13194">
          <w:rPr>
            <w:rFonts w:ascii="Times" w:eastAsia="Times New Roman" w:hAnsi="Times" w:cs="Times New Roman"/>
            <w:b/>
            <w:noProof/>
            <w:color w:val="0070C0"/>
            <w:sz w:val="20"/>
            <w:szCs w:val="20"/>
            <w:lang w:eastAsia="es-ES"/>
          </w:rPr>
          <w:delText xml:space="preserve"> </w:delText>
        </w:r>
      </w:del>
      <w:r w:rsidR="006B6E3C">
        <w:rPr>
          <w:rFonts w:ascii="Times" w:eastAsia="Times New Roman" w:hAnsi="Times" w:cs="Times New Roman"/>
          <w:b/>
          <w:noProof/>
          <w:color w:val="0070C0"/>
          <w:sz w:val="20"/>
          <w:szCs w:val="20"/>
          <w:lang w:eastAsia="es-ES"/>
        </w:rPr>
        <w:t>Actualizar &lt;&lt;</w:t>
      </w:r>
      <w:ins w:id="2292" w:author="OLIVARES MARTINEZ FERNANDO JESUS" w:date="2026-08-25T12:49:00Z">
        <w:r w:rsidR="00B13194">
          <w:rPr>
            <w:rFonts w:ascii="Times" w:eastAsia="Times New Roman" w:hAnsi="Times" w:cs="Times New Roman"/>
            <w:b/>
            <w:noProof/>
            <w:color w:val="0070C0"/>
            <w:sz w:val="20"/>
            <w:szCs w:val="20"/>
            <w:lang w:eastAsia="es-ES"/>
          </w:rPr>
          <w:t>Registro Maestro</w:t>
        </w:r>
      </w:ins>
      <w:del w:id="2293" w:author="OLIVARES MARTINEZ FERNANDO JESUS" w:date="2026-08-25T12:49:00Z">
        <w:r w:rsidR="006B6E3C" w:rsidDel="00B13194">
          <w:rPr>
            <w:rFonts w:ascii="Times" w:eastAsia="Times New Roman" w:hAnsi="Times" w:cs="Times New Roman"/>
            <w:b/>
            <w:noProof/>
            <w:color w:val="0070C0"/>
            <w:sz w:val="20"/>
            <w:szCs w:val="20"/>
            <w:lang w:eastAsia="es-ES"/>
          </w:rPr>
          <w:delText>Parámetro</w:delText>
        </w:r>
      </w:del>
      <w:r w:rsidR="006B6E3C">
        <w:rPr>
          <w:rFonts w:ascii="Times" w:eastAsia="Times New Roman" w:hAnsi="Times" w:cs="Times New Roman"/>
          <w:b/>
          <w:noProof/>
          <w:color w:val="0070C0"/>
          <w:sz w:val="20"/>
          <w:szCs w:val="20"/>
          <w:lang w:eastAsia="es-ES"/>
        </w:rPr>
        <w:t>&gt;&gt;</w:t>
      </w:r>
    </w:p>
    <w:p w14:paraId="58ECA5BD" w14:textId="28191C43" w:rsidR="00316681" w:rsidRPr="00560DA9" w:rsidRDefault="00316681" w:rsidP="00316681">
      <w:pPr>
        <w:pStyle w:val="Prrafodelista"/>
        <w:numPr>
          <w:ilvl w:val="0"/>
          <w:numId w:val="3"/>
        </w:numPr>
        <w:rPr>
          <w:lang w:val="es-ES_tradnl"/>
        </w:rPr>
      </w:pPr>
      <w:r>
        <w:rPr>
          <w:lang w:val="es-ES_tradnl"/>
        </w:rPr>
        <w:t>Botón Eliminar:</w:t>
      </w:r>
      <w:r w:rsidRPr="00B342AE">
        <w:rPr>
          <w:rFonts w:ascii="Times" w:eastAsia="Times New Roman" w:hAnsi="Times" w:cs="Times New Roman"/>
          <w:b/>
          <w:noProof/>
          <w:color w:val="0070C0"/>
          <w:sz w:val="20"/>
          <w:szCs w:val="20"/>
          <w:lang w:eastAsia="es-ES"/>
        </w:rPr>
        <w:t xml:space="preserve"> </w:t>
      </w:r>
      <w:ins w:id="2294" w:author="OLIVARES MARTINEZ FERNANDO JESUS" w:date="2026-08-25T12:49:00Z">
        <w:r w:rsidR="00B13194" w:rsidRPr="00E750EC">
          <w:rPr>
            <w:rFonts w:ascii="Times" w:eastAsia="Times New Roman" w:hAnsi="Times" w:cs="Times New Roman"/>
            <w:b/>
            <w:noProof/>
            <w:color w:val="0070C0"/>
            <w:sz w:val="20"/>
            <w:szCs w:val="20"/>
            <w:lang w:eastAsia="es-ES"/>
          </w:rPr>
          <w:t>CU</w:t>
        </w:r>
        <w:r w:rsidR="00B13194">
          <w:rPr>
            <w:rFonts w:ascii="Times" w:eastAsia="Times New Roman" w:hAnsi="Times" w:cs="Times New Roman"/>
            <w:b/>
            <w:noProof/>
            <w:color w:val="0070C0"/>
            <w:sz w:val="20"/>
            <w:szCs w:val="20"/>
            <w:lang w:eastAsia="es-ES"/>
          </w:rPr>
          <w:t>GESDATEJE</w:t>
        </w:r>
        <w:r w:rsidR="00B13194" w:rsidRPr="00E750EC">
          <w:rPr>
            <w:rFonts w:ascii="Times" w:eastAsia="Times New Roman" w:hAnsi="Times" w:cs="Times New Roman"/>
            <w:b/>
            <w:noProof/>
            <w:color w:val="0070C0"/>
            <w:sz w:val="20"/>
            <w:szCs w:val="20"/>
            <w:lang w:eastAsia="es-ES"/>
          </w:rPr>
          <w:t>0</w:t>
        </w:r>
        <w:r w:rsidR="00B13194">
          <w:rPr>
            <w:rFonts w:ascii="Times" w:eastAsia="Times New Roman" w:hAnsi="Times" w:cs="Times New Roman"/>
            <w:b/>
            <w:noProof/>
            <w:color w:val="0070C0"/>
            <w:sz w:val="20"/>
            <w:szCs w:val="20"/>
            <w:lang w:eastAsia="es-ES"/>
          </w:rPr>
          <w:t>5</w:t>
        </w:r>
        <w:r w:rsidR="00B13194" w:rsidRPr="00E750EC">
          <w:rPr>
            <w:rFonts w:ascii="Times" w:eastAsia="Times New Roman" w:hAnsi="Times" w:cs="Times New Roman"/>
            <w:b/>
            <w:noProof/>
            <w:color w:val="0070C0"/>
            <w:sz w:val="20"/>
            <w:szCs w:val="20"/>
            <w:lang w:eastAsia="es-ES"/>
          </w:rPr>
          <w:t xml:space="preserve"> </w:t>
        </w:r>
      </w:ins>
      <w:del w:id="2295" w:author="OLIVARES MARTINEZ FERNANDO JESUS" w:date="2026-08-25T12:49:00Z">
        <w:r w:rsidRPr="00E750EC" w:rsidDel="00B13194">
          <w:rPr>
            <w:rFonts w:ascii="Times" w:eastAsia="Times New Roman" w:hAnsi="Times" w:cs="Times New Roman"/>
            <w:b/>
            <w:noProof/>
            <w:color w:val="0070C0"/>
            <w:sz w:val="20"/>
            <w:szCs w:val="20"/>
            <w:lang w:eastAsia="es-ES"/>
          </w:rPr>
          <w:delText>CU</w:delText>
        </w:r>
        <w:r w:rsidDel="00B13194">
          <w:rPr>
            <w:rFonts w:ascii="Times" w:eastAsia="Times New Roman" w:hAnsi="Times" w:cs="Times New Roman"/>
            <w:b/>
            <w:noProof/>
            <w:color w:val="0070C0"/>
            <w:sz w:val="20"/>
            <w:szCs w:val="20"/>
            <w:lang w:eastAsia="es-ES"/>
          </w:rPr>
          <w:delText>GES</w:delText>
        </w:r>
        <w:r w:rsidR="006B6E3C" w:rsidDel="00B13194">
          <w:rPr>
            <w:rFonts w:ascii="Times" w:eastAsia="Times New Roman" w:hAnsi="Times" w:cs="Times New Roman"/>
            <w:b/>
            <w:noProof/>
            <w:color w:val="0070C0"/>
            <w:sz w:val="20"/>
            <w:szCs w:val="20"/>
            <w:lang w:eastAsia="es-ES"/>
          </w:rPr>
          <w:delText>CN</w:delText>
        </w:r>
      </w:del>
      <w:del w:id="2296" w:author="OLIVARES MARTINEZ FERNANDO JESUS" w:date="2026-08-17T12:13:00Z">
        <w:r w:rsidR="006B6E3C" w:rsidDel="007025DB">
          <w:rPr>
            <w:rFonts w:ascii="Times" w:eastAsia="Times New Roman" w:hAnsi="Times" w:cs="Times New Roman"/>
            <w:b/>
            <w:noProof/>
            <w:color w:val="0070C0"/>
            <w:sz w:val="20"/>
            <w:szCs w:val="20"/>
            <w:lang w:eastAsia="es-ES"/>
          </w:rPr>
          <w:delText>F</w:delText>
        </w:r>
      </w:del>
      <w:del w:id="2297" w:author="OLIVARES MARTINEZ FERNANDO JESUS" w:date="2026-08-25T12:49:00Z">
        <w:r w:rsidRPr="00E750EC" w:rsidDel="00B13194">
          <w:rPr>
            <w:rFonts w:ascii="Times" w:eastAsia="Times New Roman" w:hAnsi="Times" w:cs="Times New Roman"/>
            <w:b/>
            <w:noProof/>
            <w:color w:val="0070C0"/>
            <w:sz w:val="20"/>
            <w:szCs w:val="20"/>
            <w:lang w:eastAsia="es-ES"/>
          </w:rPr>
          <w:delText>0</w:delText>
        </w:r>
        <w:r w:rsidR="006B6E3C" w:rsidDel="00B13194">
          <w:rPr>
            <w:rFonts w:ascii="Times" w:eastAsia="Times New Roman" w:hAnsi="Times" w:cs="Times New Roman"/>
            <w:b/>
            <w:noProof/>
            <w:color w:val="0070C0"/>
            <w:sz w:val="20"/>
            <w:szCs w:val="20"/>
            <w:lang w:eastAsia="es-ES"/>
          </w:rPr>
          <w:delText>5</w:delText>
        </w:r>
        <w:r w:rsidRPr="00E750EC" w:rsidDel="00B13194">
          <w:rPr>
            <w:rFonts w:ascii="Times" w:eastAsia="Times New Roman" w:hAnsi="Times" w:cs="Times New Roman"/>
            <w:b/>
            <w:noProof/>
            <w:color w:val="0070C0"/>
            <w:sz w:val="20"/>
            <w:szCs w:val="20"/>
            <w:lang w:eastAsia="es-ES"/>
          </w:rPr>
          <w:delText xml:space="preserve"> </w:delText>
        </w:r>
      </w:del>
      <w:r w:rsidR="006B6E3C">
        <w:rPr>
          <w:rFonts w:ascii="Times" w:eastAsia="Times New Roman" w:hAnsi="Times" w:cs="Times New Roman"/>
          <w:b/>
          <w:noProof/>
          <w:color w:val="0070C0"/>
          <w:sz w:val="20"/>
          <w:szCs w:val="20"/>
          <w:lang w:eastAsia="es-ES"/>
        </w:rPr>
        <w:t>Eliminar &lt;&lt;</w:t>
      </w:r>
      <w:ins w:id="2298" w:author="OLIVARES MARTINEZ FERNANDO JESUS" w:date="2026-08-25T12:49:00Z">
        <w:r w:rsidR="00B13194">
          <w:rPr>
            <w:rFonts w:ascii="Times" w:eastAsia="Times New Roman" w:hAnsi="Times" w:cs="Times New Roman"/>
            <w:b/>
            <w:noProof/>
            <w:color w:val="0070C0"/>
            <w:sz w:val="20"/>
            <w:szCs w:val="20"/>
            <w:lang w:eastAsia="es-ES"/>
          </w:rPr>
          <w:t>Registro Maestro</w:t>
        </w:r>
      </w:ins>
      <w:del w:id="2299" w:author="OLIVARES MARTINEZ FERNANDO JESUS" w:date="2026-08-25T12:49:00Z">
        <w:r w:rsidR="006B6E3C" w:rsidDel="00B13194">
          <w:rPr>
            <w:rFonts w:ascii="Times" w:eastAsia="Times New Roman" w:hAnsi="Times" w:cs="Times New Roman"/>
            <w:b/>
            <w:noProof/>
            <w:color w:val="0070C0"/>
            <w:sz w:val="20"/>
            <w:szCs w:val="20"/>
            <w:lang w:eastAsia="es-ES"/>
          </w:rPr>
          <w:delText>Parámetro</w:delText>
        </w:r>
      </w:del>
      <w:r w:rsidR="006B6E3C">
        <w:rPr>
          <w:rFonts w:ascii="Times" w:eastAsia="Times New Roman" w:hAnsi="Times" w:cs="Times New Roman"/>
          <w:b/>
          <w:noProof/>
          <w:color w:val="0070C0"/>
          <w:sz w:val="20"/>
          <w:szCs w:val="20"/>
          <w:lang w:eastAsia="es-ES"/>
        </w:rPr>
        <w:t>&gt;&gt;</w:t>
      </w:r>
    </w:p>
    <w:p w14:paraId="423EEE78" w14:textId="03565F74" w:rsidR="00560DA9" w:rsidRDefault="00560DA9" w:rsidP="00560DA9">
      <w:pPr>
        <w:pStyle w:val="Ttulo2"/>
        <w:numPr>
          <w:ilvl w:val="2"/>
          <w:numId w:val="1"/>
        </w:numPr>
      </w:pPr>
      <w:bookmarkStart w:id="2300" w:name="_Toc238141162"/>
      <w:r w:rsidRPr="00F14BA6">
        <w:t>SIA_</w:t>
      </w:r>
      <w:del w:id="2301" w:author="OLIVARES MARTINEZ FERNANDO JESUS" w:date="2026-08-25T12:47:00Z">
        <w:r w:rsidDel="00B13194">
          <w:delText>PR</w:delText>
        </w:r>
        <w:r w:rsidRPr="00F14BA6" w:rsidDel="00B13194">
          <w:delText>GES</w:delText>
        </w:r>
        <w:r w:rsidDel="00B13194">
          <w:delText>CNF</w:delText>
        </w:r>
        <w:r w:rsidR="00AB4830" w:rsidDel="00B13194">
          <w:delText>PAR</w:delText>
        </w:r>
        <w:r w:rsidRPr="00F14BA6" w:rsidDel="00B13194">
          <w:delText>0</w:delText>
        </w:r>
        <w:r w:rsidDel="00B13194">
          <w:delText>2</w:delText>
        </w:r>
        <w:r w:rsidR="009D6A77" w:rsidDel="00B13194">
          <w:delText xml:space="preserve"> </w:delText>
        </w:r>
      </w:del>
      <w:ins w:id="2302" w:author="OLIVARES MARTINEZ FERNANDO JESUS" w:date="2026-08-25T12:47:00Z">
        <w:r w:rsidR="00B13194">
          <w:t>PR</w:t>
        </w:r>
        <w:r w:rsidR="00B13194" w:rsidRPr="00F14BA6">
          <w:t>GES</w:t>
        </w:r>
        <w:r w:rsidR="00B13194">
          <w:t>DATEJE</w:t>
        </w:r>
        <w:r w:rsidR="00B13194" w:rsidRPr="00F14BA6">
          <w:t>0</w:t>
        </w:r>
        <w:r w:rsidR="00B13194">
          <w:t xml:space="preserve">2 </w:t>
        </w:r>
      </w:ins>
      <w:r w:rsidR="009D6A77">
        <w:t>-</w:t>
      </w:r>
      <w:r>
        <w:t xml:space="preserve"> </w:t>
      </w:r>
      <w:r w:rsidRPr="00F14BA6">
        <w:t>C</w:t>
      </w:r>
      <w:r>
        <w:t>rear</w:t>
      </w:r>
      <w:r w:rsidRPr="00F14BA6">
        <w:t xml:space="preserve"> </w:t>
      </w:r>
      <w:ins w:id="2303" w:author="OLIVARES MARTINEZ FERNANDO JESUS" w:date="2026-08-17T11:55:00Z">
        <w:r w:rsidR="00566244">
          <w:t>&lt;&lt;</w:t>
        </w:r>
      </w:ins>
      <w:del w:id="2304" w:author="OLIVARES MARTINEZ FERNANDO JESUS" w:date="2026-08-25T12:47:00Z">
        <w:r w:rsidDel="00B13194">
          <w:delText>Parámetro</w:delText>
        </w:r>
      </w:del>
      <w:ins w:id="2305" w:author="OLIVARES MARTINEZ FERNANDO JESUS" w:date="2026-08-25T12:47:00Z">
        <w:r w:rsidR="00B13194">
          <w:t>Registro</w:t>
        </w:r>
      </w:ins>
      <w:ins w:id="2306" w:author="OLIVARES MARTINEZ FERNANDO JESUS" w:date="2026-08-25T12:48:00Z">
        <w:r w:rsidR="00B13194">
          <w:t xml:space="preserve"> </w:t>
        </w:r>
      </w:ins>
      <w:ins w:id="2307" w:author="OLIVARES MARTINEZ FERNANDO JESUS" w:date="2026-08-25T12:47:00Z">
        <w:r w:rsidR="00B13194">
          <w:t>Maestro</w:t>
        </w:r>
      </w:ins>
      <w:ins w:id="2308" w:author="OLIVARES MARTINEZ FERNANDO JESUS" w:date="2026-08-17T11:55:00Z">
        <w:r w:rsidR="00566244">
          <w:t>&gt;&gt;</w:t>
        </w:r>
      </w:ins>
      <w:bookmarkEnd w:id="2300"/>
    </w:p>
    <w:p w14:paraId="034F510E" w14:textId="77777777" w:rsidR="00560DA9" w:rsidRPr="00B13194" w:rsidRDefault="00560DA9" w:rsidP="00560DA9">
      <w:pPr>
        <w:rPr>
          <w:u w:val="single"/>
          <w:rPrChange w:id="2309" w:author="OLIVARES MARTINEZ FERNANDO JESUS" w:date="2026-08-25T12:49:00Z">
            <w:rPr/>
          </w:rPrChange>
        </w:rPr>
      </w:pPr>
      <w:r>
        <w:t>En el siguiente esquema se describe el flujo de proceso que se debe implementar para el caso de uso:</w:t>
      </w:r>
    </w:p>
    <w:p w14:paraId="14E5494D" w14:textId="1094CBB8" w:rsidR="00560DA9" w:rsidRDefault="00560DA9" w:rsidP="00560DA9">
      <w:pPr>
        <w:pStyle w:val="Prrafodelista"/>
        <w:numPr>
          <w:ilvl w:val="0"/>
          <w:numId w:val="41"/>
        </w:numPr>
        <w:rPr>
          <w:ins w:id="2310" w:author="OLIVARES MARTINEZ FERNANDO JESUS" w:date="2026-08-17T13:19:00Z"/>
        </w:rPr>
      </w:pPr>
      <w:r w:rsidRPr="00A90069">
        <w:t>SIA_</w:t>
      </w:r>
      <w:del w:id="2311" w:author="OLIVARES MARTINEZ FERNANDO JESUS" w:date="2026-08-25T13:02:00Z">
        <w:r w:rsidRPr="00A90069" w:rsidDel="00A247DC">
          <w:delText>CUGESCNF0</w:delText>
        </w:r>
        <w:r w:rsidDel="00A247DC">
          <w:delText>2</w:delText>
        </w:r>
      </w:del>
      <w:ins w:id="2312" w:author="OLIVARES MARTINEZ FERNANDO JESUS" w:date="2026-08-25T13:02:00Z">
        <w:r w:rsidR="00A247DC" w:rsidRPr="00A90069">
          <w:t>CUGES</w:t>
        </w:r>
        <w:r w:rsidR="00A247DC">
          <w:t>DATEJE</w:t>
        </w:r>
        <w:r w:rsidR="00A247DC" w:rsidRPr="00A90069">
          <w:t>0</w:t>
        </w:r>
        <w:r w:rsidR="00A247DC">
          <w:t>2</w:t>
        </w:r>
      </w:ins>
      <w:r w:rsidRPr="00A90069">
        <w:t>:</w:t>
      </w:r>
      <w:r>
        <w:t xml:space="preserve"> Crear</w:t>
      </w:r>
      <w:r w:rsidRPr="00A90069">
        <w:t xml:space="preserve"> &lt;&lt;</w:t>
      </w:r>
      <w:del w:id="2313" w:author="OLIVARES MARTINEZ FERNANDO JESUS" w:date="2026-08-25T13:03:00Z">
        <w:r w:rsidRPr="00A90069" w:rsidDel="00A247DC">
          <w:delText>Par</w:delText>
        </w:r>
        <w:r w:rsidDel="00A247DC">
          <w:delText>á</w:delText>
        </w:r>
        <w:r w:rsidRPr="00A90069" w:rsidDel="00A247DC">
          <w:delText>metro</w:delText>
        </w:r>
      </w:del>
      <w:ins w:id="2314" w:author="OLIVARES MARTINEZ FERNANDO JESUS" w:date="2026-08-25T13:03:00Z">
        <w:r w:rsidR="00A247DC">
          <w:t>Registro Maestro</w:t>
        </w:r>
      </w:ins>
      <w:r w:rsidRPr="00A90069">
        <w:t>&gt;&gt;</w:t>
      </w:r>
      <w:r w:rsidR="00AB4830">
        <w:t xml:space="preserve">: El flujo que describe el proceso de crear un nuevo </w:t>
      </w:r>
      <w:del w:id="2315" w:author="OLIVARES MARTINEZ FERNANDO JESUS" w:date="2026-08-25T13:03:00Z">
        <w:r w:rsidR="00AB4830" w:rsidDel="00A247DC">
          <w:delText xml:space="preserve">parámetro </w:delText>
        </w:r>
      </w:del>
      <w:ins w:id="2316" w:author="OLIVARES MARTINEZ FERNANDO JESUS" w:date="2026-08-25T13:03:00Z">
        <w:r w:rsidR="00A247DC">
          <w:t xml:space="preserve">Ejército </w:t>
        </w:r>
      </w:ins>
      <w:r w:rsidR="00AB4830">
        <w:t>lo podemos ver en la siguiente imagen.</w:t>
      </w:r>
    </w:p>
    <w:p w14:paraId="1A20CD82" w14:textId="77777777" w:rsidR="00F15A3E" w:rsidRPr="00A247DC" w:rsidRDefault="00F15A3E">
      <w:pPr>
        <w:pStyle w:val="Prrafodelista"/>
        <w:rPr>
          <w:u w:val="single"/>
          <w:rPrChange w:id="2317" w:author="OLIVARES MARTINEZ FERNANDO JESUS" w:date="2026-08-25T13:03:00Z">
            <w:rPr/>
          </w:rPrChange>
        </w:rPr>
        <w:pPrChange w:id="2318" w:author="OLIVARES MARTINEZ FERNANDO JESUS" w:date="2026-08-17T13:19:00Z">
          <w:pPr>
            <w:pStyle w:val="Prrafodelista"/>
            <w:numPr>
              <w:numId w:val="41"/>
            </w:numPr>
            <w:ind w:hanging="360"/>
          </w:pPr>
        </w:pPrChange>
      </w:pPr>
    </w:p>
    <w:p w14:paraId="0C8B4942" w14:textId="03E3823D" w:rsidR="00AB4830" w:rsidRDefault="003B7149" w:rsidP="00AB4830">
      <w:pPr>
        <w:pStyle w:val="Prrafodelista"/>
      </w:pPr>
      <w:del w:id="2319" w:author="OLIVARES MARTINEZ FERNANDO JESUS" w:date="2026-08-17T11:49:00Z">
        <w:r w:rsidDel="00AA69F0">
          <w:rPr>
            <w:noProof/>
          </w:rPr>
          <w:lastRenderedPageBreak/>
          <w:drawing>
            <wp:inline distT="0" distB="0" distL="0" distR="0" wp14:anchorId="4AC94265" wp14:editId="12C7F46D">
              <wp:extent cx="3226435" cy="8876665"/>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26435" cy="8876665"/>
                      </a:xfrm>
                      <a:prstGeom prst="rect">
                        <a:avLst/>
                      </a:prstGeom>
                      <a:noFill/>
                      <a:ln>
                        <a:noFill/>
                      </a:ln>
                    </pic:spPr>
                  </pic:pic>
                </a:graphicData>
              </a:graphic>
            </wp:inline>
          </w:drawing>
        </w:r>
      </w:del>
      <w:ins w:id="2320" w:author="OLIVARES MARTINEZ FERNANDO JESUS" w:date="2026-08-17T11:49:00Z">
        <w:r w:rsidR="00AA69F0" w:rsidRPr="00AA69F0">
          <w:rPr>
            <w:noProof/>
          </w:rPr>
          <w:t xml:space="preserve"> </w:t>
        </w:r>
      </w:ins>
      <w:ins w:id="2321" w:author="OLIVARES MARTINEZ FERNANDO JESUS" w:date="2026-08-25T13:04:00Z">
        <w:r w:rsidR="00A247DC">
          <w:rPr>
            <w:noProof/>
          </w:rPr>
          <w:drawing>
            <wp:inline distT="0" distB="0" distL="0" distR="0" wp14:anchorId="4A0815AF" wp14:editId="3334A4E7">
              <wp:extent cx="4685030" cy="8891270"/>
              <wp:effectExtent l="0" t="0" r="127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5030" cy="8891270"/>
                      </a:xfrm>
                      <a:prstGeom prst="rect">
                        <a:avLst/>
                      </a:prstGeom>
                    </pic:spPr>
                  </pic:pic>
                </a:graphicData>
              </a:graphic>
            </wp:inline>
          </w:drawing>
        </w:r>
      </w:ins>
    </w:p>
    <w:p w14:paraId="69B89A70" w14:textId="683324A3" w:rsidR="00AB4830" w:rsidRDefault="00AB4830" w:rsidP="00AB4830">
      <w:del w:id="2322" w:author="OLIVARES MARTINEZ FERNANDO JESUS" w:date="2026-08-17T12:14:00Z">
        <w:r w:rsidDel="007025DB">
          <w:lastRenderedPageBreak/>
          <w:delText xml:space="preserve">Cuando se abre el formulario </w:delText>
        </w:r>
        <w:commentRangeStart w:id="2323"/>
        <w:r w:rsidDel="007025DB">
          <w:delText>de</w:delText>
        </w:r>
        <w:commentRangeEnd w:id="2323"/>
        <w:r w:rsidR="00E80F95" w:rsidDel="007025DB">
          <w:rPr>
            <w:rStyle w:val="Refdecomentario"/>
          </w:rPr>
          <w:commentReference w:id="2323"/>
        </w:r>
      </w:del>
      <w:ins w:id="2324" w:author="BERNARDO MONJAS GEMA" w:date="2026-08-16T22:40:00Z">
        <w:del w:id="2325" w:author="OLIVARES MARTINEZ FERNANDO JESUS" w:date="2026-08-17T12:14:00Z">
          <w:r w:rsidR="00E80F95" w:rsidDel="007025DB">
            <w:delText xml:space="preserve"> búsqueda</w:delText>
          </w:r>
        </w:del>
      </w:ins>
      <w:ins w:id="2326" w:author="OLIVARES MARTINEZ FERNANDO JESUS" w:date="2026-08-17T12:14:00Z">
        <w:r w:rsidR="007025DB">
          <w:t>En e</w:t>
        </w:r>
      </w:ins>
      <w:ins w:id="2327" w:author="OLIVARES MARTINEZ FERNANDO JESUS" w:date="2026-08-17T12:15:00Z">
        <w:r w:rsidR="007025DB">
          <w:t xml:space="preserve">l formulario que presenta el “Listado de </w:t>
        </w:r>
      </w:ins>
      <w:ins w:id="2328" w:author="OLIVARES MARTINEZ FERNANDO JESUS" w:date="2026-08-25T13:04:00Z">
        <w:r w:rsidR="00A247DC">
          <w:t>Ejércitos</w:t>
        </w:r>
      </w:ins>
      <w:ins w:id="2329" w:author="OLIVARES MARTINEZ FERNANDO JESUS" w:date="2026-08-17T12:15:00Z">
        <w:r w:rsidR="007025DB">
          <w:t>”</w:t>
        </w:r>
      </w:ins>
      <w:ins w:id="2330" w:author="BERNARDO MONJAS GEMA" w:date="2026-08-16T22:40:00Z">
        <w:del w:id="2331" w:author="OLIVARES MARTINEZ FERNANDO JESUS" w:date="2026-08-17T12:15:00Z">
          <w:r w:rsidR="00E80F95" w:rsidDel="007025DB">
            <w:delText xml:space="preserve"> de</w:delText>
          </w:r>
        </w:del>
      </w:ins>
      <w:del w:id="2332" w:author="OLIVARES MARTINEZ FERNANDO JESUS" w:date="2026-08-17T12:15:00Z">
        <w:r w:rsidDel="007025DB">
          <w:delText xml:space="preserve"> parámetros en el que se lista la primera página de parámetros configurados en el sistema</w:delText>
        </w:r>
      </w:del>
      <w:r>
        <w:t xml:space="preserve">, en la esquina superior derecha, tenemos un “Botón” con </w:t>
      </w:r>
      <w:del w:id="2333" w:author="OLIVARES MARTINEZ FERNANDO JESUS" w:date="2026-08-17T12:15:00Z">
        <w:r w:rsidDel="007025DB">
          <w:delText>el caption</w:delText>
        </w:r>
      </w:del>
      <w:ins w:id="2334" w:author="OLIVARES MARTINEZ FERNANDO JESUS" w:date="2026-08-17T12:15:00Z">
        <w:r w:rsidR="007025DB">
          <w:t xml:space="preserve">el </w:t>
        </w:r>
        <w:proofErr w:type="spellStart"/>
        <w:r w:rsidR="007025DB">
          <w:t>text</w:t>
        </w:r>
      </w:ins>
      <w:proofErr w:type="spellEnd"/>
      <w:r>
        <w:t xml:space="preserve">: </w:t>
      </w:r>
      <w:r w:rsidR="00AC7D7D">
        <w:t xml:space="preserve">“+ Crear </w:t>
      </w:r>
      <w:del w:id="2335" w:author="OLIVARES MARTINEZ FERNANDO JESUS" w:date="2026-08-25T13:04:00Z">
        <w:r w:rsidR="00AC7D7D" w:rsidDel="00A247DC">
          <w:delText>parámetro</w:delText>
        </w:r>
      </w:del>
      <w:ins w:id="2336" w:author="OLIVARES MARTINEZ FERNANDO JESUS" w:date="2026-08-25T13:04:00Z">
        <w:r w:rsidR="00A247DC">
          <w:t>Ejército</w:t>
        </w:r>
      </w:ins>
      <w:r>
        <w:t>.</w:t>
      </w:r>
      <w:ins w:id="2337" w:author="BERNARDO MONJAS GEMA" w:date="2026-08-16T22:41:00Z">
        <w:r w:rsidR="00E80F95">
          <w:t>”</w:t>
        </w:r>
      </w:ins>
    </w:p>
    <w:p w14:paraId="0FDF8633" w14:textId="67413566" w:rsidR="00AB4830" w:rsidRDefault="00AB4830" w:rsidP="00AB4830">
      <w:r>
        <w:t xml:space="preserve">Para poder dar de alta un nuevo </w:t>
      </w:r>
      <w:del w:id="2338" w:author="OLIVARES MARTINEZ FERNANDO JESUS" w:date="2026-08-25T13:04:00Z">
        <w:r w:rsidDel="00A247DC">
          <w:delText>parámetro</w:delText>
        </w:r>
      </w:del>
      <w:ins w:id="2339" w:author="OLIVARES MARTINEZ FERNANDO JESUS" w:date="2026-08-25T13:04:00Z">
        <w:r w:rsidR="00A247DC">
          <w:t>registro en la tabla de ejércitos</w:t>
        </w:r>
      </w:ins>
      <w:r>
        <w:t xml:space="preserve">, debemos hacer click en este “botón”, de modo que se nos abre un nuevo formulario pop-up en el que podemos introducir los datos del nuevo </w:t>
      </w:r>
      <w:del w:id="2340" w:author="OLIVARES MARTINEZ FERNANDO JESUS" w:date="2026-08-25T13:04:00Z">
        <w:r w:rsidDel="00A247DC">
          <w:delText xml:space="preserve">parámetro </w:delText>
        </w:r>
      </w:del>
      <w:ins w:id="2341" w:author="OLIVARES MARTINEZ FERNANDO JESUS" w:date="2026-08-25T13:04:00Z">
        <w:r w:rsidR="00A247DC">
          <w:t xml:space="preserve">Ejército </w:t>
        </w:r>
      </w:ins>
      <w:r>
        <w:t>que queremos crear.</w:t>
      </w:r>
    </w:p>
    <w:p w14:paraId="178CABD0" w14:textId="38EE679B" w:rsidR="00AC7D7D" w:rsidRPr="00B05B91" w:rsidRDefault="00AC7D7D" w:rsidP="00AC7D7D">
      <w:pPr>
        <w:rPr>
          <w:b/>
          <w:u w:val="single"/>
          <w:lang w:val="es-ES_tradnl"/>
        </w:rPr>
      </w:pPr>
      <w:r w:rsidRPr="00B05B91">
        <w:rPr>
          <w:b/>
          <w:u w:val="single"/>
          <w:lang w:val="es-ES_tradnl"/>
        </w:rPr>
        <w:t xml:space="preserve">Informar datos </w:t>
      </w:r>
      <w:del w:id="2342" w:author="OLIVARES MARTINEZ FERNANDO JESUS" w:date="2026-08-25T13:05:00Z">
        <w:r w:rsidDel="00A247DC">
          <w:rPr>
            <w:b/>
            <w:u w:val="single"/>
            <w:lang w:val="es-ES_tradnl"/>
          </w:rPr>
          <w:delText>Parámetro</w:delText>
        </w:r>
      </w:del>
      <w:ins w:id="2343" w:author="OLIVARES MARTINEZ FERNANDO JESUS" w:date="2026-08-25T13:05:00Z">
        <w:r w:rsidR="00A247DC">
          <w:rPr>
            <w:b/>
            <w:u w:val="single"/>
            <w:lang w:val="es-ES_tradnl"/>
          </w:rPr>
          <w:t>Ejército</w:t>
        </w:r>
      </w:ins>
    </w:p>
    <w:p w14:paraId="0AA7FB7F" w14:textId="59289E84" w:rsidR="00AC7D7D" w:rsidRDefault="00AC7D7D" w:rsidP="00AC7D7D">
      <w:pPr>
        <w:rPr>
          <w:lang w:val="es-ES_tradnl"/>
        </w:rPr>
      </w:pPr>
      <w:r>
        <w:rPr>
          <w:lang w:val="es-ES_tradnl"/>
        </w:rPr>
        <w:t xml:space="preserve">Se informan los campos habilitados del formulario de alta de </w:t>
      </w:r>
      <w:del w:id="2344" w:author="OLIVARES MARTINEZ FERNANDO JESUS" w:date="2026-08-25T13:05:00Z">
        <w:r w:rsidDel="001E3D5A">
          <w:rPr>
            <w:lang w:val="es-ES_tradnl"/>
          </w:rPr>
          <w:delText>Parámetro</w:delText>
        </w:r>
      </w:del>
      <w:ins w:id="2345" w:author="OLIVARES MARTINEZ FERNANDO JESUS" w:date="2026-08-25T13:05:00Z">
        <w:r w:rsidR="001E3D5A">
          <w:rPr>
            <w:lang w:val="es-ES_tradnl"/>
          </w:rPr>
          <w:t>Ejército</w:t>
        </w:r>
      </w:ins>
      <w:r>
        <w:rPr>
          <w:lang w:val="es-ES_tradnl"/>
        </w:rPr>
        <w:t>:</w:t>
      </w:r>
    </w:p>
    <w:p w14:paraId="6967DBB3" w14:textId="77777777" w:rsidR="00AC7D7D" w:rsidRDefault="00AC7D7D" w:rsidP="00AC7D7D">
      <w:pPr>
        <w:rPr>
          <w:lang w:val="es-ES_tradnl"/>
        </w:rPr>
      </w:pPr>
      <w:r>
        <w:rPr>
          <w:lang w:val="es-ES_tradnl"/>
        </w:rPr>
        <w:t>Por defecto, aparece el siguiente formulario:</w:t>
      </w:r>
    </w:p>
    <w:p w14:paraId="6F5106A2" w14:textId="64AC08F2" w:rsidR="00AC7D7D" w:rsidRDefault="00AC7D7D" w:rsidP="00CE021D">
      <w:pPr>
        <w:pStyle w:val="Prrafodelista"/>
        <w:numPr>
          <w:ilvl w:val="0"/>
          <w:numId w:val="3"/>
        </w:numPr>
      </w:pPr>
      <w:r w:rsidRPr="00F73F24">
        <w:rPr>
          <w:lang w:val="es-ES_tradnl"/>
        </w:rPr>
        <w:t xml:space="preserve">Formulario de </w:t>
      </w:r>
      <w:r w:rsidRPr="00F73F24">
        <w:rPr>
          <w:b/>
          <w:u w:val="single"/>
          <w:shd w:val="clear" w:color="auto" w:fill="FFF2CC" w:themeFill="accent4" w:themeFillTint="33"/>
          <w:lang w:val="es-ES_tradnl"/>
        </w:rPr>
        <w:t xml:space="preserve">Nuevo </w:t>
      </w:r>
      <w:del w:id="2346" w:author="OLIVARES MARTINEZ FERNANDO JESUS" w:date="2026-08-25T13:05:00Z">
        <w:r w:rsidRPr="00F73F24" w:rsidDel="001E3D5A">
          <w:rPr>
            <w:b/>
            <w:u w:val="single"/>
            <w:shd w:val="clear" w:color="auto" w:fill="FFF2CC" w:themeFill="accent4" w:themeFillTint="33"/>
            <w:lang w:val="es-ES_tradnl"/>
          </w:rPr>
          <w:delText>Parámetro</w:delText>
        </w:r>
      </w:del>
      <w:ins w:id="2347" w:author="OLIVARES MARTINEZ FERNANDO JESUS" w:date="2026-08-25T13:05:00Z">
        <w:r w:rsidR="001E3D5A">
          <w:rPr>
            <w:b/>
            <w:u w:val="single"/>
            <w:shd w:val="clear" w:color="auto" w:fill="FFF2CC" w:themeFill="accent4" w:themeFillTint="33"/>
            <w:lang w:val="es-ES_tradnl"/>
          </w:rPr>
          <w:t>Ejército</w:t>
        </w:r>
      </w:ins>
      <w:r w:rsidRPr="00F73F24">
        <w:rPr>
          <w:lang w:val="es-ES_tradnl"/>
        </w:rPr>
        <w:t xml:space="preserve">: </w:t>
      </w:r>
      <w:r w:rsidRPr="00F73F24">
        <w:rPr>
          <w:rStyle w:val="Hipervnculo"/>
          <w:rFonts w:cs="Arial"/>
          <w:u w:val="none"/>
        </w:rPr>
        <w:t>SIABOD.</w:t>
      </w:r>
      <w:del w:id="2348" w:author="OLIVARES MARTINEZ FERNANDO JESUS" w:date="2026-08-25T13:06:00Z">
        <w:r w:rsidRPr="00F73F24" w:rsidDel="001E3D5A">
          <w:rPr>
            <w:rStyle w:val="Hipervnculo"/>
            <w:rFonts w:cs="Arial"/>
            <w:u w:val="none"/>
          </w:rPr>
          <w:delText>CNF</w:delText>
        </w:r>
      </w:del>
      <w:ins w:id="2349" w:author="OLIVARES MARTINEZ FERNANDO JESUS" w:date="2026-08-25T13:06:00Z">
        <w:r w:rsidR="001E3D5A">
          <w:rPr>
            <w:rStyle w:val="Hipervnculo"/>
            <w:rFonts w:cs="Arial"/>
            <w:u w:val="none"/>
          </w:rPr>
          <w:t>DAT</w:t>
        </w:r>
      </w:ins>
      <w:r w:rsidRPr="00F73F24">
        <w:rPr>
          <w:rStyle w:val="Hipervnculo"/>
          <w:rFonts w:cs="Arial"/>
          <w:u w:val="none"/>
        </w:rPr>
        <w:t>.</w:t>
      </w:r>
      <w:r w:rsidRPr="00AC7D7D">
        <w:t>SIA_</w:t>
      </w:r>
      <w:del w:id="2350" w:author="OLIVARES MARTINEZ FERNANDO JESUS" w:date="2026-08-25T13:06:00Z">
        <w:r w:rsidRPr="00AC7D7D" w:rsidDel="001E3D5A">
          <w:delText xml:space="preserve">CUGESCNF02 </w:delText>
        </w:r>
      </w:del>
      <w:ins w:id="2351" w:author="OLIVARES MARTINEZ FERNANDO JESUS" w:date="2026-08-25T13:06:00Z">
        <w:r w:rsidR="001E3D5A" w:rsidRPr="00AC7D7D">
          <w:t>CUGES</w:t>
        </w:r>
        <w:r w:rsidR="001E3D5A">
          <w:t>DATEJE</w:t>
        </w:r>
        <w:r w:rsidR="001E3D5A" w:rsidRPr="00AC7D7D">
          <w:t xml:space="preserve">02 </w:t>
        </w:r>
      </w:ins>
      <w:r w:rsidRPr="00AC7D7D">
        <w:t xml:space="preserve">Crear </w:t>
      </w:r>
      <w:del w:id="2352" w:author="OLIVARES MARTINEZ FERNANDO JESUS" w:date="2026-08-25T13:06:00Z">
        <w:r w:rsidR="00473B0E" w:rsidRPr="00AC7D7D" w:rsidDel="001E3D5A">
          <w:delText>Parámetro</w:delText>
        </w:r>
      </w:del>
      <w:ins w:id="2353" w:author="OLIVARES MARTINEZ FERNANDO JESUS" w:date="2026-08-25T13:06:00Z">
        <w:r w:rsidR="001E3D5A">
          <w:t>&lt;&lt;Registro Maestro&gt;&gt;</w:t>
        </w:r>
      </w:ins>
    </w:p>
    <w:p w14:paraId="7CA20A38" w14:textId="1347B97E" w:rsidR="00F73F24" w:rsidRPr="00AC7D7D" w:rsidRDefault="00F73F24" w:rsidP="00F73F24">
      <w:pPr>
        <w:pStyle w:val="Prrafodelista"/>
        <w:ind w:left="780"/>
      </w:pPr>
      <w:del w:id="2354" w:author="OLIVARES MARTINEZ FERNANDO JESUS" w:date="2026-08-25T13:05:00Z">
        <w:r w:rsidRPr="00F73F24" w:rsidDel="001E3D5A">
          <w:rPr>
            <w:noProof/>
          </w:rPr>
          <w:drawing>
            <wp:inline distT="0" distB="0" distL="0" distR="0" wp14:anchorId="52788B3B" wp14:editId="304CA243">
              <wp:extent cx="3381847" cy="2934109"/>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81847" cy="2934109"/>
                      </a:xfrm>
                      <a:prstGeom prst="rect">
                        <a:avLst/>
                      </a:prstGeom>
                    </pic:spPr>
                  </pic:pic>
                </a:graphicData>
              </a:graphic>
            </wp:inline>
          </w:drawing>
        </w:r>
      </w:del>
      <w:ins w:id="2355" w:author="OLIVARES MARTINEZ FERNANDO JESUS" w:date="2026-08-25T13:05:00Z">
        <w:r w:rsidR="001E3D5A" w:rsidRPr="001E3D5A">
          <w:rPr>
            <w:noProof/>
          </w:rPr>
          <w:t xml:space="preserve"> </w:t>
        </w:r>
        <w:r w:rsidR="001E3D5A" w:rsidRPr="001E3D5A">
          <w:rPr>
            <w:noProof/>
          </w:rPr>
          <w:drawing>
            <wp:inline distT="0" distB="0" distL="0" distR="0" wp14:anchorId="7B11B758" wp14:editId="5D3BD0AE">
              <wp:extent cx="2918129" cy="2799743"/>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21371" cy="2802854"/>
                      </a:xfrm>
                      <a:prstGeom prst="rect">
                        <a:avLst/>
                      </a:prstGeom>
                    </pic:spPr>
                  </pic:pic>
                </a:graphicData>
              </a:graphic>
            </wp:inline>
          </w:drawing>
        </w:r>
      </w:ins>
    </w:p>
    <w:p w14:paraId="3F942051" w14:textId="5BE4B06C" w:rsidR="00AC7D7D" w:rsidRPr="00CF3253" w:rsidRDefault="00AC7D7D" w:rsidP="00AC7D7D">
      <w:pPr>
        <w:rPr>
          <w:lang w:val="es-ES_tradnl"/>
        </w:rPr>
      </w:pPr>
      <w:r>
        <w:rPr>
          <w:lang w:val="es-ES_tradnl"/>
        </w:rPr>
        <w:t>Todos los campos son obligatorios.</w:t>
      </w:r>
    </w:p>
    <w:tbl>
      <w:tblPr>
        <w:tblStyle w:val="Tablaconcuadrcula"/>
        <w:tblpPr w:leftFromText="141" w:rightFromText="141" w:vertAnchor="text" w:tblpY="1"/>
        <w:tblOverlap w:val="never"/>
        <w:tblW w:w="4837" w:type="pct"/>
        <w:tblLayout w:type="fixed"/>
        <w:tblLook w:val="04A0" w:firstRow="1" w:lastRow="0" w:firstColumn="1" w:lastColumn="0" w:noHBand="0" w:noVBand="1"/>
      </w:tblPr>
      <w:tblGrid>
        <w:gridCol w:w="1698"/>
        <w:gridCol w:w="1653"/>
        <w:gridCol w:w="4866"/>
      </w:tblGrid>
      <w:tr w:rsidR="00AC7D7D" w14:paraId="2B2D7397" w14:textId="77777777" w:rsidTr="00CE021D">
        <w:trPr>
          <w:trHeight w:val="373"/>
        </w:trPr>
        <w:tc>
          <w:tcPr>
            <w:tcW w:w="1033" w:type="pct"/>
            <w:shd w:val="clear" w:color="auto" w:fill="1F4E79" w:themeFill="accent1" w:themeFillShade="80"/>
          </w:tcPr>
          <w:p w14:paraId="30A89972" w14:textId="77777777" w:rsidR="00AC7D7D" w:rsidRPr="000E04E5" w:rsidRDefault="00AC7D7D" w:rsidP="00CE021D">
            <w:pPr>
              <w:rPr>
                <w:b/>
                <w:color w:val="FFFFFF" w:themeColor="background1"/>
                <w:lang w:val="es-ES_tradnl"/>
              </w:rPr>
            </w:pPr>
            <w:r w:rsidRPr="000E04E5">
              <w:rPr>
                <w:b/>
                <w:color w:val="FFFFFF" w:themeColor="background1"/>
                <w:lang w:val="es-ES_tradnl"/>
              </w:rPr>
              <w:t>Campo Formulario</w:t>
            </w:r>
          </w:p>
        </w:tc>
        <w:tc>
          <w:tcPr>
            <w:tcW w:w="1006" w:type="pct"/>
            <w:shd w:val="clear" w:color="auto" w:fill="1F4E79" w:themeFill="accent1" w:themeFillShade="80"/>
          </w:tcPr>
          <w:p w14:paraId="4F1371F8" w14:textId="77777777" w:rsidR="00AC7D7D" w:rsidRPr="000E04E5" w:rsidRDefault="00AC7D7D" w:rsidP="00CE021D">
            <w:pPr>
              <w:rPr>
                <w:b/>
                <w:color w:val="FFFFFF" w:themeColor="background1"/>
                <w:lang w:val="es-ES_tradnl"/>
              </w:rPr>
            </w:pPr>
            <w:r w:rsidRPr="000E04E5">
              <w:rPr>
                <w:b/>
                <w:color w:val="FFFFFF" w:themeColor="background1"/>
                <w:lang w:val="es-ES_tradnl"/>
              </w:rPr>
              <w:t>Tipo</w:t>
            </w:r>
          </w:p>
        </w:tc>
        <w:tc>
          <w:tcPr>
            <w:tcW w:w="2961" w:type="pct"/>
            <w:shd w:val="clear" w:color="auto" w:fill="1F4E79" w:themeFill="accent1" w:themeFillShade="80"/>
          </w:tcPr>
          <w:p w14:paraId="380822D7" w14:textId="77777777" w:rsidR="00AC7D7D" w:rsidRPr="000E04E5" w:rsidRDefault="00AC7D7D" w:rsidP="00CE021D">
            <w:pPr>
              <w:rPr>
                <w:b/>
                <w:color w:val="FFFFFF" w:themeColor="background1"/>
                <w:lang w:val="es-ES_tradnl"/>
              </w:rPr>
            </w:pPr>
            <w:r w:rsidRPr="000E04E5">
              <w:rPr>
                <w:b/>
                <w:color w:val="FFFFFF" w:themeColor="background1"/>
                <w:lang w:val="es-ES_tradnl"/>
              </w:rPr>
              <w:t>Descripción</w:t>
            </w:r>
          </w:p>
        </w:tc>
      </w:tr>
      <w:tr w:rsidR="00C309BD" w14:paraId="089236B3" w14:textId="77777777" w:rsidTr="00CE021D">
        <w:trPr>
          <w:trHeight w:val="373"/>
          <w:ins w:id="2356" w:author="OLIVARES MARTINEZ FERNANDO JESUS" w:date="2026-08-25T13:06:00Z"/>
        </w:trPr>
        <w:tc>
          <w:tcPr>
            <w:tcW w:w="1033" w:type="pct"/>
            <w:shd w:val="clear" w:color="auto" w:fill="FFFFFF" w:themeFill="background1"/>
          </w:tcPr>
          <w:p w14:paraId="21FBECFC" w14:textId="63439B91" w:rsidR="00C309BD" w:rsidRDefault="00C309BD" w:rsidP="00CE021D">
            <w:pPr>
              <w:rPr>
                <w:ins w:id="2357" w:author="OLIVARES MARTINEZ FERNANDO JESUS" w:date="2026-08-25T13:06:00Z"/>
                <w:lang w:val="es-ES_tradnl"/>
              </w:rPr>
            </w:pPr>
            <w:ins w:id="2358" w:author="OLIVARES MARTINEZ FERNANDO JESUS" w:date="2026-08-25T13:07:00Z">
              <w:r>
                <w:rPr>
                  <w:lang w:val="es-ES_tradnl"/>
                </w:rPr>
                <w:t>Identificador*</w:t>
              </w:r>
            </w:ins>
          </w:p>
        </w:tc>
        <w:tc>
          <w:tcPr>
            <w:tcW w:w="1006" w:type="pct"/>
            <w:shd w:val="clear" w:color="auto" w:fill="FFFFFF" w:themeFill="background1"/>
          </w:tcPr>
          <w:p w14:paraId="58BF53D7" w14:textId="1DC1A543" w:rsidR="00C309BD" w:rsidRDefault="00C309BD" w:rsidP="00CE021D">
            <w:pPr>
              <w:rPr>
                <w:ins w:id="2359" w:author="OLIVARES MARTINEZ FERNANDO JESUS" w:date="2026-08-25T13:06:00Z"/>
                <w:lang w:val="es-ES_tradnl"/>
              </w:rPr>
            </w:pPr>
            <w:ins w:id="2360" w:author="OLIVARES MARTINEZ FERNANDO JESUS" w:date="2026-08-25T13:07:00Z">
              <w:r>
                <w:rPr>
                  <w:lang w:val="es-ES_tradnl"/>
                </w:rPr>
                <w:t xml:space="preserve">Input Text </w:t>
              </w:r>
            </w:ins>
            <w:ins w:id="2361" w:author="OLIVARES MARTINEZ FERNANDO JESUS" w:date="2026-08-25T13:08:00Z">
              <w:r>
                <w:rPr>
                  <w:lang w:val="es-ES_tradnl"/>
                </w:rPr>
                <w:t>Numérico</w:t>
              </w:r>
            </w:ins>
          </w:p>
        </w:tc>
        <w:tc>
          <w:tcPr>
            <w:tcW w:w="2961" w:type="pct"/>
            <w:shd w:val="clear" w:color="auto" w:fill="FFFFFF" w:themeFill="background1"/>
          </w:tcPr>
          <w:p w14:paraId="3F004635" w14:textId="6A29C795" w:rsidR="00C309BD" w:rsidRDefault="00C309BD" w:rsidP="00CE021D">
            <w:pPr>
              <w:rPr>
                <w:ins w:id="2362" w:author="OLIVARES MARTINEZ FERNANDO JESUS" w:date="2026-08-25T13:06:00Z"/>
                <w:lang w:val="es-ES_tradnl"/>
              </w:rPr>
            </w:pPr>
            <w:ins w:id="2363" w:author="OLIVARES MARTINEZ FERNANDO JESUS" w:date="2026-08-25T13:08:00Z">
              <w:r>
                <w:rPr>
                  <w:lang w:val="es-ES_tradnl"/>
                </w:rPr>
                <w:t xml:space="preserve">Identificador SIPERDEF </w:t>
              </w:r>
            </w:ins>
            <w:ins w:id="2364" w:author="OLIVARES MARTINEZ FERNANDO JESUS" w:date="2026-08-25T13:07:00Z">
              <w:r>
                <w:rPr>
                  <w:lang w:val="es-ES_tradnl"/>
                </w:rPr>
                <w:t>del Ejército</w:t>
              </w:r>
            </w:ins>
            <w:ins w:id="2365" w:author="OLIVARES MARTINEZ FERNANDO JESUS" w:date="2026-08-25T13:08:00Z">
              <w:r>
                <w:rPr>
                  <w:lang w:val="es-ES_tradnl"/>
                </w:rPr>
                <w:t>, Numérico (1)</w:t>
              </w:r>
            </w:ins>
          </w:p>
        </w:tc>
      </w:tr>
      <w:tr w:rsidR="00AC7D7D" w14:paraId="1E829691" w14:textId="77777777" w:rsidTr="00CE021D">
        <w:trPr>
          <w:trHeight w:val="373"/>
        </w:trPr>
        <w:tc>
          <w:tcPr>
            <w:tcW w:w="1033" w:type="pct"/>
            <w:shd w:val="clear" w:color="auto" w:fill="FFFFFF" w:themeFill="background1"/>
          </w:tcPr>
          <w:p w14:paraId="09B82766" w14:textId="77777777" w:rsidR="00AC7D7D" w:rsidRDefault="00AC7D7D" w:rsidP="00CE021D">
            <w:pPr>
              <w:rPr>
                <w:lang w:val="es-ES_tradnl"/>
              </w:rPr>
            </w:pPr>
            <w:r>
              <w:rPr>
                <w:lang w:val="es-ES_tradnl"/>
              </w:rPr>
              <w:t>Código*</w:t>
            </w:r>
          </w:p>
        </w:tc>
        <w:tc>
          <w:tcPr>
            <w:tcW w:w="1006" w:type="pct"/>
            <w:shd w:val="clear" w:color="auto" w:fill="FFFFFF" w:themeFill="background1"/>
          </w:tcPr>
          <w:p w14:paraId="78CC28BA" w14:textId="77777777" w:rsidR="00AC7D7D" w:rsidRDefault="00AC7D7D" w:rsidP="00CE021D">
            <w:pPr>
              <w:rPr>
                <w:lang w:val="es-ES_tradnl"/>
              </w:rPr>
            </w:pPr>
            <w:r>
              <w:rPr>
                <w:lang w:val="es-ES_tradnl"/>
              </w:rPr>
              <w:t>Input Text Alfanumérico</w:t>
            </w:r>
          </w:p>
        </w:tc>
        <w:tc>
          <w:tcPr>
            <w:tcW w:w="2961" w:type="pct"/>
            <w:shd w:val="clear" w:color="auto" w:fill="FFFFFF" w:themeFill="background1"/>
          </w:tcPr>
          <w:p w14:paraId="4B435C02" w14:textId="34C3E85B" w:rsidR="00AC7D7D" w:rsidRDefault="00AC7D7D" w:rsidP="00CE021D">
            <w:pPr>
              <w:rPr>
                <w:lang w:val="es-ES_tradnl"/>
              </w:rPr>
            </w:pPr>
            <w:r>
              <w:rPr>
                <w:lang w:val="es-ES_tradnl"/>
              </w:rPr>
              <w:t xml:space="preserve">Código </w:t>
            </w:r>
            <w:del w:id="2366" w:author="OLIVARES MARTINEZ FERNANDO JESUS" w:date="2026-08-25T13:08:00Z">
              <w:r w:rsidDel="00C309BD">
                <w:rPr>
                  <w:lang w:val="es-ES_tradnl"/>
                </w:rPr>
                <w:delText xml:space="preserve">del </w:delText>
              </w:r>
            </w:del>
            <w:ins w:id="2367" w:author="OLIVARES MARTINEZ FERNANDO JESUS" w:date="2026-08-25T13:08:00Z">
              <w:r w:rsidR="00C309BD">
                <w:rPr>
                  <w:lang w:val="es-ES_tradnl"/>
                </w:rPr>
                <w:t>del Ejército</w:t>
              </w:r>
            </w:ins>
            <w:del w:id="2368" w:author="OLIVARES MARTINEZ FERNANDO JESUS" w:date="2026-08-25T13:07:00Z">
              <w:r w:rsidR="00CF7D3E" w:rsidDel="00C309BD">
                <w:rPr>
                  <w:lang w:val="es-ES_tradnl"/>
                </w:rPr>
                <w:delText>Parámetro</w:delText>
              </w:r>
            </w:del>
          </w:p>
          <w:p w14:paraId="722D9D0E" w14:textId="74876969" w:rsidR="00AC7D7D" w:rsidRDefault="00AC7D7D" w:rsidP="00CE021D">
            <w:pPr>
              <w:rPr>
                <w:lang w:val="es-ES_tradnl"/>
              </w:rPr>
            </w:pPr>
            <w:r>
              <w:rPr>
                <w:lang w:val="es-ES_tradnl"/>
              </w:rPr>
              <w:t xml:space="preserve">Longitud </w:t>
            </w:r>
            <w:r w:rsidRPr="00C309BD">
              <w:rPr>
                <w:lang w:val="es-ES_tradnl"/>
              </w:rPr>
              <w:t>máxima</w:t>
            </w:r>
            <w:r w:rsidRPr="00C309BD">
              <w:rPr>
                <w:lang w:val="es-ES_tradnl"/>
                <w:rPrChange w:id="2369" w:author="OLIVARES MARTINEZ FERNANDO JESUS" w:date="2026-08-25T13:08:00Z">
                  <w:rPr>
                    <w:highlight w:val="yellow"/>
                    <w:lang w:val="es-ES_tradnl"/>
                  </w:rPr>
                </w:rPrChange>
              </w:rPr>
              <w:t xml:space="preserve">: </w:t>
            </w:r>
            <w:del w:id="2370" w:author="OLIVARES MARTINEZ FERNANDO JESUS" w:date="2026-08-25T13:08:00Z">
              <w:r w:rsidR="00CF7D3E" w:rsidRPr="00C309BD" w:rsidDel="00C309BD">
                <w:rPr>
                  <w:lang w:val="es-ES_tradnl"/>
                  <w:rPrChange w:id="2371" w:author="OLIVARES MARTINEZ FERNANDO JESUS" w:date="2026-08-25T13:08:00Z">
                    <w:rPr>
                      <w:highlight w:val="yellow"/>
                      <w:lang w:val="es-ES_tradnl"/>
                    </w:rPr>
                  </w:rPrChange>
                </w:rPr>
                <w:delText>25</w:delText>
              </w:r>
              <w:r w:rsidRPr="00C309BD" w:rsidDel="00C309BD">
                <w:rPr>
                  <w:lang w:val="es-ES_tradnl"/>
                  <w:rPrChange w:id="2372" w:author="OLIVARES MARTINEZ FERNANDO JESUS" w:date="2026-08-25T13:08:00Z">
                    <w:rPr>
                      <w:highlight w:val="yellow"/>
                      <w:lang w:val="es-ES_tradnl"/>
                    </w:rPr>
                  </w:rPrChange>
                </w:rPr>
                <w:delText xml:space="preserve"> </w:delText>
              </w:r>
            </w:del>
            <w:ins w:id="2373" w:author="OLIVARES MARTINEZ FERNANDO JESUS" w:date="2026-08-25T13:08:00Z">
              <w:r w:rsidR="00C309BD" w:rsidRPr="00C309BD">
                <w:rPr>
                  <w:lang w:val="es-ES_tradnl"/>
                  <w:rPrChange w:id="2374" w:author="OLIVARES MARTINEZ FERNANDO JESUS" w:date="2026-08-25T13:08:00Z">
                    <w:rPr>
                      <w:highlight w:val="yellow"/>
                      <w:lang w:val="es-ES_tradnl"/>
                    </w:rPr>
                  </w:rPrChange>
                </w:rPr>
                <w:t xml:space="preserve">4 </w:t>
              </w:r>
            </w:ins>
            <w:r w:rsidRPr="00C309BD">
              <w:rPr>
                <w:lang w:val="es-ES_tradnl"/>
                <w:rPrChange w:id="2375" w:author="OLIVARES MARTINEZ FERNANDO JESUS" w:date="2026-08-25T13:08:00Z">
                  <w:rPr>
                    <w:highlight w:val="yellow"/>
                    <w:lang w:val="es-ES_tradnl"/>
                  </w:rPr>
                </w:rPrChange>
              </w:rPr>
              <w:t>caracteres</w:t>
            </w:r>
          </w:p>
          <w:p w14:paraId="5AEF043E" w14:textId="77777777" w:rsidR="00AC7D7D" w:rsidRDefault="00AC7D7D" w:rsidP="00CE021D">
            <w:r>
              <w:rPr>
                <w:lang w:val="es-ES_tradnl"/>
              </w:rPr>
              <w:t>Obligatorio</w:t>
            </w:r>
          </w:p>
        </w:tc>
      </w:tr>
      <w:tr w:rsidR="00AC7D7D" w:rsidDel="00C309BD" w14:paraId="7CBE759E" w14:textId="62E3D570" w:rsidTr="00CE021D">
        <w:trPr>
          <w:trHeight w:val="373"/>
          <w:del w:id="2376" w:author="OLIVARES MARTINEZ FERNANDO JESUS" w:date="2026-08-25T13:07:00Z"/>
        </w:trPr>
        <w:tc>
          <w:tcPr>
            <w:tcW w:w="1033" w:type="pct"/>
            <w:shd w:val="clear" w:color="auto" w:fill="FFFFFF" w:themeFill="background1"/>
          </w:tcPr>
          <w:p w14:paraId="12D6FC90" w14:textId="71AD5489" w:rsidR="00AC7D7D" w:rsidDel="00C309BD" w:rsidRDefault="00AC7D7D" w:rsidP="00CE021D">
            <w:pPr>
              <w:rPr>
                <w:del w:id="2377" w:author="OLIVARES MARTINEZ FERNANDO JESUS" w:date="2026-08-25T13:07:00Z"/>
                <w:lang w:val="es-ES_tradnl"/>
              </w:rPr>
            </w:pPr>
            <w:del w:id="2378" w:author="OLIVARES MARTINEZ FERNANDO JESUS" w:date="2026-08-25T13:07:00Z">
              <w:r w:rsidDel="00C309BD">
                <w:rPr>
                  <w:lang w:val="es-ES_tradnl"/>
                </w:rPr>
                <w:delText>Valor</w:delText>
              </w:r>
              <w:r w:rsidRPr="00270149" w:rsidDel="00C309BD">
                <w:rPr>
                  <w:lang w:val="es-ES_tradnl"/>
                </w:rPr>
                <w:delText>*</w:delText>
              </w:r>
            </w:del>
          </w:p>
        </w:tc>
        <w:tc>
          <w:tcPr>
            <w:tcW w:w="1006" w:type="pct"/>
            <w:shd w:val="clear" w:color="auto" w:fill="FFFFFF" w:themeFill="background1"/>
          </w:tcPr>
          <w:p w14:paraId="5CA3E984" w14:textId="54CCFDE5" w:rsidR="00AC7D7D" w:rsidDel="00C309BD" w:rsidRDefault="00AC7D7D" w:rsidP="00CE021D">
            <w:pPr>
              <w:rPr>
                <w:del w:id="2379" w:author="OLIVARES MARTINEZ FERNANDO JESUS" w:date="2026-08-25T13:07:00Z"/>
                <w:lang w:val="es-ES_tradnl"/>
              </w:rPr>
            </w:pPr>
            <w:del w:id="2380" w:author="OLIVARES MARTINEZ FERNANDO JESUS" w:date="2026-08-25T13:07:00Z">
              <w:r w:rsidDel="00C309BD">
                <w:rPr>
                  <w:lang w:val="es-ES_tradnl"/>
                </w:rPr>
                <w:delText>Input Text Alfanumérico</w:delText>
              </w:r>
            </w:del>
          </w:p>
        </w:tc>
        <w:tc>
          <w:tcPr>
            <w:tcW w:w="2961" w:type="pct"/>
            <w:shd w:val="clear" w:color="auto" w:fill="FFFFFF" w:themeFill="background1"/>
          </w:tcPr>
          <w:p w14:paraId="1742588E" w14:textId="2C0BD489" w:rsidR="00AC7D7D" w:rsidDel="00C309BD" w:rsidRDefault="00CF7D3E" w:rsidP="00CE021D">
            <w:pPr>
              <w:rPr>
                <w:del w:id="2381" w:author="OLIVARES MARTINEZ FERNANDO JESUS" w:date="2026-08-25T13:07:00Z"/>
                <w:lang w:val="es-ES_tradnl"/>
              </w:rPr>
            </w:pPr>
            <w:del w:id="2382" w:author="OLIVARES MARTINEZ FERNANDO JESUS" w:date="2026-08-25T13:07:00Z">
              <w:r w:rsidDel="00C309BD">
                <w:rPr>
                  <w:lang w:val="es-ES_tradnl"/>
                </w:rPr>
                <w:delText>Valor del Parámetro</w:delText>
              </w:r>
            </w:del>
          </w:p>
          <w:p w14:paraId="674BECC4" w14:textId="20F9DD04" w:rsidR="00AC7D7D" w:rsidDel="00C309BD" w:rsidRDefault="00AC7D7D" w:rsidP="00CE021D">
            <w:pPr>
              <w:rPr>
                <w:del w:id="2383" w:author="OLIVARES MARTINEZ FERNANDO JESUS" w:date="2026-08-25T13:07:00Z"/>
                <w:lang w:val="es-ES_tradnl"/>
              </w:rPr>
            </w:pPr>
            <w:del w:id="2384" w:author="OLIVARES MARTINEZ FERNANDO JESUS" w:date="2026-08-25T13:07:00Z">
              <w:r w:rsidDel="00C309BD">
                <w:rPr>
                  <w:lang w:val="es-ES_tradnl"/>
                </w:rPr>
                <w:delText xml:space="preserve">Longitud máxima: </w:delText>
              </w:r>
              <w:r w:rsidR="00CF7D3E" w:rsidDel="00C309BD">
                <w:rPr>
                  <w:lang w:val="es-ES_tradnl"/>
                </w:rPr>
                <w:delText>+</w:delText>
              </w:r>
              <w:r w:rsidDel="00C309BD">
                <w:rPr>
                  <w:lang w:val="es-ES_tradnl"/>
                </w:rPr>
                <w:delText>10</w:delText>
              </w:r>
              <w:r w:rsidR="00CF7D3E" w:rsidDel="00C309BD">
                <w:rPr>
                  <w:lang w:val="es-ES_tradnl"/>
                </w:rPr>
                <w:delText>0</w:delText>
              </w:r>
              <w:r w:rsidDel="00C309BD">
                <w:rPr>
                  <w:lang w:val="es-ES_tradnl"/>
                </w:rPr>
                <w:delText>0 caracteres</w:delText>
              </w:r>
            </w:del>
          </w:p>
          <w:p w14:paraId="66C70958" w14:textId="2AA6FA7A" w:rsidR="00AC7D7D" w:rsidDel="00C309BD" w:rsidRDefault="00AC7D7D" w:rsidP="00CE021D">
            <w:pPr>
              <w:rPr>
                <w:del w:id="2385" w:author="OLIVARES MARTINEZ FERNANDO JESUS" w:date="2026-08-25T13:07:00Z"/>
                <w:lang w:val="es-ES_tradnl"/>
              </w:rPr>
            </w:pPr>
            <w:del w:id="2386" w:author="OLIVARES MARTINEZ FERNANDO JESUS" w:date="2026-08-25T13:07:00Z">
              <w:r w:rsidDel="00C309BD">
                <w:rPr>
                  <w:lang w:val="es-ES_tradnl"/>
                </w:rPr>
                <w:delText>Obligatorio</w:delText>
              </w:r>
            </w:del>
          </w:p>
        </w:tc>
      </w:tr>
      <w:tr w:rsidR="00AC7D7D" w14:paraId="40166B8E" w14:textId="77777777" w:rsidTr="00CE021D">
        <w:trPr>
          <w:trHeight w:val="373"/>
        </w:trPr>
        <w:tc>
          <w:tcPr>
            <w:tcW w:w="1033" w:type="pct"/>
            <w:shd w:val="clear" w:color="auto" w:fill="FFFFFF" w:themeFill="background1"/>
          </w:tcPr>
          <w:p w14:paraId="31B329E2" w14:textId="60EB04A0" w:rsidR="00AC7D7D" w:rsidRDefault="00AC7D7D" w:rsidP="00CE021D">
            <w:pPr>
              <w:rPr>
                <w:lang w:val="es-ES_tradnl"/>
              </w:rPr>
            </w:pPr>
            <w:r>
              <w:rPr>
                <w:lang w:val="es-ES_tradnl"/>
              </w:rPr>
              <w:t>Descripción</w:t>
            </w:r>
          </w:p>
        </w:tc>
        <w:tc>
          <w:tcPr>
            <w:tcW w:w="1006" w:type="pct"/>
            <w:shd w:val="clear" w:color="auto" w:fill="FFFFFF" w:themeFill="background1"/>
          </w:tcPr>
          <w:p w14:paraId="415A83C4" w14:textId="40D3B44F" w:rsidR="00AC7D7D" w:rsidRDefault="00CF7D3E" w:rsidP="00CE021D">
            <w:pPr>
              <w:rPr>
                <w:lang w:val="es-ES_tradnl"/>
              </w:rPr>
            </w:pPr>
            <w:r>
              <w:rPr>
                <w:lang w:val="es-ES_tradnl"/>
              </w:rPr>
              <w:t>Input Text Alfanumérico</w:t>
            </w:r>
          </w:p>
        </w:tc>
        <w:tc>
          <w:tcPr>
            <w:tcW w:w="2961" w:type="pct"/>
            <w:shd w:val="clear" w:color="auto" w:fill="FFFFFF" w:themeFill="background1"/>
          </w:tcPr>
          <w:p w14:paraId="095272E2" w14:textId="67B2C3E6" w:rsidR="00AC7D7D" w:rsidRDefault="00CF7D3E" w:rsidP="00CE021D">
            <w:pPr>
              <w:rPr>
                <w:lang w:val="es-ES_tradnl"/>
              </w:rPr>
            </w:pPr>
            <w:r>
              <w:rPr>
                <w:lang w:val="es-ES_tradnl"/>
              </w:rPr>
              <w:t xml:space="preserve">Descripción del </w:t>
            </w:r>
            <w:del w:id="2387" w:author="OLIVARES MARTINEZ FERNANDO JESUS" w:date="2026-08-25T13:08:00Z">
              <w:r w:rsidDel="00C309BD">
                <w:rPr>
                  <w:lang w:val="es-ES_tradnl"/>
                </w:rPr>
                <w:delText>Parámetro</w:delText>
              </w:r>
            </w:del>
            <w:ins w:id="2388" w:author="OLIVARES MARTINEZ FERNANDO JESUS" w:date="2026-08-25T13:08:00Z">
              <w:r w:rsidR="00C309BD">
                <w:rPr>
                  <w:lang w:val="es-ES_tradnl"/>
                </w:rPr>
                <w:t>Ejército</w:t>
              </w:r>
            </w:ins>
          </w:p>
          <w:p w14:paraId="6BF8BA78" w14:textId="643B47A0" w:rsidR="00CF7D3E" w:rsidRDefault="00CF7D3E" w:rsidP="00CF7D3E">
            <w:pPr>
              <w:rPr>
                <w:lang w:val="es-ES_tradnl"/>
              </w:rPr>
            </w:pPr>
            <w:r>
              <w:rPr>
                <w:lang w:val="es-ES_tradnl"/>
              </w:rPr>
              <w:t>Longitud máxima: 50 caracteres</w:t>
            </w:r>
          </w:p>
        </w:tc>
      </w:tr>
      <w:tr w:rsidR="00CF7D3E" w14:paraId="53AECD81" w14:textId="77777777" w:rsidTr="00CE021D">
        <w:trPr>
          <w:trHeight w:val="373"/>
        </w:trPr>
        <w:tc>
          <w:tcPr>
            <w:tcW w:w="1033" w:type="pct"/>
            <w:shd w:val="clear" w:color="auto" w:fill="FFFFFF" w:themeFill="background1"/>
          </w:tcPr>
          <w:p w14:paraId="3D40024C" w14:textId="3343AF89" w:rsidR="00CF7D3E" w:rsidRDefault="00CF7D3E" w:rsidP="00CE021D">
            <w:pPr>
              <w:rPr>
                <w:lang w:val="es-ES_tradnl"/>
              </w:rPr>
            </w:pPr>
            <w:r>
              <w:rPr>
                <w:lang w:val="es-ES_tradnl"/>
              </w:rPr>
              <w:lastRenderedPageBreak/>
              <w:t>Activo*</w:t>
            </w:r>
          </w:p>
        </w:tc>
        <w:tc>
          <w:tcPr>
            <w:tcW w:w="1006" w:type="pct"/>
            <w:shd w:val="clear" w:color="auto" w:fill="FFFFFF" w:themeFill="background1"/>
          </w:tcPr>
          <w:p w14:paraId="08917232" w14:textId="73C24808" w:rsidR="00CF7D3E" w:rsidRPr="00C309BD" w:rsidRDefault="00533E41" w:rsidP="00CE021D">
            <w:pPr>
              <w:rPr>
                <w:lang w:val="en-US"/>
                <w:rPrChange w:id="2389" w:author="OLIVARES MARTINEZ FERNANDO JESUS" w:date="2026-08-25T13:09:00Z">
                  <w:rPr>
                    <w:lang w:val="es-ES_tradnl"/>
                  </w:rPr>
                </w:rPrChange>
              </w:rPr>
            </w:pPr>
            <w:del w:id="2390" w:author="OLIVARES MARTINEZ FERNANDO JESUS" w:date="2026-08-25T13:09:00Z">
              <w:r w:rsidRPr="00C309BD" w:rsidDel="00C309BD">
                <w:rPr>
                  <w:lang w:val="en-US"/>
                  <w:rPrChange w:id="2391" w:author="OLIVARES MARTINEZ FERNANDO JESUS" w:date="2026-08-25T13:09:00Z">
                    <w:rPr>
                      <w:lang w:val="es-ES_tradnl"/>
                    </w:rPr>
                  </w:rPrChange>
                </w:rPr>
                <w:delText>Check Box</w:delText>
              </w:r>
            </w:del>
            <w:ins w:id="2392" w:author="OLIVARES MARTINEZ FERNANDO JESUS" w:date="2026-08-25T13:09:00Z">
              <w:r w:rsidR="00C309BD" w:rsidRPr="00C309BD">
                <w:rPr>
                  <w:lang w:val="en-US"/>
                  <w:rPrChange w:id="2393" w:author="OLIVARES MARTINEZ FERNANDO JESUS" w:date="2026-08-25T13:09:00Z">
                    <w:rPr>
                      <w:lang w:val="es-ES_tradnl"/>
                    </w:rPr>
                  </w:rPrChange>
                </w:rPr>
                <w:t xml:space="preserve">Switch: </w:t>
              </w:r>
              <w:proofErr w:type="spellStart"/>
              <w:r w:rsidR="00C309BD" w:rsidRPr="00C309BD">
                <w:rPr>
                  <w:lang w:val="en-US"/>
                  <w:rPrChange w:id="2394" w:author="OLIVARES MARTINEZ FERNANDO JESUS" w:date="2026-08-25T13:09:00Z">
                    <w:rPr>
                      <w:lang w:val="es-ES_tradnl"/>
                    </w:rPr>
                  </w:rPrChange>
                </w:rPr>
                <w:t>Activo</w:t>
              </w:r>
              <w:proofErr w:type="spellEnd"/>
              <w:r w:rsidR="00C309BD" w:rsidRPr="00C309BD">
                <w:rPr>
                  <w:lang w:val="en-US"/>
                  <w:rPrChange w:id="2395" w:author="OLIVARES MARTINEZ FERNANDO JESUS" w:date="2026-08-25T13:09:00Z">
                    <w:rPr>
                      <w:lang w:val="es-ES_tradnl"/>
                    </w:rPr>
                  </w:rPrChange>
                </w:rPr>
                <w:t>/</w:t>
              </w:r>
              <w:proofErr w:type="spellStart"/>
              <w:r w:rsidR="00C309BD" w:rsidRPr="00C309BD">
                <w:rPr>
                  <w:lang w:val="en-US"/>
                  <w:rPrChange w:id="2396" w:author="OLIVARES MARTINEZ FERNANDO JESUS" w:date="2026-08-25T13:09:00Z">
                    <w:rPr>
                      <w:lang w:val="es-ES_tradnl"/>
                    </w:rPr>
                  </w:rPrChange>
                </w:rPr>
                <w:t>I</w:t>
              </w:r>
              <w:r w:rsidR="00C309BD">
                <w:rPr>
                  <w:lang w:val="en-US"/>
                </w:rPr>
                <w:t>nactivo</w:t>
              </w:r>
            </w:ins>
            <w:proofErr w:type="spellEnd"/>
          </w:p>
          <w:p w14:paraId="5BA4E983" w14:textId="7018B39E" w:rsidR="00CF7D3E" w:rsidRPr="00C309BD" w:rsidRDefault="00CF7D3E" w:rsidP="00CE021D">
            <w:pPr>
              <w:rPr>
                <w:lang w:val="en-US"/>
                <w:rPrChange w:id="2397" w:author="OLIVARES MARTINEZ FERNANDO JESUS" w:date="2026-08-25T13:09:00Z">
                  <w:rPr>
                    <w:lang w:val="es-ES_tradnl"/>
                  </w:rPr>
                </w:rPrChange>
              </w:rPr>
            </w:pPr>
            <w:del w:id="2398" w:author="OLIVARES MARTINEZ FERNANDO JESUS" w:date="2026-08-25T13:09:00Z">
              <w:r w:rsidRPr="00C309BD" w:rsidDel="00C309BD">
                <w:rPr>
                  <w:lang w:val="en-US"/>
                  <w:rPrChange w:id="2399" w:author="OLIVARES MARTINEZ FERNANDO JESUS" w:date="2026-08-25T13:09:00Z">
                    <w:rPr>
                      <w:lang w:val="es-ES_tradnl"/>
                    </w:rPr>
                  </w:rPrChange>
                </w:rPr>
                <w:delText>Yes/No</w:delText>
              </w:r>
            </w:del>
          </w:p>
        </w:tc>
        <w:tc>
          <w:tcPr>
            <w:tcW w:w="2961" w:type="pct"/>
            <w:shd w:val="clear" w:color="auto" w:fill="FFFFFF" w:themeFill="background1"/>
          </w:tcPr>
          <w:p w14:paraId="57310C55" w14:textId="77777777" w:rsidR="00CF7D3E" w:rsidRDefault="00CF7D3E" w:rsidP="00CE021D">
            <w:pPr>
              <w:rPr>
                <w:lang w:val="es-ES_tradnl"/>
              </w:rPr>
            </w:pPr>
            <w:r>
              <w:rPr>
                <w:lang w:val="es-ES_tradnl"/>
              </w:rPr>
              <w:t>Parámetro activo (Si, No)</w:t>
            </w:r>
          </w:p>
          <w:p w14:paraId="335A88ED" w14:textId="77777777" w:rsidR="00CF7D3E" w:rsidRDefault="00CF7D3E" w:rsidP="00CE021D">
            <w:pPr>
              <w:rPr>
                <w:lang w:val="es-ES_tradnl"/>
              </w:rPr>
            </w:pPr>
            <w:r>
              <w:rPr>
                <w:lang w:val="es-ES_tradnl"/>
              </w:rPr>
              <w:t>Es un valor booleano que informa si el estado del parámetro es activo/inactivo</w:t>
            </w:r>
          </w:p>
          <w:p w14:paraId="609F2081" w14:textId="786689B0" w:rsidR="00CF7D3E" w:rsidRDefault="00CF7D3E" w:rsidP="00CE021D">
            <w:pPr>
              <w:rPr>
                <w:lang w:val="es-ES_tradnl"/>
              </w:rPr>
            </w:pPr>
            <w:r>
              <w:rPr>
                <w:lang w:val="es-ES_tradnl"/>
              </w:rPr>
              <w:t>Obligatorio. Por defecto se crea activo</w:t>
            </w:r>
          </w:p>
        </w:tc>
      </w:tr>
    </w:tbl>
    <w:p w14:paraId="4F9E607C" w14:textId="77777777" w:rsidR="00AC7D7D" w:rsidRDefault="00AC7D7D" w:rsidP="00AC7D7D">
      <w:pPr>
        <w:rPr>
          <w:b/>
          <w:u w:val="single"/>
          <w:lang w:val="es-ES_tradnl"/>
        </w:rPr>
      </w:pPr>
    </w:p>
    <w:p w14:paraId="6929B9DB" w14:textId="6DD04F18" w:rsidR="00AC7D7D" w:rsidRDefault="00AC7D7D" w:rsidP="00AC7D7D">
      <w:pPr>
        <w:rPr>
          <w:b/>
          <w:u w:val="single"/>
          <w:lang w:val="es-ES_tradnl"/>
        </w:rPr>
      </w:pPr>
      <w:r w:rsidRPr="00752F16">
        <w:rPr>
          <w:b/>
          <w:u w:val="single"/>
          <w:lang w:val="es-ES_tradnl"/>
        </w:rPr>
        <w:t xml:space="preserve">Validar datos </w:t>
      </w:r>
      <w:del w:id="2400" w:author="OLIVARES MARTINEZ FERNANDO JESUS" w:date="2026-08-25T13:09:00Z">
        <w:r w:rsidR="00F73F24" w:rsidDel="00C309BD">
          <w:rPr>
            <w:b/>
            <w:u w:val="single"/>
            <w:lang w:val="es-ES_tradnl"/>
          </w:rPr>
          <w:delText>Parámetro</w:delText>
        </w:r>
      </w:del>
      <w:ins w:id="2401" w:author="OLIVARES MARTINEZ FERNANDO JESUS" w:date="2026-08-25T13:09:00Z">
        <w:r w:rsidR="00C309BD">
          <w:rPr>
            <w:b/>
            <w:u w:val="single"/>
            <w:lang w:val="es-ES_tradnl"/>
          </w:rPr>
          <w:t>Ejército</w:t>
        </w:r>
      </w:ins>
    </w:p>
    <w:p w14:paraId="00CC08F0" w14:textId="6F465514" w:rsidR="00AC7D7D" w:rsidRDefault="00AC7D7D" w:rsidP="00AC7D7D">
      <w:pPr>
        <w:rPr>
          <w:lang w:val="es-ES_tradnl"/>
        </w:rPr>
      </w:pPr>
      <w:r>
        <w:rPr>
          <w:lang w:val="es-ES_tradnl"/>
        </w:rPr>
        <w:t>Al pulsar “</w:t>
      </w:r>
      <w:r w:rsidR="00F73F24">
        <w:rPr>
          <w:lang w:val="es-ES_tradnl"/>
        </w:rPr>
        <w:t>+Dar de Alta</w:t>
      </w:r>
      <w:r>
        <w:rPr>
          <w:lang w:val="es-ES_tradnl"/>
        </w:rPr>
        <w:t>” se validarán los valores establecidos en los campos del formulario de</w:t>
      </w:r>
      <w:r w:rsidRPr="002206D2">
        <w:rPr>
          <w:lang w:val="es-ES_tradnl"/>
        </w:rPr>
        <w:t xml:space="preserve"> </w:t>
      </w:r>
      <w:r>
        <w:rPr>
          <w:lang w:val="es-ES_tradnl"/>
        </w:rPr>
        <w:t xml:space="preserve">definición de </w:t>
      </w:r>
      <w:del w:id="2402" w:author="OLIVARES MARTINEZ FERNANDO JESUS" w:date="2026-08-25T13:09:00Z">
        <w:r w:rsidR="00CF7D3E" w:rsidDel="00C309BD">
          <w:rPr>
            <w:lang w:val="es-ES_tradnl"/>
          </w:rPr>
          <w:delText>Parámetro</w:delText>
        </w:r>
      </w:del>
      <w:ins w:id="2403" w:author="OLIVARES MARTINEZ FERNANDO JESUS" w:date="2026-08-25T13:09:00Z">
        <w:r w:rsidR="00C309BD">
          <w:rPr>
            <w:lang w:val="es-ES_tradnl"/>
          </w:rPr>
          <w:t>Ejército</w:t>
        </w:r>
      </w:ins>
      <w:r>
        <w:rPr>
          <w:lang w:val="es-ES_tradnl"/>
        </w:rPr>
        <w:t>:</w:t>
      </w:r>
    </w:p>
    <w:p w14:paraId="2E7F94C3" w14:textId="77777777" w:rsidR="00AC7D7D" w:rsidRPr="00B84B47" w:rsidRDefault="00AC7D7D" w:rsidP="00AC7D7D">
      <w:pPr>
        <w:spacing w:after="160" w:line="259" w:lineRule="auto"/>
        <w:rPr>
          <w:lang w:val="es-ES_tradnl"/>
        </w:rPr>
      </w:pPr>
      <w:r w:rsidRPr="00B84B47">
        <w:rPr>
          <w:lang w:val="es-ES_tradnl"/>
        </w:rPr>
        <w:t>Validaciones a tener en cuenta:</w:t>
      </w:r>
    </w:p>
    <w:p w14:paraId="6F7AD1CF" w14:textId="27710725" w:rsidR="00AC7D7D" w:rsidRDefault="00AC7D7D" w:rsidP="00AC7D7D">
      <w:pPr>
        <w:pStyle w:val="Prrafodelista"/>
        <w:numPr>
          <w:ilvl w:val="0"/>
          <w:numId w:val="3"/>
        </w:numPr>
        <w:spacing w:after="160" w:line="259" w:lineRule="auto"/>
        <w:rPr>
          <w:lang w:val="es-ES_tradnl"/>
        </w:rPr>
      </w:pPr>
      <w:r>
        <w:rPr>
          <w:lang w:val="es-ES_tradnl"/>
        </w:rPr>
        <w:t xml:space="preserve">Se deben cumplir las longitudes máximas y tipos de datos de los campos de </w:t>
      </w:r>
      <w:r w:rsidR="00CF7D3E">
        <w:rPr>
          <w:lang w:val="es-ES_tradnl"/>
        </w:rPr>
        <w:t>la tabla</w:t>
      </w:r>
    </w:p>
    <w:p w14:paraId="5D91CDD7" w14:textId="03C3DF52" w:rsidR="00AC7D7D" w:rsidRPr="00CF7D3E" w:rsidRDefault="00AC7D7D" w:rsidP="00AC7D7D">
      <w:pPr>
        <w:pStyle w:val="Prrafodelista"/>
        <w:numPr>
          <w:ilvl w:val="0"/>
          <w:numId w:val="3"/>
        </w:numPr>
        <w:spacing w:after="160" w:line="259" w:lineRule="auto"/>
        <w:rPr>
          <w:lang w:val="es-ES_tradnl"/>
        </w:rPr>
      </w:pPr>
      <w:r w:rsidRPr="00B84B47">
        <w:rPr>
          <w:lang w:val="es-ES_tradnl"/>
        </w:rPr>
        <w:t xml:space="preserve">Todos los campos </w:t>
      </w:r>
      <w:r w:rsidR="00CF7D3E">
        <w:rPr>
          <w:lang w:val="es-ES_tradnl"/>
        </w:rPr>
        <w:t xml:space="preserve">obligatorios (marcados con *), </w:t>
      </w:r>
      <w:r>
        <w:rPr>
          <w:lang w:val="es-ES_tradnl"/>
        </w:rPr>
        <w:t>deben ser informados</w:t>
      </w:r>
      <w:r w:rsidR="00CF7D3E">
        <w:rPr>
          <w:lang w:val="es-ES_tradnl"/>
        </w:rPr>
        <w:t>.</w:t>
      </w:r>
      <w:r w:rsidRPr="00B84B47">
        <w:rPr>
          <w:lang w:val="es-ES_tradnl"/>
        </w:rPr>
        <w:t xml:space="preserve"> </w:t>
      </w:r>
    </w:p>
    <w:tbl>
      <w:tblPr>
        <w:tblStyle w:val="Tablaconcuadrcula"/>
        <w:tblpPr w:leftFromText="141" w:rightFromText="141" w:vertAnchor="text" w:tblpY="1"/>
        <w:tblOverlap w:val="never"/>
        <w:tblW w:w="3429" w:type="pct"/>
        <w:tblLook w:val="04A0" w:firstRow="1" w:lastRow="0" w:firstColumn="1" w:lastColumn="0" w:noHBand="0" w:noVBand="1"/>
      </w:tblPr>
      <w:tblGrid>
        <w:gridCol w:w="1648"/>
        <w:gridCol w:w="4177"/>
      </w:tblGrid>
      <w:tr w:rsidR="00AC7D7D" w:rsidRPr="00784151" w14:paraId="40A2F664" w14:textId="77777777" w:rsidTr="00CE021D">
        <w:trPr>
          <w:trHeight w:val="1134"/>
          <w:tblHeader/>
        </w:trPr>
        <w:tc>
          <w:tcPr>
            <w:tcW w:w="1415" w:type="pct"/>
            <w:shd w:val="clear" w:color="auto" w:fill="1F4E79" w:themeFill="accent1" w:themeFillShade="80"/>
          </w:tcPr>
          <w:p w14:paraId="3D929BBB" w14:textId="77777777" w:rsidR="00AC7D7D" w:rsidRPr="00784151" w:rsidRDefault="00AC7D7D" w:rsidP="00CE021D">
            <w:pPr>
              <w:rPr>
                <w:b/>
                <w:color w:val="FFFFFF" w:themeColor="background1"/>
                <w:lang w:val="es-ES_tradnl"/>
              </w:rPr>
            </w:pPr>
            <w:r>
              <w:rPr>
                <w:b/>
                <w:color w:val="FFFFFF" w:themeColor="background1"/>
                <w:lang w:val="es-ES_tradnl"/>
              </w:rPr>
              <w:t>Campos Formulario</w:t>
            </w:r>
          </w:p>
        </w:tc>
        <w:tc>
          <w:tcPr>
            <w:tcW w:w="3585" w:type="pct"/>
            <w:shd w:val="clear" w:color="auto" w:fill="1F4E79" w:themeFill="accent1" w:themeFillShade="80"/>
          </w:tcPr>
          <w:p w14:paraId="3C6D1A9E" w14:textId="77777777" w:rsidR="00AC7D7D" w:rsidRDefault="00AC7D7D" w:rsidP="00CE021D">
            <w:pPr>
              <w:rPr>
                <w:b/>
                <w:color w:val="FFFFFF" w:themeColor="background1"/>
                <w:lang w:val="es-ES_tradnl"/>
              </w:rPr>
            </w:pPr>
            <w:r>
              <w:rPr>
                <w:b/>
                <w:color w:val="FFFFFF" w:themeColor="background1"/>
                <w:lang w:val="es-ES_tradnl"/>
              </w:rPr>
              <w:t xml:space="preserve">Detalle validación </w:t>
            </w:r>
          </w:p>
        </w:tc>
      </w:tr>
      <w:tr w:rsidR="00C309BD" w14:paraId="5718E8F7" w14:textId="77777777" w:rsidTr="00CE021D">
        <w:trPr>
          <w:trHeight w:val="404"/>
          <w:ins w:id="2404" w:author="OLIVARES MARTINEZ FERNANDO JESUS" w:date="2026-08-25T13:09:00Z"/>
        </w:trPr>
        <w:tc>
          <w:tcPr>
            <w:tcW w:w="1415" w:type="pct"/>
            <w:shd w:val="clear" w:color="auto" w:fill="FFFFFF" w:themeFill="background1"/>
          </w:tcPr>
          <w:p w14:paraId="2FFC1788" w14:textId="21A69EC8" w:rsidR="00C309BD" w:rsidRDefault="00C309BD" w:rsidP="00CE021D">
            <w:pPr>
              <w:rPr>
                <w:ins w:id="2405" w:author="OLIVARES MARTINEZ FERNANDO JESUS" w:date="2026-08-25T13:09:00Z"/>
                <w:lang w:val="es-ES_tradnl"/>
              </w:rPr>
            </w:pPr>
            <w:ins w:id="2406" w:author="OLIVARES MARTINEZ FERNANDO JESUS" w:date="2026-08-25T13:09:00Z">
              <w:r>
                <w:rPr>
                  <w:lang w:val="es-ES_tradnl"/>
                </w:rPr>
                <w:t>Identificador*</w:t>
              </w:r>
            </w:ins>
          </w:p>
        </w:tc>
        <w:tc>
          <w:tcPr>
            <w:tcW w:w="3585" w:type="pct"/>
            <w:shd w:val="clear" w:color="auto" w:fill="FFFFFF" w:themeFill="background1"/>
          </w:tcPr>
          <w:p w14:paraId="751F915F" w14:textId="693B9C76" w:rsidR="00C309BD" w:rsidRPr="00533E41" w:rsidRDefault="00C309BD" w:rsidP="00CE021D">
            <w:pPr>
              <w:rPr>
                <w:ins w:id="2407" w:author="OLIVARES MARTINEZ FERNANDO JESUS" w:date="2026-08-25T13:09:00Z"/>
                <w:noProof/>
              </w:rPr>
            </w:pPr>
            <w:ins w:id="2408" w:author="OLIVARES MARTINEZ FERNANDO JESUS" w:date="2026-08-25T13:10:00Z">
              <w:r w:rsidRPr="00533E41">
                <w:rPr>
                  <w:noProof/>
                </w:rPr>
                <w:t xml:space="preserve">Máximo </w:t>
              </w:r>
              <w:r>
                <w:rPr>
                  <w:noProof/>
                </w:rPr>
                <w:t>1</w:t>
              </w:r>
              <w:r w:rsidRPr="00533E41">
                <w:rPr>
                  <w:noProof/>
                </w:rPr>
                <w:t xml:space="preserve"> caracter </w:t>
              </w:r>
              <w:r>
                <w:rPr>
                  <w:noProof/>
                </w:rPr>
                <w:t>numérico</w:t>
              </w:r>
            </w:ins>
          </w:p>
        </w:tc>
      </w:tr>
      <w:tr w:rsidR="00AC7D7D" w14:paraId="3806DA16" w14:textId="77777777" w:rsidTr="00CE021D">
        <w:trPr>
          <w:trHeight w:val="404"/>
        </w:trPr>
        <w:tc>
          <w:tcPr>
            <w:tcW w:w="1415" w:type="pct"/>
            <w:shd w:val="clear" w:color="auto" w:fill="FFFFFF" w:themeFill="background1"/>
          </w:tcPr>
          <w:p w14:paraId="46D32FBF" w14:textId="343DDC81" w:rsidR="00AC7D7D" w:rsidRDefault="00AC7D7D" w:rsidP="00CE021D">
            <w:pPr>
              <w:rPr>
                <w:lang w:val="es-ES_tradnl"/>
              </w:rPr>
            </w:pPr>
            <w:r>
              <w:rPr>
                <w:lang w:val="es-ES_tradnl"/>
              </w:rPr>
              <w:t>Código</w:t>
            </w:r>
            <w:r w:rsidR="00F73F24">
              <w:rPr>
                <w:lang w:val="es-ES_tradnl"/>
              </w:rPr>
              <w:t>*</w:t>
            </w:r>
          </w:p>
        </w:tc>
        <w:tc>
          <w:tcPr>
            <w:tcW w:w="3585" w:type="pct"/>
            <w:shd w:val="clear" w:color="auto" w:fill="FFFFFF" w:themeFill="background1"/>
          </w:tcPr>
          <w:p w14:paraId="2EDB8EED" w14:textId="28E7F937" w:rsidR="00AC7D7D" w:rsidRPr="00741B94" w:rsidRDefault="00AC7D7D" w:rsidP="00CE021D">
            <w:pPr>
              <w:rPr>
                <w:noProof/>
                <w:highlight w:val="yellow"/>
              </w:rPr>
            </w:pPr>
            <w:r w:rsidRPr="00533E41">
              <w:rPr>
                <w:noProof/>
              </w:rPr>
              <w:t xml:space="preserve">Máximo </w:t>
            </w:r>
            <w:del w:id="2409" w:author="OLIVARES MARTINEZ FERNANDO JESUS" w:date="2026-08-25T13:10:00Z">
              <w:r w:rsidR="00CF7D3E" w:rsidRPr="00533E41" w:rsidDel="00C309BD">
                <w:rPr>
                  <w:noProof/>
                </w:rPr>
                <w:delText>2</w:delText>
              </w:r>
              <w:r w:rsidRPr="00533E41" w:rsidDel="00C309BD">
                <w:rPr>
                  <w:noProof/>
                </w:rPr>
                <w:delText xml:space="preserve">5 </w:delText>
              </w:r>
            </w:del>
            <w:ins w:id="2410" w:author="OLIVARES MARTINEZ FERNANDO JESUS" w:date="2026-08-25T13:10:00Z">
              <w:r w:rsidR="00C309BD">
                <w:rPr>
                  <w:noProof/>
                </w:rPr>
                <w:t>4</w:t>
              </w:r>
              <w:r w:rsidR="00C309BD" w:rsidRPr="00533E41">
                <w:rPr>
                  <w:noProof/>
                </w:rPr>
                <w:t xml:space="preserve"> </w:t>
              </w:r>
            </w:ins>
            <w:r w:rsidRPr="00533E41">
              <w:rPr>
                <w:noProof/>
              </w:rPr>
              <w:t>caracteres alfanuméricos</w:t>
            </w:r>
          </w:p>
        </w:tc>
      </w:tr>
      <w:tr w:rsidR="00AC7D7D" w:rsidRPr="00052F48" w:rsidDel="00C309BD" w14:paraId="39DB6955" w14:textId="79910481" w:rsidTr="00CE021D">
        <w:trPr>
          <w:trHeight w:val="404"/>
          <w:del w:id="2411" w:author="OLIVARES MARTINEZ FERNANDO JESUS" w:date="2026-08-25T13:10:00Z"/>
        </w:trPr>
        <w:tc>
          <w:tcPr>
            <w:tcW w:w="1415" w:type="pct"/>
            <w:shd w:val="clear" w:color="auto" w:fill="FFFFFF" w:themeFill="background1"/>
          </w:tcPr>
          <w:p w14:paraId="79E95C79" w14:textId="5278F760" w:rsidR="00AC7D7D" w:rsidRPr="00052F48" w:rsidDel="00C309BD" w:rsidRDefault="00CF7D3E" w:rsidP="00CE021D">
            <w:pPr>
              <w:rPr>
                <w:del w:id="2412" w:author="OLIVARES MARTINEZ FERNANDO JESUS" w:date="2026-08-25T13:10:00Z"/>
                <w:noProof/>
              </w:rPr>
            </w:pPr>
            <w:del w:id="2413" w:author="OLIVARES MARTINEZ FERNANDO JESUS" w:date="2026-08-25T13:10:00Z">
              <w:r w:rsidDel="00C309BD">
                <w:rPr>
                  <w:noProof/>
                </w:rPr>
                <w:delText>Valor</w:delText>
              </w:r>
              <w:r w:rsidR="00F73F24" w:rsidDel="00C309BD">
                <w:rPr>
                  <w:noProof/>
                </w:rPr>
                <w:delText>*</w:delText>
              </w:r>
            </w:del>
          </w:p>
        </w:tc>
        <w:tc>
          <w:tcPr>
            <w:tcW w:w="3585" w:type="pct"/>
            <w:shd w:val="clear" w:color="auto" w:fill="FFFFFF" w:themeFill="background1"/>
          </w:tcPr>
          <w:p w14:paraId="088D9009" w14:textId="7A8C75D2" w:rsidR="00AC7D7D" w:rsidDel="00C309BD" w:rsidRDefault="00AC7D7D" w:rsidP="00CE021D">
            <w:pPr>
              <w:rPr>
                <w:del w:id="2414" w:author="OLIVARES MARTINEZ FERNANDO JESUS" w:date="2026-08-25T13:10:00Z"/>
                <w:noProof/>
              </w:rPr>
            </w:pPr>
            <w:del w:id="2415" w:author="OLIVARES MARTINEZ FERNANDO JESUS" w:date="2026-08-25T13:10:00Z">
              <w:r w:rsidDel="00C309BD">
                <w:rPr>
                  <w:noProof/>
                </w:rPr>
                <w:delText xml:space="preserve">Máximo </w:delText>
              </w:r>
              <w:r w:rsidR="00CF7D3E" w:rsidDel="00C309BD">
                <w:rPr>
                  <w:noProof/>
                </w:rPr>
                <w:delText>+</w:delText>
              </w:r>
              <w:r w:rsidDel="00C309BD">
                <w:rPr>
                  <w:noProof/>
                </w:rPr>
                <w:delText>1</w:delText>
              </w:r>
              <w:r w:rsidR="00CF7D3E" w:rsidDel="00C309BD">
                <w:rPr>
                  <w:noProof/>
                </w:rPr>
                <w:delText>0</w:delText>
              </w:r>
              <w:r w:rsidDel="00C309BD">
                <w:rPr>
                  <w:noProof/>
                </w:rPr>
                <w:delText>00 caracteres alfanuméricos</w:delText>
              </w:r>
            </w:del>
          </w:p>
        </w:tc>
      </w:tr>
      <w:tr w:rsidR="00AC7D7D" w:rsidRPr="00052F48" w14:paraId="676CE565" w14:textId="77777777" w:rsidTr="00CE021D">
        <w:trPr>
          <w:trHeight w:val="373"/>
        </w:trPr>
        <w:tc>
          <w:tcPr>
            <w:tcW w:w="1415" w:type="pct"/>
            <w:shd w:val="clear" w:color="auto" w:fill="FFFFFF" w:themeFill="background1"/>
          </w:tcPr>
          <w:p w14:paraId="3164C755" w14:textId="305FD1C9" w:rsidR="00AC7D7D" w:rsidRPr="00052F48" w:rsidRDefault="00CF7D3E" w:rsidP="00CE021D">
            <w:pPr>
              <w:rPr>
                <w:noProof/>
              </w:rPr>
            </w:pPr>
            <w:r>
              <w:rPr>
                <w:lang w:val="es-ES_tradnl"/>
              </w:rPr>
              <w:t>Descripción</w:t>
            </w:r>
          </w:p>
        </w:tc>
        <w:tc>
          <w:tcPr>
            <w:tcW w:w="3585" w:type="pct"/>
            <w:shd w:val="clear" w:color="auto" w:fill="FFFFFF" w:themeFill="background1"/>
          </w:tcPr>
          <w:p w14:paraId="023FDF79" w14:textId="3F23D35F" w:rsidR="00AC7D7D" w:rsidRPr="008C20EC" w:rsidRDefault="00AC7D7D" w:rsidP="00CE021D">
            <w:pPr>
              <w:rPr>
                <w:noProof/>
              </w:rPr>
            </w:pPr>
            <w:r>
              <w:rPr>
                <w:noProof/>
              </w:rPr>
              <w:t xml:space="preserve">Máximo </w:t>
            </w:r>
            <w:r w:rsidR="00CF7D3E">
              <w:rPr>
                <w:noProof/>
              </w:rPr>
              <w:t>50</w:t>
            </w:r>
            <w:r>
              <w:rPr>
                <w:noProof/>
              </w:rPr>
              <w:t xml:space="preserve"> caracteres alfanuméricos</w:t>
            </w:r>
          </w:p>
        </w:tc>
      </w:tr>
      <w:tr w:rsidR="00AC7D7D" w:rsidRPr="00052F48" w14:paraId="39E5D925" w14:textId="77777777" w:rsidTr="00CE021D">
        <w:trPr>
          <w:trHeight w:val="373"/>
        </w:trPr>
        <w:tc>
          <w:tcPr>
            <w:tcW w:w="1415" w:type="pct"/>
            <w:shd w:val="clear" w:color="auto" w:fill="FFFFFF" w:themeFill="background1"/>
          </w:tcPr>
          <w:p w14:paraId="57A935A0" w14:textId="0CA80B3C" w:rsidR="00AC7D7D" w:rsidRDefault="00CF7D3E" w:rsidP="00CE021D">
            <w:pPr>
              <w:rPr>
                <w:lang w:val="es-ES_tradnl"/>
              </w:rPr>
            </w:pPr>
            <w:r>
              <w:rPr>
                <w:lang w:val="es-ES_tradnl"/>
              </w:rPr>
              <w:t>Activo</w:t>
            </w:r>
            <w:r w:rsidR="00F73F24">
              <w:rPr>
                <w:lang w:val="es-ES_tradnl"/>
              </w:rPr>
              <w:t>*</w:t>
            </w:r>
          </w:p>
        </w:tc>
        <w:tc>
          <w:tcPr>
            <w:tcW w:w="3585" w:type="pct"/>
            <w:shd w:val="clear" w:color="auto" w:fill="FFFFFF" w:themeFill="background1"/>
          </w:tcPr>
          <w:p w14:paraId="117B151E" w14:textId="7851BF5E" w:rsidR="00AC7D7D" w:rsidRDefault="00CF7D3E" w:rsidP="00CE021D">
            <w:pPr>
              <w:rPr>
                <w:noProof/>
              </w:rPr>
            </w:pPr>
            <w:r>
              <w:rPr>
                <w:noProof/>
              </w:rPr>
              <w:t>Booleano. Si/No</w:t>
            </w:r>
          </w:p>
        </w:tc>
      </w:tr>
    </w:tbl>
    <w:p w14:paraId="41C83197" w14:textId="77777777" w:rsidR="00AC7D7D" w:rsidRPr="00052F48" w:rsidRDefault="00AC7D7D" w:rsidP="00AC7D7D">
      <w:pPr>
        <w:rPr>
          <w:rFonts w:ascii="Times" w:eastAsia="Times New Roman" w:hAnsi="Times" w:cs="Times New Roman"/>
          <w:noProof/>
          <w:sz w:val="20"/>
          <w:szCs w:val="20"/>
          <w:lang w:eastAsia="es-ES"/>
        </w:rPr>
      </w:pPr>
    </w:p>
    <w:p w14:paraId="38233CD5" w14:textId="77777777" w:rsidR="00AC7D7D" w:rsidRDefault="00AC7D7D" w:rsidP="00AC7D7D">
      <w:pPr>
        <w:spacing w:after="160" w:line="259" w:lineRule="auto"/>
        <w:rPr>
          <w:rFonts w:ascii="Times" w:eastAsia="Times New Roman" w:hAnsi="Times" w:cs="Times New Roman"/>
          <w:noProof/>
          <w:sz w:val="20"/>
          <w:szCs w:val="20"/>
          <w:lang w:eastAsia="es-ES"/>
        </w:rPr>
      </w:pPr>
    </w:p>
    <w:p w14:paraId="3AE17C17" w14:textId="77777777" w:rsidR="00AC7D7D" w:rsidRDefault="00AC7D7D" w:rsidP="00AC7D7D">
      <w:pPr>
        <w:spacing w:after="160" w:line="259" w:lineRule="auto"/>
        <w:rPr>
          <w:lang w:val="es-ES_tradnl"/>
        </w:rPr>
      </w:pPr>
    </w:p>
    <w:p w14:paraId="7762477C" w14:textId="77777777" w:rsidR="00AC7D7D" w:rsidRDefault="00AC7D7D" w:rsidP="00AC7D7D">
      <w:pPr>
        <w:spacing w:after="160" w:line="259" w:lineRule="auto"/>
        <w:rPr>
          <w:lang w:val="es-ES_tradnl"/>
        </w:rPr>
      </w:pPr>
    </w:p>
    <w:p w14:paraId="105D44AE" w14:textId="77777777" w:rsidR="00AC7D7D" w:rsidRDefault="00AC7D7D" w:rsidP="00AC7D7D">
      <w:pPr>
        <w:spacing w:after="160" w:line="259" w:lineRule="auto"/>
        <w:rPr>
          <w:lang w:val="es-ES_tradnl"/>
        </w:rPr>
      </w:pPr>
    </w:p>
    <w:p w14:paraId="65207896" w14:textId="77777777" w:rsidR="00AC7D7D" w:rsidRDefault="00AC7D7D" w:rsidP="00AC7D7D">
      <w:pPr>
        <w:spacing w:after="160" w:line="259" w:lineRule="auto"/>
        <w:rPr>
          <w:lang w:val="es-ES_tradnl"/>
        </w:rPr>
      </w:pPr>
    </w:p>
    <w:p w14:paraId="29BF073B" w14:textId="77777777" w:rsidR="00AC7D7D" w:rsidRDefault="00AC7D7D" w:rsidP="00AC7D7D">
      <w:pPr>
        <w:spacing w:after="160" w:line="259" w:lineRule="auto"/>
        <w:rPr>
          <w:lang w:val="es-ES_tradnl"/>
        </w:rPr>
      </w:pPr>
    </w:p>
    <w:p w14:paraId="20853C20" w14:textId="77777777" w:rsidR="00AC7D7D" w:rsidRDefault="00AC7D7D" w:rsidP="00AC7D7D">
      <w:pPr>
        <w:spacing w:after="160" w:line="259" w:lineRule="auto"/>
        <w:rPr>
          <w:lang w:val="es-ES_tradnl"/>
        </w:rPr>
      </w:pPr>
    </w:p>
    <w:p w14:paraId="32605B5D" w14:textId="77777777" w:rsidR="00AC7D7D" w:rsidRPr="00EE3F9D" w:rsidRDefault="00AC7D7D" w:rsidP="00AC7D7D">
      <w:pPr>
        <w:spacing w:after="160" w:line="259" w:lineRule="auto"/>
        <w:rPr>
          <w:lang w:val="es-ES_tradnl"/>
        </w:rPr>
      </w:pPr>
      <w:r>
        <w:rPr>
          <w:lang w:val="es-ES_tradnl"/>
        </w:rPr>
        <w:t>Si no se superan las validaciones, se deberá mostrar el aviso con el detalle del error correspondiente.</w:t>
      </w:r>
    </w:p>
    <w:p w14:paraId="359DBA0E" w14:textId="7CFAA425" w:rsidR="00AC7D7D" w:rsidRDefault="00AC7D7D" w:rsidP="00AC7D7D">
      <w:pPr>
        <w:spacing w:after="160" w:line="259" w:lineRule="auto"/>
        <w:rPr>
          <w:b/>
          <w:u w:val="single"/>
          <w:lang w:val="es-ES_tradnl"/>
        </w:rPr>
      </w:pPr>
      <w:r w:rsidRPr="008A09AC">
        <w:rPr>
          <w:b/>
          <w:u w:val="single"/>
          <w:lang w:val="es-ES_tradnl"/>
        </w:rPr>
        <w:t>Registrar</w:t>
      </w:r>
      <w:r w:rsidRPr="00DD239C">
        <w:rPr>
          <w:b/>
          <w:u w:val="single"/>
          <w:lang w:val="es-ES_tradnl"/>
        </w:rPr>
        <w:t xml:space="preserve"> </w:t>
      </w:r>
      <w:r>
        <w:rPr>
          <w:b/>
          <w:u w:val="single"/>
          <w:lang w:val="es-ES_tradnl"/>
        </w:rPr>
        <w:t xml:space="preserve">Datos </w:t>
      </w:r>
      <w:del w:id="2416" w:author="OLIVARES MARTINEZ FERNANDO JESUS" w:date="2026-08-25T13:10:00Z">
        <w:r w:rsidR="00CF7D3E" w:rsidDel="00C309BD">
          <w:rPr>
            <w:b/>
            <w:u w:val="single"/>
            <w:lang w:val="es-ES_tradnl"/>
          </w:rPr>
          <w:delText>Parámetro</w:delText>
        </w:r>
      </w:del>
      <w:ins w:id="2417" w:author="OLIVARES MARTINEZ FERNANDO JESUS" w:date="2026-08-25T13:10:00Z">
        <w:r w:rsidR="00C309BD">
          <w:rPr>
            <w:b/>
            <w:u w:val="single"/>
            <w:lang w:val="es-ES_tradnl"/>
          </w:rPr>
          <w:t>Ejército</w:t>
        </w:r>
      </w:ins>
    </w:p>
    <w:p w14:paraId="7EF7788F" w14:textId="759FFCDB" w:rsidR="00AC7D7D" w:rsidRDefault="00AC7D7D" w:rsidP="00AC7D7D">
      <w:pPr>
        <w:rPr>
          <w:lang w:val="es-ES_tradnl"/>
        </w:rPr>
      </w:pPr>
      <w:r>
        <w:rPr>
          <w:lang w:val="es-ES_tradnl"/>
        </w:rPr>
        <w:t xml:space="preserve">Si se superan las validaciones del formulario de alta de </w:t>
      </w:r>
      <w:del w:id="2418" w:author="OLIVARES MARTINEZ FERNANDO JESUS" w:date="2026-08-25T13:10:00Z">
        <w:r w:rsidR="00CF7D3E" w:rsidDel="00C309BD">
          <w:rPr>
            <w:lang w:val="es-ES_tradnl"/>
          </w:rPr>
          <w:delText>Parámetro</w:delText>
        </w:r>
      </w:del>
      <w:ins w:id="2419" w:author="OLIVARES MARTINEZ FERNANDO JESUS" w:date="2026-08-25T13:10:00Z">
        <w:r w:rsidR="00C309BD">
          <w:rPr>
            <w:lang w:val="es-ES_tradnl"/>
          </w:rPr>
          <w:t>Ejército</w:t>
        </w:r>
      </w:ins>
      <w:r>
        <w:rPr>
          <w:lang w:val="es-ES_tradnl"/>
        </w:rPr>
        <w:t xml:space="preserve">, se lanzará el proceso de alta de la definición de </w:t>
      </w:r>
      <w:del w:id="2420" w:author="OLIVARES MARTINEZ FERNANDO JESUS" w:date="2026-08-25T13:10:00Z">
        <w:r w:rsidR="00CF7D3E" w:rsidRPr="00CF7D3E" w:rsidDel="00C309BD">
          <w:rPr>
            <w:b/>
            <w:bCs/>
            <w:lang w:val="es-ES_tradnl"/>
          </w:rPr>
          <w:delText>Parámetro</w:delText>
        </w:r>
        <w:r w:rsidR="00CF7D3E" w:rsidDel="00C309BD">
          <w:rPr>
            <w:lang w:val="es-ES_tradnl"/>
          </w:rPr>
          <w:delText xml:space="preserve"> </w:delText>
        </w:r>
      </w:del>
      <w:ins w:id="2421" w:author="OLIVARES MARTINEZ FERNANDO JESUS" w:date="2026-08-25T13:10:00Z">
        <w:r w:rsidR="00C309BD">
          <w:rPr>
            <w:b/>
            <w:bCs/>
            <w:lang w:val="es-ES_tradnl"/>
          </w:rPr>
          <w:t>Ejército</w:t>
        </w:r>
        <w:r w:rsidR="00C309BD">
          <w:rPr>
            <w:lang w:val="es-ES_tradnl"/>
          </w:rPr>
          <w:t xml:space="preserve"> </w:t>
        </w:r>
      </w:ins>
      <w:r>
        <w:rPr>
          <w:lang w:val="es-ES_tradnl"/>
        </w:rPr>
        <w:t xml:space="preserve">en la BBDD de </w:t>
      </w:r>
      <w:r w:rsidR="00CF7D3E">
        <w:rPr>
          <w:lang w:val="es-ES_tradnl"/>
        </w:rPr>
        <w:t>SIABOD</w:t>
      </w:r>
      <w:r>
        <w:rPr>
          <w:lang w:val="es-ES_tradnl"/>
        </w:rPr>
        <w:t>.</w:t>
      </w:r>
    </w:p>
    <w:p w14:paraId="76D8FF1B" w14:textId="77777777" w:rsidR="00AC7D7D" w:rsidRDefault="00AC7D7D" w:rsidP="00AC7D7D">
      <w:pPr>
        <w:rPr>
          <w:lang w:val="es-ES_tradnl"/>
        </w:rPr>
      </w:pPr>
    </w:p>
    <w:p w14:paraId="613F88BA" w14:textId="77777777" w:rsidR="00F73F24" w:rsidRDefault="00F73F24" w:rsidP="00AC7D7D">
      <w:pPr>
        <w:rPr>
          <w:lang w:val="es-ES_tradnl"/>
        </w:rPr>
      </w:pPr>
    </w:p>
    <w:p w14:paraId="40E49512" w14:textId="1F73F535" w:rsidR="00F73F24" w:rsidRDefault="00C309BD">
      <w:pPr>
        <w:spacing w:after="160" w:line="259" w:lineRule="auto"/>
        <w:rPr>
          <w:lang w:val="es-ES_tradnl"/>
        </w:rPr>
        <w:pPrChange w:id="2422" w:author="OLIVARES MARTINEZ FERNANDO JESUS" w:date="2026-08-25T13:11:00Z">
          <w:pPr/>
        </w:pPrChange>
      </w:pPr>
      <w:ins w:id="2423" w:author="OLIVARES MARTINEZ FERNANDO JESUS" w:date="2026-08-25T13:11:00Z">
        <w:r>
          <w:rPr>
            <w:lang w:val="es-ES_tradnl"/>
          </w:rPr>
          <w:br w:type="page"/>
        </w:r>
      </w:ins>
    </w:p>
    <w:tbl>
      <w:tblPr>
        <w:tblStyle w:val="Tablaconcuadrcula"/>
        <w:tblpPr w:leftFromText="141" w:rightFromText="141" w:vertAnchor="text" w:tblpX="-572" w:tblpY="1"/>
        <w:tblOverlap w:val="never"/>
        <w:tblW w:w="5337" w:type="pct"/>
        <w:tblLayout w:type="fixed"/>
        <w:tblLook w:val="04A0" w:firstRow="1" w:lastRow="0" w:firstColumn="1" w:lastColumn="0" w:noHBand="0" w:noVBand="1"/>
      </w:tblPr>
      <w:tblGrid>
        <w:gridCol w:w="2404"/>
        <w:gridCol w:w="1842"/>
        <w:gridCol w:w="709"/>
        <w:gridCol w:w="4111"/>
      </w:tblGrid>
      <w:tr w:rsidR="00AC7D7D" w:rsidRPr="00784151" w14:paraId="3C062AB8" w14:textId="77777777" w:rsidTr="00CE021D">
        <w:trPr>
          <w:trHeight w:val="274"/>
        </w:trPr>
        <w:tc>
          <w:tcPr>
            <w:tcW w:w="5000" w:type="pct"/>
            <w:gridSpan w:val="4"/>
            <w:shd w:val="clear" w:color="auto" w:fill="1F4E79" w:themeFill="accent1" w:themeFillShade="80"/>
          </w:tcPr>
          <w:p w14:paraId="7DBFA411" w14:textId="16186A0B" w:rsidR="00AC7D7D" w:rsidRDefault="00AC7D7D" w:rsidP="00CE021D">
            <w:pPr>
              <w:jc w:val="center"/>
              <w:rPr>
                <w:b/>
                <w:color w:val="FFFFFF" w:themeColor="background1"/>
                <w:lang w:val="es-ES_tradnl"/>
              </w:rPr>
            </w:pPr>
            <w:r>
              <w:rPr>
                <w:b/>
                <w:color w:val="FFFFFF" w:themeColor="background1"/>
                <w:lang w:val="es-ES_tradnl"/>
              </w:rPr>
              <w:lastRenderedPageBreak/>
              <w:t xml:space="preserve">TABLA: </w:t>
            </w:r>
            <w:r>
              <w:t xml:space="preserve"> </w:t>
            </w:r>
            <w:r w:rsidR="00CF7D3E">
              <w:rPr>
                <w:b/>
                <w:color w:val="FFFFFF" w:themeColor="background1"/>
                <w:lang w:val="es-ES_tradnl"/>
              </w:rPr>
              <w:t>SIA_</w:t>
            </w:r>
            <w:del w:id="2424" w:author="OLIVARES MARTINEZ FERNANDO JESUS" w:date="2026-08-25T13:11:00Z">
              <w:r w:rsidR="00CF7D3E" w:rsidDel="00C309BD">
                <w:rPr>
                  <w:b/>
                  <w:color w:val="FFFFFF" w:themeColor="background1"/>
                  <w:lang w:val="es-ES_tradnl"/>
                </w:rPr>
                <w:delText>CNF</w:delText>
              </w:r>
            </w:del>
            <w:ins w:id="2425" w:author="OLIVARES MARTINEZ FERNANDO JESUS" w:date="2026-08-25T13:11:00Z">
              <w:r w:rsidR="00C309BD">
                <w:rPr>
                  <w:b/>
                  <w:color w:val="FFFFFF" w:themeColor="background1"/>
                  <w:lang w:val="es-ES_tradnl"/>
                </w:rPr>
                <w:t>DAT</w:t>
              </w:r>
            </w:ins>
            <w:r w:rsidR="00CF7D3E">
              <w:rPr>
                <w:b/>
                <w:color w:val="FFFFFF" w:themeColor="background1"/>
                <w:lang w:val="es-ES_tradnl"/>
              </w:rPr>
              <w:t>_</w:t>
            </w:r>
            <w:ins w:id="2426" w:author="OLIVARES MARTINEZ FERNANDO JESUS" w:date="2026-08-25T13:11:00Z">
              <w:r w:rsidR="00C309BD">
                <w:rPr>
                  <w:b/>
                  <w:color w:val="FFFFFF" w:themeColor="background1"/>
                  <w:lang w:val="es-ES_tradnl"/>
                </w:rPr>
                <w:t>EJERCITO</w:t>
              </w:r>
            </w:ins>
            <w:del w:id="2427" w:author="OLIVARES MARTINEZ FERNANDO JESUS" w:date="2026-08-25T13:11:00Z">
              <w:r w:rsidR="00CF7D3E" w:rsidDel="00C309BD">
                <w:rPr>
                  <w:b/>
                  <w:color w:val="FFFFFF" w:themeColor="background1"/>
                  <w:lang w:val="es-ES_tradnl"/>
                </w:rPr>
                <w:delText>PARAMETRO</w:delText>
              </w:r>
            </w:del>
          </w:p>
        </w:tc>
      </w:tr>
      <w:tr w:rsidR="00AC7D7D" w:rsidRPr="00784151" w14:paraId="1F80F323" w14:textId="77777777" w:rsidTr="00CE021D">
        <w:trPr>
          <w:trHeight w:val="1134"/>
        </w:trPr>
        <w:tc>
          <w:tcPr>
            <w:tcW w:w="1326" w:type="pct"/>
            <w:shd w:val="clear" w:color="auto" w:fill="1F4E79" w:themeFill="accent1" w:themeFillShade="80"/>
          </w:tcPr>
          <w:p w14:paraId="53A1A923" w14:textId="77777777" w:rsidR="00AC7D7D" w:rsidRPr="00784151" w:rsidRDefault="00AC7D7D" w:rsidP="00CE021D">
            <w:pPr>
              <w:rPr>
                <w:b/>
                <w:color w:val="FFFFFF" w:themeColor="background1"/>
                <w:lang w:val="es-ES_tradnl"/>
              </w:rPr>
            </w:pPr>
            <w:r>
              <w:rPr>
                <w:b/>
                <w:color w:val="FFFFFF" w:themeColor="background1"/>
                <w:lang w:val="es-ES_tradnl"/>
              </w:rPr>
              <w:t>Campo BD</w:t>
            </w:r>
          </w:p>
        </w:tc>
        <w:tc>
          <w:tcPr>
            <w:tcW w:w="1016" w:type="pct"/>
            <w:shd w:val="clear" w:color="auto" w:fill="1F4E79" w:themeFill="accent1" w:themeFillShade="80"/>
          </w:tcPr>
          <w:p w14:paraId="7BE28AD0" w14:textId="77777777" w:rsidR="00AC7D7D" w:rsidRDefault="00AC7D7D" w:rsidP="00CE021D">
            <w:pPr>
              <w:rPr>
                <w:b/>
                <w:color w:val="FFFFFF" w:themeColor="background1"/>
                <w:lang w:val="es-ES_tradnl"/>
              </w:rPr>
            </w:pPr>
            <w:r>
              <w:rPr>
                <w:b/>
                <w:color w:val="FFFFFF" w:themeColor="background1"/>
                <w:lang w:val="es-ES_tradnl"/>
              </w:rPr>
              <w:t>Campo Formulario</w:t>
            </w:r>
          </w:p>
        </w:tc>
        <w:tc>
          <w:tcPr>
            <w:tcW w:w="391" w:type="pct"/>
            <w:shd w:val="clear" w:color="auto" w:fill="1F4E79" w:themeFill="accent1" w:themeFillShade="80"/>
          </w:tcPr>
          <w:p w14:paraId="3CF44B5E" w14:textId="77777777" w:rsidR="00AC7D7D" w:rsidRDefault="00AC7D7D" w:rsidP="00CE021D">
            <w:pPr>
              <w:rPr>
                <w:b/>
                <w:color w:val="FFFFFF" w:themeColor="background1"/>
                <w:lang w:val="es-ES_tradnl"/>
              </w:rPr>
            </w:pPr>
            <w:r>
              <w:rPr>
                <w:b/>
                <w:color w:val="FFFFFF" w:themeColor="background1"/>
                <w:lang w:val="es-ES_tradnl"/>
              </w:rPr>
              <w:t>Tipo</w:t>
            </w:r>
          </w:p>
        </w:tc>
        <w:tc>
          <w:tcPr>
            <w:tcW w:w="2267" w:type="pct"/>
            <w:shd w:val="clear" w:color="auto" w:fill="1F4E79" w:themeFill="accent1" w:themeFillShade="80"/>
          </w:tcPr>
          <w:p w14:paraId="02FC2E18" w14:textId="77777777" w:rsidR="00AC7D7D" w:rsidRDefault="00AC7D7D" w:rsidP="00CE021D">
            <w:pPr>
              <w:rPr>
                <w:b/>
                <w:color w:val="FFFFFF" w:themeColor="background1"/>
                <w:lang w:val="es-ES_tradnl"/>
              </w:rPr>
            </w:pPr>
            <w:r>
              <w:rPr>
                <w:b/>
                <w:color w:val="FFFFFF" w:themeColor="background1"/>
                <w:lang w:val="es-ES_tradnl"/>
              </w:rPr>
              <w:t xml:space="preserve">Detalles registro </w:t>
            </w:r>
          </w:p>
        </w:tc>
      </w:tr>
      <w:tr w:rsidR="00AC7D7D" w14:paraId="119D5B5A" w14:textId="77777777" w:rsidTr="00CE021D">
        <w:trPr>
          <w:trHeight w:val="404"/>
        </w:trPr>
        <w:tc>
          <w:tcPr>
            <w:tcW w:w="1326" w:type="pct"/>
            <w:shd w:val="clear" w:color="auto" w:fill="FFFFFF" w:themeFill="background1"/>
            <w:vAlign w:val="bottom"/>
          </w:tcPr>
          <w:p w14:paraId="30FC43D6" w14:textId="1E29D36A" w:rsidR="00AC7D7D" w:rsidRDefault="00AC7D7D" w:rsidP="00CE021D">
            <w:pPr>
              <w:rPr>
                <w:lang w:val="es-ES_tradnl"/>
              </w:rPr>
            </w:pPr>
            <w:r>
              <w:rPr>
                <w:rFonts w:ascii="Calibri" w:hAnsi="Calibri" w:cs="Calibri"/>
                <w:color w:val="000000"/>
                <w:sz w:val="22"/>
                <w:szCs w:val="22"/>
              </w:rPr>
              <w:t>ID_</w:t>
            </w:r>
            <w:del w:id="2428" w:author="OLIVARES MARTINEZ FERNANDO JESUS" w:date="2026-08-25T13:11:00Z">
              <w:r w:rsidR="00CF7D3E" w:rsidDel="00C309BD">
                <w:rPr>
                  <w:rFonts w:ascii="Calibri" w:hAnsi="Calibri" w:cs="Calibri"/>
                  <w:color w:val="000000"/>
                  <w:sz w:val="22"/>
                  <w:szCs w:val="22"/>
                </w:rPr>
                <w:delText>PARAMETRO</w:delText>
              </w:r>
            </w:del>
            <w:ins w:id="2429" w:author="OLIVARES MARTINEZ FERNANDO JESUS" w:date="2026-08-25T13:11:00Z">
              <w:r w:rsidR="00C309BD">
                <w:rPr>
                  <w:rFonts w:ascii="Calibri" w:hAnsi="Calibri" w:cs="Calibri"/>
                  <w:color w:val="000000"/>
                  <w:sz w:val="22"/>
                  <w:szCs w:val="22"/>
                </w:rPr>
                <w:t>EJERCITO</w:t>
              </w:r>
            </w:ins>
          </w:p>
        </w:tc>
        <w:tc>
          <w:tcPr>
            <w:tcW w:w="1016" w:type="pct"/>
            <w:shd w:val="clear" w:color="auto" w:fill="FFFFFF" w:themeFill="background1"/>
          </w:tcPr>
          <w:p w14:paraId="58C3231C" w14:textId="77777777" w:rsidR="00AC7D7D" w:rsidRPr="00FC6EA0" w:rsidRDefault="00AC7D7D" w:rsidP="00CF7D3E">
            <w:pPr>
              <w:rPr>
                <w:lang w:val="es-ES_tradnl"/>
              </w:rPr>
            </w:pPr>
          </w:p>
        </w:tc>
        <w:tc>
          <w:tcPr>
            <w:tcW w:w="391" w:type="pct"/>
            <w:shd w:val="clear" w:color="auto" w:fill="FFFFFF" w:themeFill="background1"/>
          </w:tcPr>
          <w:p w14:paraId="5126D61E" w14:textId="77777777" w:rsidR="00AC7D7D" w:rsidRPr="00F10BA8" w:rsidRDefault="00AC7D7D" w:rsidP="00CE021D">
            <w:pPr>
              <w:rPr>
                <w:rFonts w:cs="Arial"/>
                <w:sz w:val="16"/>
                <w:szCs w:val="16"/>
              </w:rPr>
            </w:pPr>
            <w:r>
              <w:rPr>
                <w:rFonts w:cs="Arial"/>
                <w:sz w:val="16"/>
                <w:szCs w:val="16"/>
              </w:rPr>
              <w:t>SEQ</w:t>
            </w:r>
          </w:p>
        </w:tc>
        <w:tc>
          <w:tcPr>
            <w:tcW w:w="2267" w:type="pct"/>
            <w:shd w:val="clear" w:color="auto" w:fill="FFFFFF" w:themeFill="background1"/>
          </w:tcPr>
          <w:p w14:paraId="59F11AC8" w14:textId="77777777" w:rsidR="00AC7D7D" w:rsidRDefault="00AC7D7D" w:rsidP="00CE021D">
            <w:pPr>
              <w:rPr>
                <w:noProof/>
              </w:rPr>
            </w:pPr>
            <w:r>
              <w:rPr>
                <w:rFonts w:cs="Arial"/>
              </w:rPr>
              <w:t>Secuencial</w:t>
            </w:r>
          </w:p>
        </w:tc>
      </w:tr>
      <w:tr w:rsidR="00C309BD" w14:paraId="3A87C428" w14:textId="77777777" w:rsidTr="00CE021D">
        <w:trPr>
          <w:trHeight w:val="404"/>
          <w:ins w:id="2430" w:author="OLIVARES MARTINEZ FERNANDO JESUS" w:date="2026-08-25T13:11:00Z"/>
        </w:trPr>
        <w:tc>
          <w:tcPr>
            <w:tcW w:w="1326" w:type="pct"/>
            <w:shd w:val="clear" w:color="auto" w:fill="FFFFFF" w:themeFill="background1"/>
            <w:vAlign w:val="bottom"/>
          </w:tcPr>
          <w:p w14:paraId="5426A754" w14:textId="75C3801F" w:rsidR="00C309BD" w:rsidRDefault="00C309BD" w:rsidP="00CE021D">
            <w:pPr>
              <w:rPr>
                <w:ins w:id="2431" w:author="OLIVARES MARTINEZ FERNANDO JESUS" w:date="2026-08-25T13:11:00Z"/>
                <w:rFonts w:ascii="Calibri" w:hAnsi="Calibri" w:cs="Calibri"/>
                <w:color w:val="000000"/>
              </w:rPr>
            </w:pPr>
            <w:ins w:id="2432" w:author="OLIVARES MARTINEZ FERNANDO JESUS" w:date="2026-08-25T13:11:00Z">
              <w:r>
                <w:rPr>
                  <w:rFonts w:ascii="Calibri" w:hAnsi="Calibri" w:cs="Calibri"/>
                  <w:color w:val="000000"/>
                  <w:sz w:val="22"/>
                  <w:szCs w:val="22"/>
                </w:rPr>
                <w:t>ID_EJERCITO_SIPERDEF</w:t>
              </w:r>
            </w:ins>
          </w:p>
        </w:tc>
        <w:tc>
          <w:tcPr>
            <w:tcW w:w="1016" w:type="pct"/>
            <w:shd w:val="clear" w:color="auto" w:fill="FFFFFF" w:themeFill="background1"/>
          </w:tcPr>
          <w:p w14:paraId="69EE1E33" w14:textId="5DF87AE7" w:rsidR="00C309BD" w:rsidRDefault="00C309BD" w:rsidP="00CF7D3E">
            <w:pPr>
              <w:rPr>
                <w:ins w:id="2433" w:author="OLIVARES MARTINEZ FERNANDO JESUS" w:date="2026-08-25T13:11:00Z"/>
                <w:lang w:val="es-ES_tradnl"/>
              </w:rPr>
            </w:pPr>
            <w:ins w:id="2434" w:author="OLIVARES MARTINEZ FERNANDO JESUS" w:date="2026-08-25T13:11:00Z">
              <w:r>
                <w:rPr>
                  <w:lang w:val="es-ES_tradnl"/>
                </w:rPr>
                <w:t>Identificador*</w:t>
              </w:r>
            </w:ins>
          </w:p>
        </w:tc>
        <w:tc>
          <w:tcPr>
            <w:tcW w:w="391" w:type="pct"/>
            <w:shd w:val="clear" w:color="auto" w:fill="FFFFFF" w:themeFill="background1"/>
          </w:tcPr>
          <w:p w14:paraId="6F097ED0" w14:textId="3ECD755B" w:rsidR="00C309BD" w:rsidRDefault="00C309BD" w:rsidP="00CE021D">
            <w:pPr>
              <w:rPr>
                <w:ins w:id="2435" w:author="OLIVARES MARTINEZ FERNANDO JESUS" w:date="2026-08-25T13:11:00Z"/>
                <w:rFonts w:cs="Arial"/>
                <w:sz w:val="16"/>
                <w:szCs w:val="16"/>
              </w:rPr>
            </w:pPr>
            <w:ins w:id="2436" w:author="OLIVARES MARTINEZ FERNANDO JESUS" w:date="2026-08-25T13:12:00Z">
              <w:r>
                <w:rPr>
                  <w:rFonts w:cs="Arial"/>
                  <w:sz w:val="16"/>
                  <w:szCs w:val="16"/>
                </w:rPr>
                <w:t>AUT</w:t>
              </w:r>
            </w:ins>
          </w:p>
        </w:tc>
        <w:tc>
          <w:tcPr>
            <w:tcW w:w="2267" w:type="pct"/>
            <w:shd w:val="clear" w:color="auto" w:fill="FFFFFF" w:themeFill="background1"/>
          </w:tcPr>
          <w:p w14:paraId="5A52EE2B" w14:textId="03F37C2C" w:rsidR="00C309BD" w:rsidRDefault="00C309BD" w:rsidP="00CE021D">
            <w:pPr>
              <w:rPr>
                <w:ins w:id="2437" w:author="OLIVARES MARTINEZ FERNANDO JESUS" w:date="2026-08-25T13:11:00Z"/>
                <w:rFonts w:cs="Arial"/>
              </w:rPr>
            </w:pPr>
            <w:ins w:id="2438" w:author="OLIVARES MARTINEZ FERNANDO JESUS" w:date="2026-08-25T13:12:00Z">
              <w:r>
                <w:rPr>
                  <w:rFonts w:cs="Arial"/>
                </w:rPr>
                <w:t>Se grabará el valor informado en el campo “</w:t>
              </w:r>
              <w:r>
                <w:rPr>
                  <w:lang w:val="es-ES_tradnl"/>
                </w:rPr>
                <w:t>Identificador*”</w:t>
              </w:r>
            </w:ins>
          </w:p>
        </w:tc>
      </w:tr>
      <w:tr w:rsidR="00AC7D7D" w14:paraId="3969590B" w14:textId="77777777" w:rsidTr="00CE021D">
        <w:trPr>
          <w:trHeight w:val="404"/>
        </w:trPr>
        <w:tc>
          <w:tcPr>
            <w:tcW w:w="1326" w:type="pct"/>
            <w:shd w:val="clear" w:color="auto" w:fill="FFFFFF" w:themeFill="background1"/>
            <w:vAlign w:val="bottom"/>
          </w:tcPr>
          <w:p w14:paraId="5CC6465D" w14:textId="77777777" w:rsidR="00AC7D7D" w:rsidRDefault="00AC7D7D" w:rsidP="00CE021D">
            <w:pPr>
              <w:rPr>
                <w:lang w:val="es-ES_tradnl"/>
              </w:rPr>
            </w:pPr>
            <w:r>
              <w:rPr>
                <w:rFonts w:ascii="Calibri" w:hAnsi="Calibri" w:cs="Calibri"/>
                <w:color w:val="000000"/>
                <w:sz w:val="22"/>
                <w:szCs w:val="22"/>
              </w:rPr>
              <w:t>CODIGO</w:t>
            </w:r>
          </w:p>
        </w:tc>
        <w:tc>
          <w:tcPr>
            <w:tcW w:w="1016" w:type="pct"/>
            <w:shd w:val="clear" w:color="auto" w:fill="FFFFFF" w:themeFill="background1"/>
          </w:tcPr>
          <w:p w14:paraId="3D86403E" w14:textId="77777777" w:rsidR="00AC7D7D" w:rsidRPr="00FC6EA0" w:rsidRDefault="00AC7D7D" w:rsidP="00CF7D3E">
            <w:pPr>
              <w:rPr>
                <w:lang w:val="es-ES_tradnl"/>
              </w:rPr>
            </w:pPr>
            <w:r>
              <w:rPr>
                <w:lang w:val="es-ES_tradnl"/>
              </w:rPr>
              <w:t>Código*</w:t>
            </w:r>
          </w:p>
        </w:tc>
        <w:tc>
          <w:tcPr>
            <w:tcW w:w="391" w:type="pct"/>
            <w:shd w:val="clear" w:color="auto" w:fill="FFFFFF" w:themeFill="background1"/>
          </w:tcPr>
          <w:p w14:paraId="625B57EC" w14:textId="77777777" w:rsidR="00AC7D7D" w:rsidRDefault="00AC7D7D" w:rsidP="00CE021D">
            <w:pPr>
              <w:rPr>
                <w:rFonts w:cs="Arial"/>
                <w:sz w:val="16"/>
                <w:szCs w:val="16"/>
              </w:rPr>
            </w:pPr>
            <w:r>
              <w:rPr>
                <w:rFonts w:cs="Arial"/>
                <w:sz w:val="16"/>
                <w:szCs w:val="16"/>
              </w:rPr>
              <w:t>AUT</w:t>
            </w:r>
          </w:p>
        </w:tc>
        <w:tc>
          <w:tcPr>
            <w:tcW w:w="2267" w:type="pct"/>
            <w:shd w:val="clear" w:color="auto" w:fill="FFFFFF" w:themeFill="background1"/>
          </w:tcPr>
          <w:p w14:paraId="6548EAEC" w14:textId="77777777" w:rsidR="00AC7D7D" w:rsidRPr="007F3924" w:rsidRDefault="00AC7D7D" w:rsidP="00CE021D">
            <w:pPr>
              <w:rPr>
                <w:rFonts w:cs="Arial"/>
              </w:rPr>
            </w:pPr>
            <w:r>
              <w:rPr>
                <w:rFonts w:cs="Arial"/>
              </w:rPr>
              <w:t>Se grabará el valor informado en el campo “</w:t>
            </w:r>
            <w:r>
              <w:rPr>
                <w:lang w:val="es-ES_tradnl"/>
              </w:rPr>
              <w:t>Código*”</w:t>
            </w:r>
          </w:p>
        </w:tc>
      </w:tr>
      <w:tr w:rsidR="00AC7D7D" w14:paraId="06BDFAE1" w14:textId="77777777" w:rsidTr="00CE021D">
        <w:trPr>
          <w:trHeight w:val="404"/>
        </w:trPr>
        <w:tc>
          <w:tcPr>
            <w:tcW w:w="1326" w:type="pct"/>
            <w:shd w:val="clear" w:color="auto" w:fill="FFFFFF" w:themeFill="background1"/>
            <w:vAlign w:val="bottom"/>
          </w:tcPr>
          <w:p w14:paraId="1989D7C3" w14:textId="19C6D206" w:rsidR="00AC7D7D" w:rsidRDefault="00CF7D3E" w:rsidP="00CE021D">
            <w:pPr>
              <w:rPr>
                <w:lang w:val="es-ES_tradnl"/>
              </w:rPr>
            </w:pPr>
            <w:r>
              <w:rPr>
                <w:rFonts w:ascii="Calibri" w:hAnsi="Calibri" w:cs="Calibri"/>
                <w:color w:val="000000"/>
                <w:sz w:val="22"/>
                <w:szCs w:val="22"/>
              </w:rPr>
              <w:t>DESCRIPCION</w:t>
            </w:r>
          </w:p>
        </w:tc>
        <w:tc>
          <w:tcPr>
            <w:tcW w:w="1016" w:type="pct"/>
            <w:shd w:val="clear" w:color="auto" w:fill="FFFFFF" w:themeFill="background1"/>
          </w:tcPr>
          <w:p w14:paraId="5827025F" w14:textId="3E3665DD" w:rsidR="00AC7D7D" w:rsidRPr="00FC6EA0" w:rsidRDefault="00CF7D3E" w:rsidP="00CF7D3E">
            <w:pPr>
              <w:rPr>
                <w:lang w:val="es-ES_tradnl"/>
              </w:rPr>
            </w:pPr>
            <w:r>
              <w:rPr>
                <w:lang w:val="es-ES_tradnl"/>
              </w:rPr>
              <w:t>Descripción</w:t>
            </w:r>
          </w:p>
        </w:tc>
        <w:tc>
          <w:tcPr>
            <w:tcW w:w="391" w:type="pct"/>
            <w:shd w:val="clear" w:color="auto" w:fill="FFFFFF" w:themeFill="background1"/>
          </w:tcPr>
          <w:p w14:paraId="6B92C8A1" w14:textId="77777777" w:rsidR="00AC7D7D" w:rsidRDefault="00AC7D7D" w:rsidP="00CE021D">
            <w:pPr>
              <w:rPr>
                <w:rFonts w:cs="Arial"/>
                <w:sz w:val="16"/>
                <w:szCs w:val="16"/>
              </w:rPr>
            </w:pPr>
            <w:r>
              <w:rPr>
                <w:rFonts w:cs="Arial"/>
                <w:sz w:val="16"/>
                <w:szCs w:val="16"/>
              </w:rPr>
              <w:t>AUT</w:t>
            </w:r>
          </w:p>
        </w:tc>
        <w:tc>
          <w:tcPr>
            <w:tcW w:w="2267" w:type="pct"/>
            <w:shd w:val="clear" w:color="auto" w:fill="FFFFFF" w:themeFill="background1"/>
          </w:tcPr>
          <w:p w14:paraId="7927CBAF" w14:textId="5D88DB5C" w:rsidR="00AC7D7D" w:rsidRDefault="00AC7D7D" w:rsidP="00CE021D">
            <w:pPr>
              <w:rPr>
                <w:noProof/>
              </w:rPr>
            </w:pPr>
            <w:r>
              <w:rPr>
                <w:rFonts w:cs="Arial"/>
              </w:rPr>
              <w:t>Se grabará el valor informado en el campo “</w:t>
            </w:r>
            <w:r w:rsidR="00CF7D3E">
              <w:rPr>
                <w:lang w:val="es-ES_tradnl"/>
              </w:rPr>
              <w:t>Descripción</w:t>
            </w:r>
            <w:r>
              <w:rPr>
                <w:lang w:val="es-ES_tradnl"/>
              </w:rPr>
              <w:t>”</w:t>
            </w:r>
          </w:p>
        </w:tc>
      </w:tr>
      <w:tr w:rsidR="00AC7D7D" w:rsidDel="00C309BD" w14:paraId="7DE2F8EE" w14:textId="5845238A" w:rsidTr="00CE021D">
        <w:trPr>
          <w:trHeight w:val="404"/>
          <w:del w:id="2439" w:author="OLIVARES MARTINEZ FERNANDO JESUS" w:date="2026-08-25T13:12:00Z"/>
        </w:trPr>
        <w:tc>
          <w:tcPr>
            <w:tcW w:w="1326" w:type="pct"/>
            <w:shd w:val="clear" w:color="auto" w:fill="FFFFFF" w:themeFill="background1"/>
            <w:vAlign w:val="bottom"/>
          </w:tcPr>
          <w:p w14:paraId="414E386B" w14:textId="0C530DBA" w:rsidR="00AC7D7D" w:rsidDel="00C309BD" w:rsidRDefault="00CF7D3E" w:rsidP="00CF7D3E">
            <w:pPr>
              <w:rPr>
                <w:del w:id="2440" w:author="OLIVARES MARTINEZ FERNANDO JESUS" w:date="2026-08-25T13:12:00Z"/>
                <w:rFonts w:ascii="Calibri" w:hAnsi="Calibri" w:cs="Calibri"/>
                <w:color w:val="000000"/>
              </w:rPr>
            </w:pPr>
            <w:del w:id="2441" w:author="OLIVARES MARTINEZ FERNANDO JESUS" w:date="2026-08-25T13:12:00Z">
              <w:r w:rsidDel="00C309BD">
                <w:rPr>
                  <w:rFonts w:ascii="Calibri" w:hAnsi="Calibri" w:cs="Calibri"/>
                  <w:color w:val="000000"/>
                  <w:sz w:val="22"/>
                  <w:szCs w:val="22"/>
                </w:rPr>
                <w:delText>VALOR</w:delText>
              </w:r>
            </w:del>
          </w:p>
        </w:tc>
        <w:tc>
          <w:tcPr>
            <w:tcW w:w="1016" w:type="pct"/>
            <w:shd w:val="clear" w:color="auto" w:fill="FFFFFF" w:themeFill="background1"/>
          </w:tcPr>
          <w:p w14:paraId="70D740ED" w14:textId="3E7BEFBC" w:rsidR="00AC7D7D" w:rsidDel="00C309BD" w:rsidRDefault="00CF7D3E" w:rsidP="00CF7D3E">
            <w:pPr>
              <w:rPr>
                <w:del w:id="2442" w:author="OLIVARES MARTINEZ FERNANDO JESUS" w:date="2026-08-25T13:12:00Z"/>
                <w:lang w:val="es-ES_tradnl"/>
              </w:rPr>
            </w:pPr>
            <w:del w:id="2443" w:author="OLIVARES MARTINEZ FERNANDO JESUS" w:date="2026-08-25T13:12:00Z">
              <w:r w:rsidDel="00C309BD">
                <w:rPr>
                  <w:lang w:val="es-ES_tradnl"/>
                </w:rPr>
                <w:delText>Valor</w:delText>
              </w:r>
              <w:r w:rsidR="00AC7D7D" w:rsidRPr="008A09AC" w:rsidDel="00C309BD">
                <w:rPr>
                  <w:lang w:val="es-ES_tradnl"/>
                </w:rPr>
                <w:delText>*</w:delText>
              </w:r>
            </w:del>
          </w:p>
        </w:tc>
        <w:tc>
          <w:tcPr>
            <w:tcW w:w="391" w:type="pct"/>
            <w:shd w:val="clear" w:color="auto" w:fill="FFFFFF" w:themeFill="background1"/>
          </w:tcPr>
          <w:p w14:paraId="0CE2BF0F" w14:textId="713FB2A2" w:rsidR="00AC7D7D" w:rsidDel="00C309BD" w:rsidRDefault="00CF7D3E" w:rsidP="00CE021D">
            <w:pPr>
              <w:rPr>
                <w:del w:id="2444" w:author="OLIVARES MARTINEZ FERNANDO JESUS" w:date="2026-08-25T13:12:00Z"/>
                <w:rFonts w:cs="Arial"/>
                <w:sz w:val="16"/>
                <w:szCs w:val="16"/>
              </w:rPr>
            </w:pPr>
            <w:del w:id="2445" w:author="OLIVARES MARTINEZ FERNANDO JESUS" w:date="2026-08-25T13:12:00Z">
              <w:r w:rsidDel="00C309BD">
                <w:rPr>
                  <w:rFonts w:cs="Arial"/>
                  <w:sz w:val="16"/>
                  <w:szCs w:val="16"/>
                </w:rPr>
                <w:delText>AUT</w:delText>
              </w:r>
            </w:del>
          </w:p>
        </w:tc>
        <w:tc>
          <w:tcPr>
            <w:tcW w:w="2267" w:type="pct"/>
            <w:shd w:val="clear" w:color="auto" w:fill="FFFFFF" w:themeFill="background1"/>
          </w:tcPr>
          <w:p w14:paraId="2ED6B4CD" w14:textId="076567A0" w:rsidR="00AC7D7D" w:rsidDel="00C309BD" w:rsidRDefault="00CF7D3E" w:rsidP="00CE021D">
            <w:pPr>
              <w:rPr>
                <w:del w:id="2446" w:author="OLIVARES MARTINEZ FERNANDO JESUS" w:date="2026-08-25T13:12:00Z"/>
                <w:rFonts w:cs="Arial"/>
              </w:rPr>
            </w:pPr>
            <w:del w:id="2447" w:author="OLIVARES MARTINEZ FERNANDO JESUS" w:date="2026-08-25T13:12:00Z">
              <w:r w:rsidDel="00C309BD">
                <w:rPr>
                  <w:rFonts w:cs="Arial"/>
                </w:rPr>
                <w:delText>Se grabará el valor informado en el campo “</w:delText>
              </w:r>
              <w:r w:rsidDel="00C309BD">
                <w:rPr>
                  <w:lang w:val="es-ES_tradnl"/>
                </w:rPr>
                <w:delText>Valor*”</w:delText>
              </w:r>
            </w:del>
          </w:p>
        </w:tc>
      </w:tr>
      <w:tr w:rsidR="00AC7D7D" w14:paraId="390432FF" w14:textId="77777777" w:rsidTr="00CE021D">
        <w:trPr>
          <w:trHeight w:val="404"/>
        </w:trPr>
        <w:tc>
          <w:tcPr>
            <w:tcW w:w="1326" w:type="pct"/>
            <w:shd w:val="clear" w:color="auto" w:fill="FFFFFF" w:themeFill="background1"/>
            <w:vAlign w:val="bottom"/>
          </w:tcPr>
          <w:p w14:paraId="0774C836" w14:textId="5EBEF3EA" w:rsidR="00AC7D7D" w:rsidRPr="001A3C54" w:rsidRDefault="00CF7D3E" w:rsidP="00CE021D">
            <w:pPr>
              <w:rPr>
                <w:rFonts w:ascii="Calibri" w:hAnsi="Calibri" w:cs="Calibri"/>
                <w:color w:val="000000"/>
                <w:highlight w:val="yellow"/>
              </w:rPr>
            </w:pPr>
            <w:r w:rsidRPr="00F73F24">
              <w:rPr>
                <w:rFonts w:ascii="Calibri" w:hAnsi="Calibri" w:cs="Calibri"/>
                <w:color w:val="000000"/>
                <w:sz w:val="22"/>
                <w:szCs w:val="22"/>
              </w:rPr>
              <w:t>IND_ACTIVO</w:t>
            </w:r>
          </w:p>
        </w:tc>
        <w:tc>
          <w:tcPr>
            <w:tcW w:w="1016" w:type="pct"/>
            <w:shd w:val="clear" w:color="auto" w:fill="FFFFFF" w:themeFill="background1"/>
          </w:tcPr>
          <w:p w14:paraId="26317BF0" w14:textId="3943BC1A" w:rsidR="00AC7D7D" w:rsidRDefault="00CF7D3E" w:rsidP="00CE021D">
            <w:pPr>
              <w:rPr>
                <w:lang w:val="es-ES_tradnl"/>
              </w:rPr>
            </w:pPr>
            <w:r>
              <w:rPr>
                <w:lang w:val="es-ES_tradnl"/>
              </w:rPr>
              <w:t>Activo</w:t>
            </w:r>
            <w:r w:rsidR="00AC7D7D" w:rsidRPr="0022340E">
              <w:rPr>
                <w:lang w:val="es-ES_tradnl"/>
              </w:rPr>
              <w:t>*</w:t>
            </w:r>
          </w:p>
        </w:tc>
        <w:tc>
          <w:tcPr>
            <w:tcW w:w="391" w:type="pct"/>
            <w:shd w:val="clear" w:color="auto" w:fill="FFFFFF" w:themeFill="background1"/>
          </w:tcPr>
          <w:p w14:paraId="536C6221" w14:textId="2A1EE07E" w:rsidR="00AC7D7D" w:rsidRDefault="00F73F24" w:rsidP="00CE021D">
            <w:pPr>
              <w:rPr>
                <w:rFonts w:cs="Arial"/>
                <w:sz w:val="16"/>
                <w:szCs w:val="16"/>
              </w:rPr>
            </w:pPr>
            <w:r>
              <w:rPr>
                <w:rFonts w:cs="Arial"/>
                <w:sz w:val="16"/>
                <w:szCs w:val="16"/>
              </w:rPr>
              <w:t>BOOL</w:t>
            </w:r>
          </w:p>
        </w:tc>
        <w:tc>
          <w:tcPr>
            <w:tcW w:w="2267" w:type="pct"/>
            <w:shd w:val="clear" w:color="auto" w:fill="FFFFFF" w:themeFill="background1"/>
          </w:tcPr>
          <w:p w14:paraId="7FFD71D0" w14:textId="18B7DCA4" w:rsidR="00AC7D7D" w:rsidRDefault="00F73F24" w:rsidP="00CE021D">
            <w:pPr>
              <w:rPr>
                <w:rFonts w:cs="Arial"/>
              </w:rPr>
            </w:pPr>
            <w:r>
              <w:rPr>
                <w:rFonts w:cs="Arial"/>
              </w:rPr>
              <w:t xml:space="preserve">Estado de activación del </w:t>
            </w:r>
            <w:del w:id="2448" w:author="OLIVARES MARTINEZ FERNANDO JESUS" w:date="2026-08-25T13:12:00Z">
              <w:r w:rsidDel="00C309BD">
                <w:rPr>
                  <w:rFonts w:cs="Arial"/>
                </w:rPr>
                <w:delText xml:space="preserve">Parámetro </w:delText>
              </w:r>
            </w:del>
            <w:ins w:id="2449" w:author="OLIVARES MARTINEZ FERNANDO JESUS" w:date="2026-08-25T13:12:00Z">
              <w:r w:rsidR="00C309BD">
                <w:rPr>
                  <w:rFonts w:cs="Arial"/>
                </w:rPr>
                <w:t xml:space="preserve">Ejército </w:t>
              </w:r>
            </w:ins>
            <w:r>
              <w:rPr>
                <w:rFonts w:cs="Arial"/>
              </w:rPr>
              <w:t>(1=Activo, 0=No Activo)</w:t>
            </w:r>
            <w:r w:rsidR="00AC7D7D">
              <w:rPr>
                <w:rFonts w:cs="Arial"/>
              </w:rPr>
              <w:t xml:space="preserve"> </w:t>
            </w:r>
          </w:p>
        </w:tc>
      </w:tr>
    </w:tbl>
    <w:p w14:paraId="7FD08060" w14:textId="77777777" w:rsidR="00C355B0" w:rsidRPr="00AC7D7D" w:rsidRDefault="00C355B0" w:rsidP="00C355B0"/>
    <w:p w14:paraId="1C40F401" w14:textId="72DA529F" w:rsidR="00FB687D" w:rsidRDefault="00FB687D" w:rsidP="00FB687D">
      <w:pPr>
        <w:pStyle w:val="Ttulo2"/>
        <w:numPr>
          <w:ilvl w:val="2"/>
          <w:numId w:val="1"/>
        </w:numPr>
      </w:pPr>
      <w:bookmarkStart w:id="2450" w:name="_Toc238141163"/>
      <w:r w:rsidRPr="00F14BA6">
        <w:t>SIA_</w:t>
      </w:r>
      <w:del w:id="2451" w:author="OLIVARES MARTINEZ FERNANDO JESUS" w:date="2026-08-26T12:32:00Z">
        <w:r w:rsidDel="006029BE">
          <w:delText>PR</w:delText>
        </w:r>
        <w:r w:rsidRPr="00F14BA6" w:rsidDel="006029BE">
          <w:delText>GES</w:delText>
        </w:r>
        <w:r w:rsidDel="006029BE">
          <w:delText>CNF</w:delText>
        </w:r>
        <w:r w:rsidR="005B5838" w:rsidDel="006029BE">
          <w:delText>PAR</w:delText>
        </w:r>
        <w:r w:rsidRPr="00F14BA6" w:rsidDel="006029BE">
          <w:delText>0</w:delText>
        </w:r>
        <w:r w:rsidDel="006029BE">
          <w:delText>3</w:delText>
        </w:r>
        <w:r w:rsidR="009D6A77" w:rsidDel="006029BE">
          <w:delText xml:space="preserve"> </w:delText>
        </w:r>
      </w:del>
      <w:ins w:id="2452" w:author="OLIVARES MARTINEZ FERNANDO JESUS" w:date="2026-08-26T12:32:00Z">
        <w:r w:rsidR="006029BE">
          <w:t>PR</w:t>
        </w:r>
        <w:r w:rsidR="006029BE" w:rsidRPr="00F14BA6">
          <w:t>GES</w:t>
        </w:r>
        <w:r w:rsidR="006029BE">
          <w:t>FATEJE</w:t>
        </w:r>
        <w:r w:rsidR="006029BE" w:rsidRPr="00F14BA6">
          <w:t>0</w:t>
        </w:r>
        <w:r w:rsidR="006029BE">
          <w:t xml:space="preserve">3 </w:t>
        </w:r>
      </w:ins>
      <w:r w:rsidR="009D6A77">
        <w:t>-</w:t>
      </w:r>
      <w:r>
        <w:t xml:space="preserve"> Consultar</w:t>
      </w:r>
      <w:r w:rsidRPr="00F14BA6">
        <w:t xml:space="preserve"> </w:t>
      </w:r>
      <w:ins w:id="2453" w:author="OLIVARES MARTINEZ FERNANDO JESUS" w:date="2026-08-17T11:55:00Z">
        <w:r w:rsidR="00566244">
          <w:t>&lt;&lt;</w:t>
        </w:r>
      </w:ins>
      <w:del w:id="2454" w:author="OLIVARES MARTINEZ FERNANDO JESUS" w:date="2026-08-26T12:33:00Z">
        <w:r w:rsidDel="006029BE">
          <w:delText>Parámetro</w:delText>
        </w:r>
      </w:del>
      <w:ins w:id="2455" w:author="OLIVARES MARTINEZ FERNANDO JESUS" w:date="2026-08-26T12:33:00Z">
        <w:r w:rsidR="006029BE">
          <w:t>Registro Maestro</w:t>
        </w:r>
      </w:ins>
      <w:ins w:id="2456" w:author="OLIVARES MARTINEZ FERNANDO JESUS" w:date="2026-08-17T11:55:00Z">
        <w:r w:rsidR="00566244">
          <w:t>&gt;&gt;</w:t>
        </w:r>
      </w:ins>
      <w:bookmarkEnd w:id="2450"/>
    </w:p>
    <w:p w14:paraId="02DD979E" w14:textId="77777777" w:rsidR="00FB687D" w:rsidRDefault="00FB687D" w:rsidP="00FB687D">
      <w:r>
        <w:t>En el siguiente esquema se describe el flujo de proceso que se debe implementar para el caso de uso:</w:t>
      </w:r>
    </w:p>
    <w:p w14:paraId="0A0E464B" w14:textId="43E4E2FE" w:rsidR="00FB687D" w:rsidRDefault="00FB687D" w:rsidP="00FB687D">
      <w:pPr>
        <w:pStyle w:val="Prrafodelista"/>
        <w:numPr>
          <w:ilvl w:val="0"/>
          <w:numId w:val="41"/>
        </w:numPr>
      </w:pPr>
      <w:r w:rsidRPr="00A90069">
        <w:t>SIA_</w:t>
      </w:r>
      <w:del w:id="2457" w:author="OLIVARES MARTINEZ FERNANDO JESUS" w:date="2026-08-26T12:33:00Z">
        <w:r w:rsidRPr="00A90069" w:rsidDel="006029BE">
          <w:delText>CUGESCNF0</w:delText>
        </w:r>
        <w:r w:rsidDel="006029BE">
          <w:delText>3</w:delText>
        </w:r>
      </w:del>
      <w:ins w:id="2458" w:author="OLIVARES MARTINEZ FERNANDO JESUS" w:date="2026-08-26T12:33:00Z">
        <w:r w:rsidR="006029BE" w:rsidRPr="00A90069">
          <w:t>CUGES</w:t>
        </w:r>
        <w:r w:rsidR="006029BE">
          <w:t>DATEJE</w:t>
        </w:r>
        <w:r w:rsidR="006029BE" w:rsidRPr="00A90069">
          <w:t>0</w:t>
        </w:r>
        <w:r w:rsidR="006029BE">
          <w:t>3</w:t>
        </w:r>
      </w:ins>
      <w:r w:rsidRPr="00A90069">
        <w:t>:</w:t>
      </w:r>
      <w:r>
        <w:t xml:space="preserve"> Consultar</w:t>
      </w:r>
      <w:r w:rsidRPr="00A90069">
        <w:t xml:space="preserve"> &lt;&lt;</w:t>
      </w:r>
      <w:del w:id="2459" w:author="OLIVARES MARTINEZ FERNANDO JESUS" w:date="2026-08-26T12:33:00Z">
        <w:r w:rsidRPr="00A90069" w:rsidDel="006029BE">
          <w:delText>Par</w:delText>
        </w:r>
        <w:r w:rsidDel="006029BE">
          <w:delText>á</w:delText>
        </w:r>
      </w:del>
      <w:ins w:id="2460" w:author="OLIVARES MARTINEZ FERNANDO JESUS" w:date="2026-08-26T12:33:00Z">
        <w:r w:rsidR="006029BE">
          <w:t>Registro Maestro</w:t>
        </w:r>
      </w:ins>
      <w:del w:id="2461" w:author="OLIVARES MARTINEZ FERNANDO JESUS" w:date="2026-08-26T12:33:00Z">
        <w:r w:rsidRPr="00A90069" w:rsidDel="006029BE">
          <w:delText>metro</w:delText>
        </w:r>
      </w:del>
      <w:r w:rsidRPr="00A90069">
        <w:t>&gt;&gt;</w:t>
      </w:r>
    </w:p>
    <w:p w14:paraId="3E269294" w14:textId="4108B2AC" w:rsidR="00CE021D" w:rsidRDefault="00CE021D" w:rsidP="00CE021D">
      <w:pPr>
        <w:ind w:left="360"/>
      </w:pPr>
      <w:r w:rsidRPr="009B3772">
        <w:t xml:space="preserve">Proceso de </w:t>
      </w:r>
      <w:r>
        <w:t>consulta</w:t>
      </w:r>
      <w:r w:rsidRPr="009B3772">
        <w:t xml:space="preserve"> de</w:t>
      </w:r>
      <w:r>
        <w:t xml:space="preserve"> </w:t>
      </w:r>
      <w:r w:rsidR="001F00F3">
        <w:t xml:space="preserve">un </w:t>
      </w:r>
      <w:del w:id="2462" w:author="OLIVARES MARTINEZ FERNANDO JESUS" w:date="2026-08-26T12:33:00Z">
        <w:r w:rsidR="001F00F3" w:rsidDel="006029BE">
          <w:delText>Parámetro</w:delText>
        </w:r>
      </w:del>
      <w:ins w:id="2463" w:author="OLIVARES MARTINEZ FERNANDO JESUS" w:date="2026-08-26T12:33:00Z">
        <w:r w:rsidR="006029BE">
          <w:t>Ejército</w:t>
        </w:r>
      </w:ins>
      <w:r>
        <w:t>:</w:t>
      </w:r>
    </w:p>
    <w:p w14:paraId="7627E060" w14:textId="4220D615" w:rsidR="001F00F3" w:rsidRDefault="001F00F3" w:rsidP="00CE021D">
      <w:pPr>
        <w:ind w:left="360"/>
      </w:pPr>
      <w:del w:id="2464" w:author="OLIVARES MARTINEZ FERNANDO JESUS" w:date="2026-08-17T11:52:00Z">
        <w:r w:rsidDel="00AA69F0">
          <w:rPr>
            <w:noProof/>
          </w:rPr>
          <w:drawing>
            <wp:inline distT="0" distB="0" distL="0" distR="0" wp14:anchorId="5D402934" wp14:editId="4CBA93ED">
              <wp:extent cx="4114800" cy="88849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4800" cy="8884920"/>
                      </a:xfrm>
                      <a:prstGeom prst="rect">
                        <a:avLst/>
                      </a:prstGeom>
                      <a:noFill/>
                      <a:ln>
                        <a:noFill/>
                      </a:ln>
                    </pic:spPr>
                  </pic:pic>
                </a:graphicData>
              </a:graphic>
            </wp:inline>
          </w:drawing>
        </w:r>
      </w:del>
      <w:ins w:id="2465" w:author="OLIVARES MARTINEZ FERNANDO JESUS" w:date="2026-08-17T11:52:00Z">
        <w:r w:rsidR="00AA69F0" w:rsidRPr="00AA69F0">
          <w:rPr>
            <w:noProof/>
          </w:rPr>
          <w:t xml:space="preserve"> </w:t>
        </w:r>
      </w:ins>
    </w:p>
    <w:p w14:paraId="7F0ABEDA" w14:textId="0E2FC438" w:rsidR="00CE021D" w:rsidRDefault="00D07B66" w:rsidP="00CE021D">
      <w:ins w:id="2466" w:author="OLIVARES MARTINEZ FERNANDO JESUS" w:date="2026-08-26T12:34:00Z">
        <w:r>
          <w:rPr>
            <w:noProof/>
          </w:rPr>
          <w:lastRenderedPageBreak/>
          <w:drawing>
            <wp:inline distT="0" distB="0" distL="0" distR="0" wp14:anchorId="59876119" wp14:editId="39A4E43C">
              <wp:extent cx="4391025" cy="8891270"/>
              <wp:effectExtent l="0" t="0" r="9525"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91025" cy="8891270"/>
                      </a:xfrm>
                      <a:prstGeom prst="rect">
                        <a:avLst/>
                      </a:prstGeom>
                    </pic:spPr>
                  </pic:pic>
                </a:graphicData>
              </a:graphic>
            </wp:inline>
          </w:drawing>
        </w:r>
      </w:ins>
    </w:p>
    <w:p w14:paraId="4BCBA6A5" w14:textId="1779CFCC" w:rsidR="001F00F3" w:rsidRDefault="001F00F3" w:rsidP="001F00F3">
      <w:pPr>
        <w:rPr>
          <w:lang w:val="es-ES_tradnl"/>
        </w:rPr>
      </w:pPr>
      <w:r>
        <w:lastRenderedPageBreak/>
        <w:t xml:space="preserve">El proceso inicia el usuario selecciona uno de los </w:t>
      </w:r>
      <w:del w:id="2467" w:author="OLIVARES MARTINEZ FERNANDO JESUS" w:date="2026-08-26T12:34:00Z">
        <w:r w:rsidDel="00D07B66">
          <w:delText xml:space="preserve">parámetros </w:delText>
        </w:r>
      </w:del>
      <w:ins w:id="2468" w:author="OLIVARES MARTINEZ FERNANDO JESUS" w:date="2026-08-26T12:34:00Z">
        <w:r w:rsidR="00D07B66">
          <w:t>ejé</w:t>
        </w:r>
      </w:ins>
      <w:ins w:id="2469" w:author="OLIVARES MARTINEZ FERNANDO JESUS" w:date="2026-08-26T12:35:00Z">
        <w:r w:rsidR="00D07B66">
          <w:t>rcitos</w:t>
        </w:r>
      </w:ins>
      <w:ins w:id="2470" w:author="OLIVARES MARTINEZ FERNANDO JESUS" w:date="2026-08-26T12:34:00Z">
        <w:r w:rsidR="00D07B66">
          <w:t xml:space="preserve"> </w:t>
        </w:r>
      </w:ins>
      <w:r>
        <w:t xml:space="preserve">mostrados en la lista de </w:t>
      </w:r>
      <w:del w:id="2471" w:author="OLIVARES MARTINEZ FERNANDO JESUS" w:date="2026-08-26T12:35:00Z">
        <w:r w:rsidDel="00D07B66">
          <w:delText xml:space="preserve">parámetros </w:delText>
        </w:r>
      </w:del>
      <w:ins w:id="2472" w:author="OLIVARES MARTINEZ FERNANDO JESUS" w:date="2026-08-26T12:35:00Z">
        <w:r w:rsidR="00D07B66">
          <w:t xml:space="preserve">ejércitos </w:t>
        </w:r>
      </w:ins>
      <w:r>
        <w:t xml:space="preserve">recuperados y mostrados, en la columna “Acciones”, hace click en “…” y se muestra un menú pop-up con la opción </w:t>
      </w:r>
      <w:del w:id="2473" w:author="BERNARDO MONJAS GEMA" w:date="2026-08-16T22:45:00Z">
        <w:r w:rsidDel="00D5266C">
          <w:delText>de</w:delText>
        </w:r>
      </w:del>
      <w:ins w:id="2474" w:author="BERNARDO MONJAS GEMA" w:date="2026-08-16T22:45:00Z">
        <w:r w:rsidR="00D5266C">
          <w:t>“</w:t>
        </w:r>
      </w:ins>
      <w:del w:id="2475" w:author="BERNARDO MONJAS GEMA" w:date="2026-08-16T22:45:00Z">
        <w:r w:rsidDel="00D5266C">
          <w:delText xml:space="preserve"> </w:delText>
        </w:r>
      </w:del>
      <w:del w:id="2476" w:author="BERNARDO MONJAS GEMA" w:date="2026-08-16T22:44:00Z">
        <w:r w:rsidDel="00D5266C">
          <w:delText xml:space="preserve">consultar </w:delText>
        </w:r>
      </w:del>
      <w:ins w:id="2477" w:author="BERNARDO MONJAS GEMA" w:date="2026-08-16T22:44:00Z">
        <w:r w:rsidR="00D5266C">
          <w:t>Consultar</w:t>
        </w:r>
      </w:ins>
      <w:ins w:id="2478" w:author="OLIVARES MARTINEZ FERNANDO JESUS" w:date="2026-08-26T12:35:00Z">
        <w:r w:rsidR="00D07B66">
          <w:t xml:space="preserve"> Ejército</w:t>
        </w:r>
      </w:ins>
      <w:ins w:id="2479" w:author="BERNARDO MONJAS GEMA" w:date="2026-08-16T22:45:00Z">
        <w:r w:rsidR="00D5266C">
          <w:t>”</w:t>
        </w:r>
      </w:ins>
      <w:ins w:id="2480" w:author="BERNARDO MONJAS GEMA" w:date="2026-08-16T22:44:00Z">
        <w:r w:rsidR="00D5266C">
          <w:t xml:space="preserve"> </w:t>
        </w:r>
      </w:ins>
      <w:r>
        <w:t xml:space="preserve">y hace click sobre esta opción. En ese momento se recuperan los datos del </w:t>
      </w:r>
      <w:del w:id="2481" w:author="OLIVARES MARTINEZ FERNANDO JESUS" w:date="2026-08-26T12:35:00Z">
        <w:r w:rsidDel="00D07B66">
          <w:delText xml:space="preserve">Parámetro </w:delText>
        </w:r>
      </w:del>
      <w:ins w:id="2482" w:author="OLIVARES MARTINEZ FERNANDO JESUS" w:date="2026-08-26T12:35:00Z">
        <w:r w:rsidR="00D07B66">
          <w:t xml:space="preserve">registro </w:t>
        </w:r>
      </w:ins>
      <w:r>
        <w:t xml:space="preserve">seleccionado y se muestran el </w:t>
      </w:r>
      <w:r w:rsidRPr="001F00F3">
        <w:rPr>
          <w:lang w:val="es-ES_tradnl"/>
        </w:rPr>
        <w:t xml:space="preserve">formulario de </w:t>
      </w:r>
      <w:del w:id="2483" w:author="OLIVARES MARTINEZ FERNANDO JESUS" w:date="2026-08-26T12:36:00Z">
        <w:r w:rsidRPr="001F00F3" w:rsidDel="00D07B66">
          <w:rPr>
            <w:lang w:val="es-ES_tradnl"/>
          </w:rPr>
          <w:delText xml:space="preserve">consulta </w:delText>
        </w:r>
      </w:del>
      <w:ins w:id="2484" w:author="OLIVARES MARTINEZ FERNANDO JESUS" w:date="2026-08-26T12:36:00Z">
        <w:r w:rsidR="00D07B66">
          <w:rPr>
            <w:lang w:val="es-ES_tradnl"/>
          </w:rPr>
          <w:t>“Detalle de Ejército”</w:t>
        </w:r>
      </w:ins>
      <w:del w:id="2485" w:author="OLIVARES MARTINEZ FERNANDO JESUS" w:date="2026-08-26T12:36:00Z">
        <w:r w:rsidRPr="001F00F3" w:rsidDel="00D07B66">
          <w:rPr>
            <w:lang w:val="es-ES_tradnl"/>
          </w:rPr>
          <w:delText xml:space="preserve">de </w:delText>
        </w:r>
        <w:r w:rsidDel="00D07B66">
          <w:rPr>
            <w:lang w:val="es-ES_tradnl"/>
          </w:rPr>
          <w:delText>Parámetro</w:delText>
        </w:r>
        <w:r w:rsidRPr="001F00F3" w:rsidDel="00D07B66">
          <w:rPr>
            <w:lang w:val="es-ES_tradnl"/>
          </w:rPr>
          <w:delText>.</w:delText>
        </w:r>
      </w:del>
    </w:p>
    <w:p w14:paraId="1B8CDF8B" w14:textId="7DD5FAD8" w:rsidR="00D85B99" w:rsidRPr="00B05B91" w:rsidRDefault="003B7149" w:rsidP="00D85B99">
      <w:pPr>
        <w:rPr>
          <w:b/>
          <w:u w:val="single"/>
          <w:lang w:val="es-ES_tradnl"/>
        </w:rPr>
      </w:pPr>
      <w:r>
        <w:rPr>
          <w:b/>
          <w:u w:val="single"/>
          <w:lang w:val="es-ES_tradnl"/>
        </w:rPr>
        <w:t>Recuperar</w:t>
      </w:r>
      <w:r w:rsidR="00D85B99" w:rsidRPr="00B05B91">
        <w:rPr>
          <w:b/>
          <w:u w:val="single"/>
          <w:lang w:val="es-ES_tradnl"/>
        </w:rPr>
        <w:t xml:space="preserve"> datos </w:t>
      </w:r>
      <w:del w:id="2486" w:author="OLIVARES MARTINEZ FERNANDO JESUS" w:date="2026-08-26T12:36:00Z">
        <w:r w:rsidR="00D85B99" w:rsidDel="00D07B66">
          <w:rPr>
            <w:b/>
            <w:u w:val="single"/>
            <w:lang w:val="es-ES_tradnl"/>
          </w:rPr>
          <w:delText>Parámetro</w:delText>
        </w:r>
      </w:del>
      <w:ins w:id="2487" w:author="OLIVARES MARTINEZ FERNANDO JESUS" w:date="2026-08-26T12:36:00Z">
        <w:r w:rsidR="00D07B66">
          <w:rPr>
            <w:b/>
            <w:u w:val="single"/>
            <w:lang w:val="es-ES_tradnl"/>
          </w:rPr>
          <w:t>Ejército</w:t>
        </w:r>
      </w:ins>
    </w:p>
    <w:p w14:paraId="0668867B" w14:textId="5BF6FA4D" w:rsidR="00D85B99" w:rsidRDefault="00D85B99" w:rsidP="00D85B99">
      <w:pPr>
        <w:rPr>
          <w:lang w:val="es-ES_tradnl"/>
        </w:rPr>
      </w:pPr>
      <w:r>
        <w:rPr>
          <w:lang w:val="es-ES_tradnl"/>
        </w:rPr>
        <w:t xml:space="preserve">Se realiza la búsqueda del </w:t>
      </w:r>
      <w:del w:id="2488" w:author="OLIVARES MARTINEZ FERNANDO JESUS" w:date="2026-08-26T12:51:00Z">
        <w:r w:rsidDel="00471A76">
          <w:rPr>
            <w:lang w:val="es-ES_tradnl"/>
          </w:rPr>
          <w:delText xml:space="preserve">Parámetro </w:delText>
        </w:r>
      </w:del>
      <w:ins w:id="2489" w:author="OLIVARES MARTINEZ FERNANDO JESUS" w:date="2026-08-26T12:51:00Z">
        <w:r w:rsidR="00471A76">
          <w:rPr>
            <w:lang w:val="es-ES_tradnl"/>
          </w:rPr>
          <w:t xml:space="preserve">Ejército </w:t>
        </w:r>
      </w:ins>
      <w:r>
        <w:rPr>
          <w:lang w:val="es-ES_tradnl"/>
        </w:rPr>
        <w:t>seleccionado (#</w:t>
      </w:r>
      <w:del w:id="2490" w:author="OLIVARES MARTINEZ FERNANDO JESUS" w:date="2026-08-26T12:51:00Z">
        <w:r w:rsidDel="00471A76">
          <w:delText>idParámetro</w:delText>
        </w:r>
      </w:del>
      <w:proofErr w:type="spellStart"/>
      <w:ins w:id="2491" w:author="OLIVARES MARTINEZ FERNANDO JESUS" w:date="2026-08-26T12:51:00Z">
        <w:r w:rsidR="00471A76">
          <w:t>idEjército</w:t>
        </w:r>
      </w:ins>
      <w:proofErr w:type="spellEnd"/>
      <w:r>
        <w:rPr>
          <w:lang w:val="es-ES_tradnl"/>
        </w:rPr>
        <w:t>) en la tabla SIA_</w:t>
      </w:r>
      <w:del w:id="2492" w:author="OLIVARES MARTINEZ FERNANDO JESUS" w:date="2026-08-26T12:51:00Z">
        <w:r w:rsidDel="00471A76">
          <w:rPr>
            <w:lang w:val="es-ES_tradnl"/>
          </w:rPr>
          <w:delText>CNF</w:delText>
        </w:r>
      </w:del>
      <w:ins w:id="2493" w:author="OLIVARES MARTINEZ FERNANDO JESUS" w:date="2026-08-26T12:51:00Z">
        <w:r w:rsidR="00471A76">
          <w:rPr>
            <w:lang w:val="es-ES_tradnl"/>
          </w:rPr>
          <w:t>DAT</w:t>
        </w:r>
      </w:ins>
      <w:r>
        <w:rPr>
          <w:lang w:val="es-ES_tradnl"/>
        </w:rPr>
        <w:t>_</w:t>
      </w:r>
      <w:del w:id="2494" w:author="OLIVARES MARTINEZ FERNANDO JESUS" w:date="2026-08-26T12:51:00Z">
        <w:r w:rsidDel="00471A76">
          <w:rPr>
            <w:lang w:val="es-ES_tradnl"/>
          </w:rPr>
          <w:delText>PARAMETRO</w:delText>
        </w:r>
      </w:del>
      <w:ins w:id="2495" w:author="OLIVARES MARTINEZ FERNANDO JESUS" w:date="2026-08-26T12:51:00Z">
        <w:r w:rsidR="00471A76">
          <w:rPr>
            <w:lang w:val="es-ES_tradnl"/>
          </w:rPr>
          <w:t>EJERCITO</w:t>
        </w:r>
      </w:ins>
      <w:r>
        <w:rPr>
          <w:lang w:val="es-ES_tradnl"/>
        </w:rPr>
        <w:t>:</w:t>
      </w:r>
    </w:p>
    <w:tbl>
      <w:tblPr>
        <w:tblStyle w:val="Tablaconcuadrcula"/>
        <w:tblW w:w="0" w:type="auto"/>
        <w:tblLook w:val="04A0" w:firstRow="1" w:lastRow="0" w:firstColumn="1" w:lastColumn="0" w:noHBand="0" w:noVBand="1"/>
      </w:tblPr>
      <w:tblGrid>
        <w:gridCol w:w="4390"/>
      </w:tblGrid>
      <w:tr w:rsidR="00D85B99" w:rsidRPr="00572FB3" w14:paraId="40C9ADF0" w14:textId="77777777">
        <w:tc>
          <w:tcPr>
            <w:tcW w:w="4390" w:type="dxa"/>
            <w:shd w:val="clear" w:color="auto" w:fill="1F4E79" w:themeFill="accent1" w:themeFillShade="80"/>
          </w:tcPr>
          <w:p w14:paraId="72FBCBE3" w14:textId="77777777" w:rsidR="00D85B99" w:rsidRPr="00572FB3" w:rsidRDefault="00D85B99">
            <w:pPr>
              <w:rPr>
                <w:b/>
                <w:color w:val="FFFFFF" w:themeColor="background1"/>
              </w:rPr>
            </w:pPr>
            <w:r>
              <w:rPr>
                <w:b/>
                <w:color w:val="FFFFFF" w:themeColor="background1"/>
              </w:rPr>
              <w:t>Filtro</w:t>
            </w:r>
          </w:p>
        </w:tc>
      </w:tr>
      <w:tr w:rsidR="00D85B99" w14:paraId="118858B8" w14:textId="77777777">
        <w:tc>
          <w:tcPr>
            <w:tcW w:w="4390" w:type="dxa"/>
          </w:tcPr>
          <w:p w14:paraId="1422AE60" w14:textId="659EE32D" w:rsidR="00D85B99" w:rsidRDefault="00D85B99">
            <w:r w:rsidRPr="00EA7B24">
              <w:t>ID_</w:t>
            </w:r>
            <w:del w:id="2496" w:author="OLIVARES MARTINEZ FERNANDO JESUS" w:date="2026-08-26T12:51:00Z">
              <w:r w:rsidDel="00471A76">
                <w:delText xml:space="preserve">PARAMETRO </w:delText>
              </w:r>
            </w:del>
            <w:ins w:id="2497" w:author="OLIVARES MARTINEZ FERNANDO JESUS" w:date="2026-08-26T12:51:00Z">
              <w:r w:rsidR="00471A76">
                <w:t xml:space="preserve">EJERCITO </w:t>
              </w:r>
            </w:ins>
            <w:r>
              <w:t>= #</w:t>
            </w:r>
            <w:ins w:id="2498" w:author="OLIVARES MARTINEZ FERNANDO JESUS" w:date="2026-08-26T12:51:00Z">
              <w:r w:rsidR="00471A76">
                <w:t>idEjército</w:t>
              </w:r>
            </w:ins>
            <w:del w:id="2499" w:author="OLIVARES MARTINEZ FERNANDO JESUS" w:date="2026-08-26T12:51:00Z">
              <w:r w:rsidDel="00471A76">
                <w:delText>idParámetro</w:delText>
              </w:r>
            </w:del>
          </w:p>
        </w:tc>
      </w:tr>
    </w:tbl>
    <w:p w14:paraId="36C03507" w14:textId="77777777" w:rsidR="00D85B99" w:rsidRDefault="00D85B99" w:rsidP="00D85B99">
      <w:pPr>
        <w:rPr>
          <w:lang w:val="es-ES_tradnl"/>
        </w:rPr>
      </w:pPr>
    </w:p>
    <w:p w14:paraId="06BF3180" w14:textId="55755491" w:rsidR="00D85B99" w:rsidRDefault="00D85B99" w:rsidP="00D85B99">
      <w:pPr>
        <w:rPr>
          <w:lang w:val="es-ES_tradnl"/>
        </w:rPr>
      </w:pPr>
      <w:r>
        <w:rPr>
          <w:lang w:val="es-ES_tradnl"/>
        </w:rPr>
        <w:t xml:space="preserve">Se informan los campos del formulario de consulta de </w:t>
      </w:r>
      <w:del w:id="2500" w:author="OLIVARES MARTINEZ FERNANDO JESUS" w:date="2026-08-26T12:51:00Z">
        <w:r w:rsidDel="00471A76">
          <w:rPr>
            <w:lang w:val="es-ES_tradnl"/>
          </w:rPr>
          <w:delText>Parámetro</w:delText>
        </w:r>
      </w:del>
      <w:ins w:id="2501" w:author="OLIVARES MARTINEZ FERNANDO JESUS" w:date="2026-08-26T12:51:00Z">
        <w:r w:rsidR="00471A76">
          <w:rPr>
            <w:lang w:val="es-ES_tradnl"/>
          </w:rPr>
          <w:t>Ejército</w:t>
        </w:r>
      </w:ins>
      <w:r>
        <w:rPr>
          <w:lang w:val="es-ES_tradnl"/>
        </w:rPr>
        <w:t>:</w:t>
      </w:r>
    </w:p>
    <w:p w14:paraId="6FDABAD0" w14:textId="44416B14" w:rsidR="00D85B99" w:rsidRPr="009C2870" w:rsidRDefault="00D85B99" w:rsidP="00D85B99">
      <w:pPr>
        <w:pStyle w:val="Prrafodelista"/>
        <w:numPr>
          <w:ilvl w:val="0"/>
          <w:numId w:val="3"/>
        </w:numPr>
        <w:rPr>
          <w:lang w:val="es-ES_tradnl"/>
        </w:rPr>
      </w:pPr>
      <w:r w:rsidRPr="00AB3107">
        <w:rPr>
          <w:lang w:val="es-ES_tradnl"/>
        </w:rPr>
        <w:t xml:space="preserve">Formulario de </w:t>
      </w:r>
      <w:r>
        <w:rPr>
          <w:lang w:val="es-ES_tradnl"/>
        </w:rPr>
        <w:t>consulta</w:t>
      </w:r>
      <w:r w:rsidRPr="00AB3107">
        <w:rPr>
          <w:lang w:val="es-ES_tradnl"/>
        </w:rPr>
        <w:t>:</w:t>
      </w:r>
      <w:r>
        <w:rPr>
          <w:lang w:val="es-ES_tradnl"/>
        </w:rPr>
        <w:t xml:space="preserve"> el formulario de consulta tiene la misma definición de campo que el formulario del proceso de alta de un Parámetro (Ver </w:t>
      </w:r>
      <w:r w:rsidRPr="00F14BA6">
        <w:t>SIA_</w:t>
      </w:r>
      <w:r>
        <w:t>PR</w:t>
      </w:r>
      <w:r w:rsidRPr="00F14BA6">
        <w:t>GES</w:t>
      </w:r>
      <w:r>
        <w:t>CNFPAR</w:t>
      </w:r>
      <w:r w:rsidRPr="00F14BA6">
        <w:t>0</w:t>
      </w:r>
      <w:r>
        <w:t>2: Crear Parámetro</w:t>
      </w:r>
      <w:r>
        <w:rPr>
          <w:lang w:val="es-ES_tradnl"/>
        </w:rPr>
        <w:t xml:space="preserve">), </w:t>
      </w:r>
      <w:r w:rsidRPr="0088580D">
        <w:rPr>
          <w:b/>
          <w:u w:val="single"/>
          <w:lang w:val="es-ES_tradnl"/>
        </w:rPr>
        <w:t xml:space="preserve">con todos los campos </w:t>
      </w:r>
      <w:r>
        <w:rPr>
          <w:b/>
          <w:u w:val="single"/>
          <w:lang w:val="es-ES_tradnl"/>
        </w:rPr>
        <w:t>des</w:t>
      </w:r>
      <w:r w:rsidRPr="0088580D">
        <w:rPr>
          <w:b/>
          <w:u w:val="single"/>
          <w:lang w:val="es-ES_tradnl"/>
        </w:rPr>
        <w:t>habilitados</w:t>
      </w:r>
      <w:r>
        <w:rPr>
          <w:b/>
          <w:u w:val="single"/>
          <w:lang w:val="es-ES_tradnl"/>
        </w:rPr>
        <w:t>.</w:t>
      </w:r>
    </w:p>
    <w:p w14:paraId="0B3CE8AE" w14:textId="188C0530" w:rsidR="009C2870" w:rsidRDefault="009C2870" w:rsidP="009C2870">
      <w:pPr>
        <w:pStyle w:val="Prrafodelista"/>
        <w:numPr>
          <w:ilvl w:val="0"/>
          <w:numId w:val="3"/>
        </w:numPr>
      </w:pPr>
      <w:r>
        <w:rPr>
          <w:lang w:val="es-ES_tradnl"/>
        </w:rPr>
        <w:t xml:space="preserve">Gráficamente el formulario de </w:t>
      </w:r>
      <w:r>
        <w:rPr>
          <w:b/>
          <w:u w:val="single"/>
          <w:shd w:val="clear" w:color="auto" w:fill="FFF2CC" w:themeFill="accent4" w:themeFillTint="33"/>
          <w:lang w:val="es-ES_tradnl"/>
        </w:rPr>
        <w:t>Consultar</w:t>
      </w:r>
      <w:r w:rsidRPr="00F73F24">
        <w:rPr>
          <w:b/>
          <w:u w:val="single"/>
          <w:shd w:val="clear" w:color="auto" w:fill="FFF2CC" w:themeFill="accent4" w:themeFillTint="33"/>
          <w:lang w:val="es-ES_tradnl"/>
        </w:rPr>
        <w:t xml:space="preserve"> Parámetro</w:t>
      </w:r>
      <w:r w:rsidRPr="00F73F24">
        <w:rPr>
          <w:lang w:val="es-ES_tradnl"/>
        </w:rPr>
        <w:t xml:space="preserve">: </w:t>
      </w:r>
      <w:r w:rsidRPr="00F73F24">
        <w:rPr>
          <w:rStyle w:val="Hipervnculo"/>
          <w:rFonts w:cs="Arial"/>
          <w:u w:val="none"/>
        </w:rPr>
        <w:t>SIABOD.CNF.</w:t>
      </w:r>
      <w:r w:rsidRPr="00AC7D7D">
        <w:t>SIA_CUGESCNF</w:t>
      </w:r>
      <w:ins w:id="2502" w:author="OLIVARES MARTINEZ FERNANDO JESUS" w:date="2026-08-17T12:16:00Z">
        <w:r w:rsidR="007025DB">
          <w:t>PAR</w:t>
        </w:r>
      </w:ins>
      <w:r w:rsidRPr="00AC7D7D">
        <w:t>0</w:t>
      </w:r>
      <w:r>
        <w:t>3</w:t>
      </w:r>
      <w:r w:rsidRPr="00AC7D7D">
        <w:t xml:space="preserve"> C</w:t>
      </w:r>
      <w:r>
        <w:t>onsultar</w:t>
      </w:r>
      <w:r w:rsidRPr="00AC7D7D">
        <w:t xml:space="preserve"> Par</w:t>
      </w:r>
      <w:r>
        <w:t>á</w:t>
      </w:r>
      <w:r w:rsidRPr="00AC7D7D">
        <w:t>metro</w:t>
      </w:r>
      <w:r>
        <w:t>:</w:t>
      </w:r>
    </w:p>
    <w:p w14:paraId="3BE3D0B0" w14:textId="3D7E007D" w:rsidR="009C2870" w:rsidRPr="009C2870" w:rsidRDefault="009C2870" w:rsidP="009C2870">
      <w:pPr>
        <w:ind w:left="420"/>
        <w:rPr>
          <w:u w:val="single"/>
        </w:rPr>
      </w:pPr>
      <w:del w:id="2503" w:author="OLIVARES MARTINEZ FERNANDO JESUS" w:date="2026-08-26T12:52:00Z">
        <w:r w:rsidRPr="009C2870" w:rsidDel="00471A76">
          <w:rPr>
            <w:noProof/>
          </w:rPr>
          <w:drawing>
            <wp:inline distT="0" distB="0" distL="0" distR="0" wp14:anchorId="675683B9" wp14:editId="76FBCD11">
              <wp:extent cx="3105509" cy="2685650"/>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09999" cy="2689533"/>
                      </a:xfrm>
                      <a:prstGeom prst="rect">
                        <a:avLst/>
                      </a:prstGeom>
                    </pic:spPr>
                  </pic:pic>
                </a:graphicData>
              </a:graphic>
            </wp:inline>
          </w:drawing>
        </w:r>
      </w:del>
      <w:ins w:id="2504" w:author="OLIVARES MARTINEZ FERNANDO JESUS" w:date="2026-08-26T12:52:00Z">
        <w:r w:rsidR="00471A76" w:rsidRPr="00471A76">
          <w:rPr>
            <w:noProof/>
            <w:u w:val="single"/>
          </w:rPr>
          <w:drawing>
            <wp:inline distT="0" distB="0" distL="0" distR="0" wp14:anchorId="25E59480" wp14:editId="55ADDCDD">
              <wp:extent cx="2714685" cy="260985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19124" cy="2614118"/>
                      </a:xfrm>
                      <a:prstGeom prst="rect">
                        <a:avLst/>
                      </a:prstGeom>
                    </pic:spPr>
                  </pic:pic>
                </a:graphicData>
              </a:graphic>
            </wp:inline>
          </w:drawing>
        </w:r>
      </w:ins>
    </w:p>
    <w:p w14:paraId="3137D3A8" w14:textId="77777777" w:rsidR="009C2870" w:rsidRPr="009C2870" w:rsidRDefault="009C2870" w:rsidP="009C2870"/>
    <w:p w14:paraId="5E872C70" w14:textId="77777777" w:rsidR="00471A76" w:rsidRDefault="00471A76">
      <w:pPr>
        <w:spacing w:after="160" w:line="259" w:lineRule="auto"/>
        <w:rPr>
          <w:ins w:id="2505" w:author="OLIVARES MARTINEZ FERNANDO JESUS" w:date="2026-08-26T12:55:00Z"/>
        </w:rPr>
      </w:pPr>
      <w:ins w:id="2506" w:author="OLIVARES MARTINEZ FERNANDO JESUS" w:date="2026-08-26T12:55:00Z">
        <w:r>
          <w:br w:type="page"/>
        </w:r>
      </w:ins>
    </w:p>
    <w:p w14:paraId="353DAA0F" w14:textId="052E5BDF" w:rsidR="00D85B99" w:rsidRPr="00D85B99" w:rsidRDefault="00D85B99" w:rsidP="00D85B99">
      <w:pPr>
        <w:spacing w:after="160" w:line="259" w:lineRule="auto"/>
        <w:rPr>
          <w:u w:val="single"/>
        </w:rPr>
      </w:pPr>
      <w:r>
        <w:lastRenderedPageBreak/>
        <w:t xml:space="preserve">El formulario presenta los campos informados con el valor que tienen registrado en el </w:t>
      </w:r>
      <w:r w:rsidRPr="00D85B99">
        <w:rPr>
          <w:u w:val="single"/>
        </w:rPr>
        <w:t>correspondiente campo y tabla de la BD de SIABOD:</w:t>
      </w:r>
    </w:p>
    <w:tbl>
      <w:tblPr>
        <w:tblStyle w:val="Tablaconcuadrcula"/>
        <w:tblpPr w:leftFromText="141" w:rightFromText="141" w:vertAnchor="text" w:tblpX="-572" w:tblpY="1"/>
        <w:tblOverlap w:val="never"/>
        <w:tblW w:w="5337" w:type="pct"/>
        <w:tblLayout w:type="fixed"/>
        <w:tblLook w:val="04A0" w:firstRow="1" w:lastRow="0" w:firstColumn="1" w:lastColumn="0" w:noHBand="0" w:noVBand="1"/>
      </w:tblPr>
      <w:tblGrid>
        <w:gridCol w:w="1838"/>
        <w:gridCol w:w="2410"/>
        <w:gridCol w:w="709"/>
        <w:gridCol w:w="4109"/>
        <w:tblGridChange w:id="2507">
          <w:tblGrid>
            <w:gridCol w:w="1838"/>
            <w:gridCol w:w="2410"/>
            <w:gridCol w:w="709"/>
            <w:gridCol w:w="4109"/>
          </w:tblGrid>
        </w:tblGridChange>
      </w:tblGrid>
      <w:tr w:rsidR="00D85B99" w:rsidRPr="00784151" w14:paraId="574D7685" w14:textId="77777777">
        <w:trPr>
          <w:trHeight w:val="274"/>
        </w:trPr>
        <w:tc>
          <w:tcPr>
            <w:tcW w:w="5000" w:type="pct"/>
            <w:gridSpan w:val="4"/>
            <w:shd w:val="clear" w:color="auto" w:fill="1F4E79" w:themeFill="accent1" w:themeFillShade="80"/>
          </w:tcPr>
          <w:p w14:paraId="19B1DBE4" w14:textId="02D7392A" w:rsidR="00D85B99" w:rsidRDefault="00D85B99">
            <w:pPr>
              <w:jc w:val="center"/>
              <w:rPr>
                <w:b/>
                <w:color w:val="FFFFFF" w:themeColor="background1"/>
                <w:lang w:val="es-ES_tradnl"/>
              </w:rPr>
            </w:pPr>
            <w:r>
              <w:rPr>
                <w:b/>
                <w:color w:val="FFFFFF" w:themeColor="background1"/>
                <w:lang w:val="es-ES_tradnl"/>
              </w:rPr>
              <w:t xml:space="preserve">TABLA: </w:t>
            </w:r>
            <w:r>
              <w:t xml:space="preserve"> </w:t>
            </w:r>
            <w:r>
              <w:rPr>
                <w:b/>
                <w:color w:val="FFFFFF" w:themeColor="background1"/>
                <w:lang w:val="es-ES_tradnl"/>
              </w:rPr>
              <w:t>SIA_CNF_PARAMETRO</w:t>
            </w:r>
          </w:p>
        </w:tc>
      </w:tr>
      <w:tr w:rsidR="00D85B99" w:rsidRPr="00784151" w14:paraId="6E7593B5" w14:textId="77777777">
        <w:trPr>
          <w:trHeight w:val="1134"/>
        </w:trPr>
        <w:tc>
          <w:tcPr>
            <w:tcW w:w="1014" w:type="pct"/>
            <w:shd w:val="clear" w:color="auto" w:fill="1F4E79" w:themeFill="accent1" w:themeFillShade="80"/>
          </w:tcPr>
          <w:p w14:paraId="51C8AB1A" w14:textId="77777777" w:rsidR="00D85B99" w:rsidRPr="00784151" w:rsidRDefault="00D85B99">
            <w:pPr>
              <w:rPr>
                <w:b/>
                <w:color w:val="FFFFFF" w:themeColor="background1"/>
                <w:lang w:val="es-ES_tradnl"/>
              </w:rPr>
            </w:pPr>
            <w:r>
              <w:rPr>
                <w:b/>
                <w:color w:val="FFFFFF" w:themeColor="background1"/>
                <w:lang w:val="es-ES_tradnl"/>
              </w:rPr>
              <w:t>Campo Formulario</w:t>
            </w:r>
          </w:p>
        </w:tc>
        <w:tc>
          <w:tcPr>
            <w:tcW w:w="1329" w:type="pct"/>
            <w:shd w:val="clear" w:color="auto" w:fill="1F4E79" w:themeFill="accent1" w:themeFillShade="80"/>
          </w:tcPr>
          <w:p w14:paraId="1A58D5AC" w14:textId="77777777" w:rsidR="00D85B99" w:rsidRDefault="00D85B99">
            <w:pPr>
              <w:rPr>
                <w:b/>
                <w:color w:val="FFFFFF" w:themeColor="background1"/>
                <w:lang w:val="es-ES_tradnl"/>
              </w:rPr>
            </w:pPr>
            <w:r>
              <w:rPr>
                <w:b/>
                <w:color w:val="FFFFFF" w:themeColor="background1"/>
                <w:lang w:val="es-ES_tradnl"/>
              </w:rPr>
              <w:t>Campo BD</w:t>
            </w:r>
          </w:p>
        </w:tc>
        <w:tc>
          <w:tcPr>
            <w:tcW w:w="391" w:type="pct"/>
            <w:shd w:val="clear" w:color="auto" w:fill="1F4E79" w:themeFill="accent1" w:themeFillShade="80"/>
          </w:tcPr>
          <w:p w14:paraId="5D09D710" w14:textId="77777777" w:rsidR="00D85B99" w:rsidRDefault="00D85B99">
            <w:pPr>
              <w:rPr>
                <w:b/>
                <w:color w:val="FFFFFF" w:themeColor="background1"/>
                <w:lang w:val="es-ES_tradnl"/>
              </w:rPr>
            </w:pPr>
            <w:r>
              <w:rPr>
                <w:b/>
                <w:color w:val="FFFFFF" w:themeColor="background1"/>
                <w:lang w:val="es-ES_tradnl"/>
              </w:rPr>
              <w:t>Tipo</w:t>
            </w:r>
          </w:p>
        </w:tc>
        <w:tc>
          <w:tcPr>
            <w:tcW w:w="2266" w:type="pct"/>
            <w:shd w:val="clear" w:color="auto" w:fill="1F4E79" w:themeFill="accent1" w:themeFillShade="80"/>
          </w:tcPr>
          <w:p w14:paraId="5D8C67C3" w14:textId="77777777" w:rsidR="00D85B99" w:rsidRDefault="00D85B99">
            <w:pPr>
              <w:rPr>
                <w:b/>
                <w:color w:val="FFFFFF" w:themeColor="background1"/>
                <w:lang w:val="es-ES_tradnl"/>
              </w:rPr>
            </w:pPr>
            <w:r>
              <w:rPr>
                <w:b/>
                <w:color w:val="FFFFFF" w:themeColor="background1"/>
                <w:lang w:val="es-ES_tradnl"/>
              </w:rPr>
              <w:t>Detalles</w:t>
            </w:r>
          </w:p>
        </w:tc>
      </w:tr>
      <w:tr w:rsidR="00D85B99" w14:paraId="38A45BA6" w14:textId="77777777" w:rsidTr="00471A76">
        <w:tblPrEx>
          <w:tblW w:w="5337" w:type="pct"/>
          <w:tblLayout w:type="fixed"/>
          <w:tblPrExChange w:id="2508" w:author="OLIVARES MARTINEZ FERNANDO JESUS" w:date="2026-08-26T12:55:00Z">
            <w:tblPrEx>
              <w:tblW w:w="5337" w:type="pct"/>
              <w:tblLayout w:type="fixed"/>
            </w:tblPrEx>
          </w:tblPrExChange>
        </w:tblPrEx>
        <w:trPr>
          <w:trHeight w:val="404"/>
          <w:trPrChange w:id="2509" w:author="OLIVARES MARTINEZ FERNANDO JESUS" w:date="2026-08-26T12:55:00Z">
            <w:trPr>
              <w:trHeight w:val="404"/>
            </w:trPr>
          </w:trPrChange>
        </w:trPr>
        <w:tc>
          <w:tcPr>
            <w:tcW w:w="1014" w:type="pct"/>
            <w:shd w:val="clear" w:color="auto" w:fill="auto"/>
            <w:vAlign w:val="center"/>
            <w:tcPrChange w:id="2510" w:author="OLIVARES MARTINEZ FERNANDO JESUS" w:date="2026-08-26T12:55:00Z">
              <w:tcPr>
                <w:tcW w:w="1014" w:type="pct"/>
                <w:shd w:val="clear" w:color="auto" w:fill="auto"/>
              </w:tcPr>
            </w:tcPrChange>
          </w:tcPr>
          <w:p w14:paraId="2FB067DD" w14:textId="4EB5497F" w:rsidR="00D85B99" w:rsidRDefault="00D85B99">
            <w:pPr>
              <w:rPr>
                <w:lang w:val="es-ES_tradnl"/>
              </w:rPr>
            </w:pPr>
            <w:del w:id="2511" w:author="OLIVARES MARTINEZ FERNANDO JESUS" w:date="2026-08-26T12:52:00Z">
              <w:r w:rsidDel="00471A76">
                <w:rPr>
                  <w:lang w:val="es-ES_tradnl"/>
                </w:rPr>
                <w:delText>Código</w:delText>
              </w:r>
            </w:del>
            <w:ins w:id="2512" w:author="OLIVARES MARTINEZ FERNANDO JESUS" w:date="2026-08-26T12:52:00Z">
              <w:r w:rsidR="00471A76">
                <w:rPr>
                  <w:lang w:val="es-ES_tradnl"/>
                </w:rPr>
                <w:t>Identificador</w:t>
              </w:r>
            </w:ins>
            <w:del w:id="2513" w:author="OLIVARES MARTINEZ FERNANDO JESUS" w:date="2026-08-26T12:52:00Z">
              <w:r w:rsidDel="00471A76">
                <w:rPr>
                  <w:lang w:val="es-ES_tradnl"/>
                </w:rPr>
                <w:delText>*</w:delText>
              </w:r>
            </w:del>
          </w:p>
        </w:tc>
        <w:tc>
          <w:tcPr>
            <w:tcW w:w="1329" w:type="pct"/>
            <w:shd w:val="clear" w:color="auto" w:fill="auto"/>
            <w:vAlign w:val="center"/>
            <w:tcPrChange w:id="2514" w:author="OLIVARES MARTINEZ FERNANDO JESUS" w:date="2026-08-26T12:55:00Z">
              <w:tcPr>
                <w:tcW w:w="1329" w:type="pct"/>
                <w:shd w:val="clear" w:color="auto" w:fill="auto"/>
                <w:vAlign w:val="bottom"/>
              </w:tcPr>
            </w:tcPrChange>
          </w:tcPr>
          <w:p w14:paraId="1D8D4C59" w14:textId="18292497" w:rsidR="00D85B99" w:rsidRPr="00FC6EA0" w:rsidRDefault="00471A76">
            <w:pPr>
              <w:rPr>
                <w:lang w:val="es-ES_tradnl"/>
              </w:rPr>
            </w:pPr>
            <w:r w:rsidRPr="00471A76">
              <w:rPr>
                <w:rFonts w:ascii="Calibri" w:hAnsi="Calibri" w:cs="Calibri"/>
                <w:color w:val="000000"/>
                <w:sz w:val="22"/>
                <w:szCs w:val="22"/>
              </w:rPr>
              <w:t>ID_EJERCITO_SIPERDEF</w:t>
            </w:r>
            <w:del w:id="2515" w:author="OLIVARES MARTINEZ FERNANDO JESUS" w:date="2026-08-26T12:52:00Z">
              <w:r w:rsidR="00D85B99" w:rsidDel="00471A76">
                <w:rPr>
                  <w:rFonts w:ascii="Calibri" w:hAnsi="Calibri" w:cs="Calibri"/>
                  <w:color w:val="000000"/>
                  <w:sz w:val="22"/>
                  <w:szCs w:val="22"/>
                </w:rPr>
                <w:delText>CODIGO</w:delText>
              </w:r>
            </w:del>
          </w:p>
        </w:tc>
        <w:tc>
          <w:tcPr>
            <w:tcW w:w="391" w:type="pct"/>
            <w:shd w:val="clear" w:color="auto" w:fill="auto"/>
            <w:vAlign w:val="center"/>
            <w:tcPrChange w:id="2516" w:author="OLIVARES MARTINEZ FERNANDO JESUS" w:date="2026-08-26T12:55:00Z">
              <w:tcPr>
                <w:tcW w:w="391" w:type="pct"/>
                <w:shd w:val="clear" w:color="auto" w:fill="auto"/>
              </w:tcPr>
            </w:tcPrChange>
          </w:tcPr>
          <w:p w14:paraId="50B6BB9C" w14:textId="77777777" w:rsidR="00D85B99" w:rsidRPr="00F10BA8" w:rsidRDefault="00D85B99">
            <w:pPr>
              <w:rPr>
                <w:rFonts w:cs="Arial"/>
                <w:sz w:val="16"/>
                <w:szCs w:val="16"/>
              </w:rPr>
            </w:pPr>
            <w:r>
              <w:rPr>
                <w:rFonts w:cs="Arial"/>
                <w:sz w:val="16"/>
                <w:szCs w:val="16"/>
              </w:rPr>
              <w:t>AUT</w:t>
            </w:r>
          </w:p>
        </w:tc>
        <w:tc>
          <w:tcPr>
            <w:tcW w:w="2266" w:type="pct"/>
            <w:shd w:val="clear" w:color="auto" w:fill="auto"/>
            <w:vAlign w:val="center"/>
            <w:tcPrChange w:id="2517" w:author="OLIVARES MARTINEZ FERNANDO JESUS" w:date="2026-08-26T12:55:00Z">
              <w:tcPr>
                <w:tcW w:w="2266" w:type="pct"/>
                <w:shd w:val="clear" w:color="auto" w:fill="auto"/>
              </w:tcPr>
            </w:tcPrChange>
          </w:tcPr>
          <w:p w14:paraId="0D48423E" w14:textId="2E00B8A8" w:rsidR="00D85B99" w:rsidRDefault="00D85B99">
            <w:pPr>
              <w:rPr>
                <w:lang w:val="es-ES_tradnl"/>
              </w:rPr>
            </w:pPr>
            <w:del w:id="2518" w:author="OLIVARES MARTINEZ FERNANDO JESUS" w:date="2026-08-26T12:52:00Z">
              <w:r w:rsidDel="00471A76">
                <w:rPr>
                  <w:lang w:val="es-ES_tradnl"/>
                </w:rPr>
                <w:delText>Código del Parámetro</w:delText>
              </w:r>
            </w:del>
            <w:ins w:id="2519" w:author="OLIVARES MARTINEZ FERNANDO JESUS" w:date="2026-08-26T12:52:00Z">
              <w:r w:rsidR="00471A76">
                <w:rPr>
                  <w:lang w:val="es-ES_tradnl"/>
                </w:rPr>
                <w:t>Identificador en SIPERDEF</w:t>
              </w:r>
            </w:ins>
            <w:ins w:id="2520" w:author="OLIVARES MARTINEZ FERNANDO JESUS" w:date="2026-08-26T12:53:00Z">
              <w:r w:rsidR="00471A76">
                <w:rPr>
                  <w:lang w:val="es-ES_tradnl"/>
                </w:rPr>
                <w:t xml:space="preserve"> del Ejército</w:t>
              </w:r>
            </w:ins>
          </w:p>
          <w:p w14:paraId="2821ED96" w14:textId="77777777" w:rsidR="00D85B99" w:rsidRPr="00BD7E72" w:rsidRDefault="00D85B99">
            <w:pPr>
              <w:rPr>
                <w:b/>
                <w:noProof/>
              </w:rPr>
            </w:pPr>
            <w:r w:rsidRPr="00BD7E72">
              <w:rPr>
                <w:b/>
                <w:lang w:val="es-ES_tradnl"/>
              </w:rPr>
              <w:t>Inhabilitado</w:t>
            </w:r>
          </w:p>
        </w:tc>
      </w:tr>
      <w:tr w:rsidR="00D85B99" w14:paraId="6DDA7E3D" w14:textId="77777777" w:rsidTr="00471A76">
        <w:tblPrEx>
          <w:tblW w:w="5337" w:type="pct"/>
          <w:tblLayout w:type="fixed"/>
          <w:tblPrExChange w:id="2521" w:author="OLIVARES MARTINEZ FERNANDO JESUS" w:date="2026-08-26T12:55:00Z">
            <w:tblPrEx>
              <w:tblW w:w="5337" w:type="pct"/>
              <w:tblLayout w:type="fixed"/>
            </w:tblPrEx>
          </w:tblPrExChange>
        </w:tblPrEx>
        <w:trPr>
          <w:trHeight w:val="404"/>
          <w:trPrChange w:id="2522" w:author="OLIVARES MARTINEZ FERNANDO JESUS" w:date="2026-08-26T12:55:00Z">
            <w:trPr>
              <w:trHeight w:val="404"/>
            </w:trPr>
          </w:trPrChange>
        </w:trPr>
        <w:tc>
          <w:tcPr>
            <w:tcW w:w="1014" w:type="pct"/>
            <w:shd w:val="clear" w:color="auto" w:fill="FFFFFF" w:themeFill="background1"/>
            <w:vAlign w:val="center"/>
            <w:tcPrChange w:id="2523" w:author="OLIVARES MARTINEZ FERNANDO JESUS" w:date="2026-08-26T12:55:00Z">
              <w:tcPr>
                <w:tcW w:w="1014" w:type="pct"/>
                <w:shd w:val="clear" w:color="auto" w:fill="FFFFFF" w:themeFill="background1"/>
              </w:tcPr>
            </w:tcPrChange>
          </w:tcPr>
          <w:p w14:paraId="10B20E43" w14:textId="07738615" w:rsidR="00D85B99" w:rsidRPr="00732021" w:rsidRDefault="00D85B99">
            <w:pPr>
              <w:rPr>
                <w:lang w:val="es-ES_tradnl"/>
              </w:rPr>
            </w:pPr>
            <w:del w:id="2524" w:author="OLIVARES MARTINEZ FERNANDO JESUS" w:date="2026-08-26T12:53:00Z">
              <w:r w:rsidDel="00471A76">
                <w:rPr>
                  <w:lang w:val="es-ES_tradnl"/>
                </w:rPr>
                <w:delText>Valor</w:delText>
              </w:r>
            </w:del>
            <w:ins w:id="2525" w:author="OLIVARES MARTINEZ FERNANDO JESUS" w:date="2026-08-26T12:53:00Z">
              <w:r w:rsidR="00471A76">
                <w:rPr>
                  <w:lang w:val="es-ES_tradnl"/>
                </w:rPr>
                <w:t>Código</w:t>
              </w:r>
            </w:ins>
            <w:del w:id="2526" w:author="OLIVARES MARTINEZ FERNANDO JESUS" w:date="2026-08-26T12:53:00Z">
              <w:r w:rsidDel="00471A76">
                <w:rPr>
                  <w:lang w:val="es-ES_tradnl"/>
                </w:rPr>
                <w:delText>*</w:delText>
              </w:r>
            </w:del>
          </w:p>
        </w:tc>
        <w:tc>
          <w:tcPr>
            <w:tcW w:w="1329" w:type="pct"/>
            <w:shd w:val="clear" w:color="auto" w:fill="FFFFFF" w:themeFill="background1"/>
            <w:vAlign w:val="center"/>
            <w:tcPrChange w:id="2527" w:author="OLIVARES MARTINEZ FERNANDO JESUS" w:date="2026-08-26T12:55:00Z">
              <w:tcPr>
                <w:tcW w:w="1329" w:type="pct"/>
                <w:shd w:val="clear" w:color="auto" w:fill="FFFFFF" w:themeFill="background1"/>
                <w:vAlign w:val="bottom"/>
              </w:tcPr>
            </w:tcPrChange>
          </w:tcPr>
          <w:p w14:paraId="19D9E859" w14:textId="1AF67293" w:rsidR="00D85B99" w:rsidRDefault="00D85B99">
            <w:pPr>
              <w:rPr>
                <w:rFonts w:ascii="Calibri" w:hAnsi="Calibri" w:cs="Calibri"/>
                <w:color w:val="000000"/>
              </w:rPr>
            </w:pPr>
            <w:del w:id="2528" w:author="OLIVARES MARTINEZ FERNANDO JESUS" w:date="2026-08-26T12:53:00Z">
              <w:r w:rsidDel="00471A76">
                <w:rPr>
                  <w:rFonts w:ascii="Calibri" w:hAnsi="Calibri" w:cs="Calibri"/>
                  <w:color w:val="000000"/>
                </w:rPr>
                <w:delText>VALOR</w:delText>
              </w:r>
            </w:del>
            <w:ins w:id="2529" w:author="OLIVARES MARTINEZ FERNANDO JESUS" w:date="2026-08-26T12:53:00Z">
              <w:r w:rsidR="00471A76">
                <w:rPr>
                  <w:rFonts w:ascii="Calibri" w:hAnsi="Calibri" w:cs="Calibri"/>
                  <w:color w:val="000000"/>
                </w:rPr>
                <w:t>CODIGO</w:t>
              </w:r>
            </w:ins>
          </w:p>
        </w:tc>
        <w:tc>
          <w:tcPr>
            <w:tcW w:w="391" w:type="pct"/>
            <w:shd w:val="clear" w:color="auto" w:fill="FFFFFF" w:themeFill="background1"/>
            <w:vAlign w:val="center"/>
            <w:tcPrChange w:id="2530" w:author="OLIVARES MARTINEZ FERNANDO JESUS" w:date="2026-08-26T12:55:00Z">
              <w:tcPr>
                <w:tcW w:w="391" w:type="pct"/>
                <w:shd w:val="clear" w:color="auto" w:fill="FFFFFF" w:themeFill="background1"/>
              </w:tcPr>
            </w:tcPrChange>
          </w:tcPr>
          <w:p w14:paraId="57B36729" w14:textId="1A48409C" w:rsidR="00D85B99" w:rsidRDefault="00D85B99">
            <w:pPr>
              <w:rPr>
                <w:rFonts w:cs="Arial"/>
                <w:sz w:val="16"/>
                <w:szCs w:val="16"/>
              </w:rPr>
            </w:pPr>
            <w:r>
              <w:rPr>
                <w:rFonts w:cs="Arial"/>
                <w:sz w:val="16"/>
                <w:szCs w:val="16"/>
              </w:rPr>
              <w:t>AUT</w:t>
            </w:r>
          </w:p>
        </w:tc>
        <w:tc>
          <w:tcPr>
            <w:tcW w:w="2266" w:type="pct"/>
            <w:shd w:val="clear" w:color="auto" w:fill="FFFFFF" w:themeFill="background1"/>
            <w:vAlign w:val="center"/>
            <w:tcPrChange w:id="2531" w:author="OLIVARES MARTINEZ FERNANDO JESUS" w:date="2026-08-26T12:55:00Z">
              <w:tcPr>
                <w:tcW w:w="2266" w:type="pct"/>
                <w:shd w:val="clear" w:color="auto" w:fill="FFFFFF" w:themeFill="background1"/>
              </w:tcPr>
            </w:tcPrChange>
          </w:tcPr>
          <w:p w14:paraId="6D9D6711" w14:textId="3491E97F" w:rsidR="00D85B99" w:rsidRDefault="00D85B99" w:rsidP="00D85B99">
            <w:pPr>
              <w:rPr>
                <w:lang w:val="es-ES_tradnl"/>
              </w:rPr>
            </w:pPr>
            <w:del w:id="2532" w:author="OLIVARES MARTINEZ FERNANDO JESUS" w:date="2026-08-26T12:53:00Z">
              <w:r w:rsidDel="00471A76">
                <w:rPr>
                  <w:lang w:val="es-ES_tradnl"/>
                </w:rPr>
                <w:delText>Valor del Parámetro</w:delText>
              </w:r>
            </w:del>
            <w:ins w:id="2533" w:author="OLIVARES MARTINEZ FERNANDO JESUS" w:date="2026-08-26T12:53:00Z">
              <w:r w:rsidR="00471A76">
                <w:rPr>
                  <w:lang w:val="es-ES_tradnl"/>
                </w:rPr>
                <w:t>Código del Ejército</w:t>
              </w:r>
            </w:ins>
          </w:p>
          <w:p w14:paraId="18897F04" w14:textId="4A87FB33" w:rsidR="00D85B99" w:rsidRDefault="00D85B99" w:rsidP="00D85B99">
            <w:pPr>
              <w:rPr>
                <w:rFonts w:cs="Arial"/>
              </w:rPr>
            </w:pPr>
            <w:r w:rsidRPr="00BD7E72">
              <w:rPr>
                <w:b/>
                <w:lang w:val="es-ES_tradnl"/>
              </w:rPr>
              <w:t>Inhabilitado</w:t>
            </w:r>
          </w:p>
        </w:tc>
      </w:tr>
      <w:tr w:rsidR="00D85B99" w14:paraId="5EC180F7" w14:textId="77777777" w:rsidTr="00471A76">
        <w:tblPrEx>
          <w:tblW w:w="5337" w:type="pct"/>
          <w:tblLayout w:type="fixed"/>
          <w:tblPrExChange w:id="2534" w:author="OLIVARES MARTINEZ FERNANDO JESUS" w:date="2026-08-26T12:55:00Z">
            <w:tblPrEx>
              <w:tblW w:w="5337" w:type="pct"/>
              <w:tblLayout w:type="fixed"/>
            </w:tblPrEx>
          </w:tblPrExChange>
        </w:tblPrEx>
        <w:trPr>
          <w:trHeight w:val="404"/>
          <w:trPrChange w:id="2535" w:author="OLIVARES MARTINEZ FERNANDO JESUS" w:date="2026-08-26T12:55:00Z">
            <w:trPr>
              <w:trHeight w:val="404"/>
            </w:trPr>
          </w:trPrChange>
        </w:trPr>
        <w:tc>
          <w:tcPr>
            <w:tcW w:w="1014" w:type="pct"/>
            <w:shd w:val="clear" w:color="auto" w:fill="FFFFFF" w:themeFill="background1"/>
            <w:vAlign w:val="center"/>
            <w:tcPrChange w:id="2536" w:author="OLIVARES MARTINEZ FERNANDO JESUS" w:date="2026-08-26T12:55:00Z">
              <w:tcPr>
                <w:tcW w:w="1014" w:type="pct"/>
                <w:shd w:val="clear" w:color="auto" w:fill="FFFFFF" w:themeFill="background1"/>
              </w:tcPr>
            </w:tcPrChange>
          </w:tcPr>
          <w:p w14:paraId="145CC613" w14:textId="09472CF7" w:rsidR="00D85B99" w:rsidRDefault="00D85B99">
            <w:pPr>
              <w:rPr>
                <w:lang w:val="es-ES_tradnl"/>
              </w:rPr>
            </w:pPr>
            <w:r>
              <w:rPr>
                <w:lang w:val="es-ES_tradnl"/>
              </w:rPr>
              <w:t>Descripción</w:t>
            </w:r>
          </w:p>
        </w:tc>
        <w:tc>
          <w:tcPr>
            <w:tcW w:w="1329" w:type="pct"/>
            <w:shd w:val="clear" w:color="auto" w:fill="FFFFFF" w:themeFill="background1"/>
            <w:vAlign w:val="center"/>
            <w:tcPrChange w:id="2537" w:author="OLIVARES MARTINEZ FERNANDO JESUS" w:date="2026-08-26T12:55:00Z">
              <w:tcPr>
                <w:tcW w:w="1329" w:type="pct"/>
                <w:shd w:val="clear" w:color="auto" w:fill="FFFFFF" w:themeFill="background1"/>
                <w:vAlign w:val="center"/>
              </w:tcPr>
            </w:tcPrChange>
          </w:tcPr>
          <w:p w14:paraId="4627876A" w14:textId="48E91636" w:rsidR="00D85B99" w:rsidRPr="00FC6EA0" w:rsidRDefault="00D85B99">
            <w:pPr>
              <w:rPr>
                <w:lang w:val="es-ES_tradnl"/>
              </w:rPr>
            </w:pPr>
            <w:r>
              <w:rPr>
                <w:rFonts w:ascii="Calibri" w:hAnsi="Calibri" w:cs="Calibri"/>
                <w:color w:val="000000"/>
                <w:sz w:val="22"/>
                <w:szCs w:val="22"/>
              </w:rPr>
              <w:t>DESCRIPCION</w:t>
            </w:r>
          </w:p>
        </w:tc>
        <w:tc>
          <w:tcPr>
            <w:tcW w:w="391" w:type="pct"/>
            <w:shd w:val="clear" w:color="auto" w:fill="FFFFFF" w:themeFill="background1"/>
            <w:vAlign w:val="center"/>
            <w:tcPrChange w:id="2538" w:author="OLIVARES MARTINEZ FERNANDO JESUS" w:date="2026-08-26T12:55:00Z">
              <w:tcPr>
                <w:tcW w:w="391" w:type="pct"/>
                <w:shd w:val="clear" w:color="auto" w:fill="FFFFFF" w:themeFill="background1"/>
              </w:tcPr>
            </w:tcPrChange>
          </w:tcPr>
          <w:p w14:paraId="7582D668" w14:textId="77777777" w:rsidR="00D85B99" w:rsidRDefault="00D85B99">
            <w:pPr>
              <w:rPr>
                <w:rFonts w:cs="Arial"/>
                <w:sz w:val="16"/>
                <w:szCs w:val="16"/>
              </w:rPr>
            </w:pPr>
            <w:r>
              <w:rPr>
                <w:rFonts w:cs="Arial"/>
                <w:sz w:val="16"/>
                <w:szCs w:val="16"/>
              </w:rPr>
              <w:t>AUT</w:t>
            </w:r>
          </w:p>
        </w:tc>
        <w:tc>
          <w:tcPr>
            <w:tcW w:w="2266" w:type="pct"/>
            <w:shd w:val="clear" w:color="auto" w:fill="FFFFFF" w:themeFill="background1"/>
            <w:vAlign w:val="center"/>
            <w:tcPrChange w:id="2539" w:author="OLIVARES MARTINEZ FERNANDO JESUS" w:date="2026-08-26T12:55:00Z">
              <w:tcPr>
                <w:tcW w:w="2266" w:type="pct"/>
                <w:shd w:val="clear" w:color="auto" w:fill="FFFFFF" w:themeFill="background1"/>
              </w:tcPr>
            </w:tcPrChange>
          </w:tcPr>
          <w:p w14:paraId="37683903" w14:textId="77777777" w:rsidR="00D85B99" w:rsidRDefault="00D85B99">
            <w:pPr>
              <w:rPr>
                <w:rFonts w:cs="Arial"/>
              </w:rPr>
            </w:pPr>
            <w:r>
              <w:rPr>
                <w:rFonts w:cs="Arial"/>
              </w:rPr>
              <w:t>Se informará el valor informado en la BD.</w:t>
            </w:r>
          </w:p>
          <w:p w14:paraId="345FEADA" w14:textId="77777777" w:rsidR="00D85B99" w:rsidRPr="007F3924" w:rsidRDefault="00D85B99">
            <w:pPr>
              <w:rPr>
                <w:rFonts w:cs="Arial"/>
              </w:rPr>
            </w:pPr>
            <w:r w:rsidRPr="00BD7E72">
              <w:rPr>
                <w:b/>
                <w:lang w:val="es-ES_tradnl"/>
              </w:rPr>
              <w:t>Inhabilitado</w:t>
            </w:r>
          </w:p>
        </w:tc>
      </w:tr>
      <w:tr w:rsidR="00C5617F" w14:paraId="0C8CBBB1" w14:textId="77777777" w:rsidTr="00471A76">
        <w:tblPrEx>
          <w:tblW w:w="5337" w:type="pct"/>
          <w:tblLayout w:type="fixed"/>
          <w:tblPrExChange w:id="2540" w:author="OLIVARES MARTINEZ FERNANDO JESUS" w:date="2026-08-26T12:55:00Z">
            <w:tblPrEx>
              <w:tblW w:w="5337" w:type="pct"/>
              <w:tblLayout w:type="fixed"/>
            </w:tblPrEx>
          </w:tblPrExChange>
        </w:tblPrEx>
        <w:trPr>
          <w:trHeight w:val="373"/>
          <w:trPrChange w:id="2541" w:author="OLIVARES MARTINEZ FERNANDO JESUS" w:date="2026-08-26T12:55:00Z">
            <w:trPr>
              <w:trHeight w:val="373"/>
            </w:trPr>
          </w:trPrChange>
        </w:trPr>
        <w:tc>
          <w:tcPr>
            <w:tcW w:w="1014" w:type="pct"/>
            <w:shd w:val="clear" w:color="auto" w:fill="FFFFFF" w:themeFill="background1"/>
            <w:vAlign w:val="center"/>
            <w:tcPrChange w:id="2542" w:author="OLIVARES MARTINEZ FERNANDO JESUS" w:date="2026-08-26T12:55:00Z">
              <w:tcPr>
                <w:tcW w:w="1014" w:type="pct"/>
                <w:shd w:val="clear" w:color="auto" w:fill="FFFFFF" w:themeFill="background1"/>
                <w:vAlign w:val="center"/>
              </w:tcPr>
            </w:tcPrChange>
          </w:tcPr>
          <w:p w14:paraId="407D606B" w14:textId="574EE324" w:rsidR="00C5617F" w:rsidRDefault="00C5617F" w:rsidP="00C5617F">
            <w:pPr>
              <w:rPr>
                <w:rFonts w:ascii="Calibri" w:hAnsi="Calibri" w:cs="Calibri"/>
                <w:color w:val="000000"/>
              </w:rPr>
            </w:pPr>
            <w:del w:id="2543" w:author="OLIVARES MARTINEZ FERNANDO JESUS" w:date="2026-08-17T12:16:00Z">
              <w:r w:rsidDel="007025DB">
                <w:rPr>
                  <w:lang w:val="es-ES_tradnl"/>
                </w:rPr>
                <w:delText>Activado</w:delText>
              </w:r>
            </w:del>
            <w:r w:rsidR="007025DB">
              <w:rPr>
                <w:lang w:val="es-ES_tradnl"/>
              </w:rPr>
              <w:t>Activo/Inactivo</w:t>
            </w:r>
            <w:r>
              <w:rPr>
                <w:lang w:val="es-ES_tradnl"/>
              </w:rPr>
              <w:t>*</w:t>
            </w:r>
          </w:p>
        </w:tc>
        <w:tc>
          <w:tcPr>
            <w:tcW w:w="1329" w:type="pct"/>
            <w:shd w:val="clear" w:color="auto" w:fill="FFFFFF" w:themeFill="background1"/>
            <w:vAlign w:val="center"/>
            <w:tcPrChange w:id="2544" w:author="OLIVARES MARTINEZ FERNANDO JESUS" w:date="2026-08-26T12:55:00Z">
              <w:tcPr>
                <w:tcW w:w="1329" w:type="pct"/>
                <w:shd w:val="clear" w:color="auto" w:fill="FFFFFF" w:themeFill="background1"/>
                <w:vAlign w:val="center"/>
              </w:tcPr>
            </w:tcPrChange>
          </w:tcPr>
          <w:p w14:paraId="24E8B6CC" w14:textId="5CB3C309" w:rsidR="00C5617F" w:rsidRDefault="00C5617F" w:rsidP="00C5617F">
            <w:pPr>
              <w:rPr>
                <w:lang w:val="es-ES_tradnl"/>
              </w:rPr>
            </w:pPr>
            <w:r w:rsidRPr="00B736C1">
              <w:rPr>
                <w:rFonts w:ascii="Calibri" w:hAnsi="Calibri" w:cs="Calibri"/>
                <w:color w:val="000000"/>
                <w:sz w:val="22"/>
                <w:szCs w:val="22"/>
                <w:highlight w:val="yellow"/>
              </w:rPr>
              <w:t>I</w:t>
            </w:r>
            <w:r>
              <w:rPr>
                <w:rFonts w:ascii="Calibri" w:hAnsi="Calibri" w:cs="Calibri"/>
                <w:color w:val="000000"/>
                <w:sz w:val="22"/>
                <w:szCs w:val="22"/>
              </w:rPr>
              <w:t>ND_ACTIVO</w:t>
            </w:r>
          </w:p>
        </w:tc>
        <w:tc>
          <w:tcPr>
            <w:tcW w:w="391" w:type="pct"/>
            <w:shd w:val="clear" w:color="auto" w:fill="FFFFFF" w:themeFill="background1"/>
            <w:vAlign w:val="center"/>
            <w:tcPrChange w:id="2545" w:author="OLIVARES MARTINEZ FERNANDO JESUS" w:date="2026-08-26T12:55:00Z">
              <w:tcPr>
                <w:tcW w:w="391" w:type="pct"/>
                <w:shd w:val="clear" w:color="auto" w:fill="FFFFFF" w:themeFill="background1"/>
              </w:tcPr>
            </w:tcPrChange>
          </w:tcPr>
          <w:p w14:paraId="0EB9865B" w14:textId="66723995" w:rsidR="00C5617F" w:rsidRDefault="00C5617F" w:rsidP="00C5617F">
            <w:pPr>
              <w:rPr>
                <w:rFonts w:cs="Arial"/>
                <w:sz w:val="16"/>
                <w:szCs w:val="16"/>
              </w:rPr>
            </w:pPr>
            <w:r>
              <w:rPr>
                <w:rFonts w:cs="Arial"/>
                <w:sz w:val="16"/>
                <w:szCs w:val="16"/>
              </w:rPr>
              <w:t>ALG</w:t>
            </w:r>
          </w:p>
        </w:tc>
        <w:tc>
          <w:tcPr>
            <w:tcW w:w="2266" w:type="pct"/>
            <w:shd w:val="clear" w:color="auto" w:fill="FFFFFF" w:themeFill="background1"/>
            <w:vAlign w:val="center"/>
            <w:tcPrChange w:id="2546" w:author="OLIVARES MARTINEZ FERNANDO JESUS" w:date="2026-08-26T12:55:00Z">
              <w:tcPr>
                <w:tcW w:w="2266" w:type="pct"/>
                <w:shd w:val="clear" w:color="auto" w:fill="FFFFFF" w:themeFill="background1"/>
              </w:tcPr>
            </w:tcPrChange>
          </w:tcPr>
          <w:p w14:paraId="7FC63813" w14:textId="484E44AD" w:rsidR="00C5617F" w:rsidRDefault="00C5617F" w:rsidP="00C5617F">
            <w:pPr>
              <w:rPr>
                <w:rFonts w:cs="Arial"/>
              </w:rPr>
            </w:pPr>
            <w:r>
              <w:rPr>
                <w:rFonts w:cs="Arial"/>
              </w:rPr>
              <w:t>Se mostrará estado activación “Activo” o “Inactivo” dependiendo del valor informado en el campo “IND_ACTIVO”:</w:t>
            </w:r>
          </w:p>
          <w:p w14:paraId="72622770" w14:textId="1D22F3C7" w:rsidR="00C5617F" w:rsidRDefault="00C5617F" w:rsidP="00C5617F">
            <w:pPr>
              <w:pStyle w:val="Prrafodelista"/>
              <w:numPr>
                <w:ilvl w:val="0"/>
                <w:numId w:val="3"/>
              </w:numPr>
              <w:rPr>
                <w:noProof/>
              </w:rPr>
            </w:pPr>
            <w:r>
              <w:rPr>
                <w:noProof/>
              </w:rPr>
              <w:t>1</w:t>
            </w:r>
            <w:r w:rsidRPr="00732021">
              <w:rPr>
                <w:noProof/>
              </w:rPr>
              <w:sym w:font="Wingdings" w:char="F0E0"/>
            </w:r>
            <w:r>
              <w:rPr>
                <w:noProof/>
              </w:rPr>
              <w:t>”Activo”</w:t>
            </w:r>
          </w:p>
          <w:p w14:paraId="3A8FDB50" w14:textId="6B2BFCAF" w:rsidR="00C5617F" w:rsidRPr="00732021" w:rsidRDefault="00C5617F" w:rsidP="00C5617F">
            <w:pPr>
              <w:pStyle w:val="Prrafodelista"/>
              <w:numPr>
                <w:ilvl w:val="0"/>
                <w:numId w:val="3"/>
              </w:numPr>
              <w:rPr>
                <w:noProof/>
              </w:rPr>
            </w:pPr>
            <w:r>
              <w:rPr>
                <w:noProof/>
              </w:rPr>
              <w:t>0</w:t>
            </w:r>
            <w:r w:rsidRPr="00732021">
              <w:rPr>
                <w:noProof/>
              </w:rPr>
              <w:sym w:font="Wingdings" w:char="F0E0"/>
            </w:r>
            <w:r>
              <w:rPr>
                <w:noProof/>
              </w:rPr>
              <w:t>“Inactivo”</w:t>
            </w:r>
          </w:p>
          <w:p w14:paraId="5E7368EA" w14:textId="3BDD6DFF" w:rsidR="00C5617F" w:rsidRPr="001A3C54" w:rsidRDefault="00C5617F" w:rsidP="00C5617F">
            <w:pPr>
              <w:rPr>
                <w:rFonts w:cs="Arial"/>
              </w:rPr>
            </w:pPr>
            <w:r w:rsidRPr="00BD7E72">
              <w:rPr>
                <w:b/>
                <w:lang w:val="es-ES_tradnl"/>
              </w:rPr>
              <w:t>Inhabilitado</w:t>
            </w:r>
          </w:p>
        </w:tc>
      </w:tr>
    </w:tbl>
    <w:p w14:paraId="7F77372E" w14:textId="77777777" w:rsidR="00D85B99" w:rsidRPr="00C5617F" w:rsidRDefault="00D85B99" w:rsidP="001F00F3">
      <w:pPr>
        <w:rPr>
          <w:u w:val="single"/>
          <w:lang w:val="es-ES_tradnl"/>
        </w:rPr>
      </w:pPr>
    </w:p>
    <w:p w14:paraId="1DAAA001" w14:textId="71CAFDD3" w:rsidR="00FB687D" w:rsidRDefault="00FB687D" w:rsidP="00FB687D">
      <w:pPr>
        <w:pStyle w:val="Ttulo2"/>
        <w:numPr>
          <w:ilvl w:val="2"/>
          <w:numId w:val="1"/>
        </w:numPr>
      </w:pPr>
      <w:bookmarkStart w:id="2547" w:name="_Toc238141164"/>
      <w:r w:rsidRPr="00F14BA6">
        <w:t>SIA_</w:t>
      </w:r>
      <w:del w:id="2548" w:author="OLIVARES MARTINEZ FERNANDO JESUS" w:date="2026-08-26T12:55:00Z">
        <w:r w:rsidDel="00471A76">
          <w:delText>PR</w:delText>
        </w:r>
        <w:r w:rsidRPr="00F14BA6" w:rsidDel="00471A76">
          <w:delText>GES</w:delText>
        </w:r>
        <w:r w:rsidDel="00471A76">
          <w:delText>CNF</w:delText>
        </w:r>
        <w:r w:rsidR="005B5838" w:rsidDel="00471A76">
          <w:delText>PAR</w:delText>
        </w:r>
        <w:r w:rsidRPr="00F14BA6" w:rsidDel="00471A76">
          <w:delText>0</w:delText>
        </w:r>
        <w:r w:rsidDel="00471A76">
          <w:delText>4</w:delText>
        </w:r>
        <w:r w:rsidR="009D6A77" w:rsidDel="00471A76">
          <w:delText xml:space="preserve"> </w:delText>
        </w:r>
      </w:del>
      <w:ins w:id="2549" w:author="OLIVARES MARTINEZ FERNANDO JESUS" w:date="2026-08-26T12:55:00Z">
        <w:r w:rsidR="00471A76">
          <w:t>PR</w:t>
        </w:r>
        <w:r w:rsidR="00471A76" w:rsidRPr="00F14BA6">
          <w:t>GES</w:t>
        </w:r>
        <w:r w:rsidR="00471A76">
          <w:t>DATEJE</w:t>
        </w:r>
        <w:r w:rsidR="00471A76" w:rsidRPr="00F14BA6">
          <w:t>0</w:t>
        </w:r>
        <w:r w:rsidR="00471A76">
          <w:t xml:space="preserve">4 </w:t>
        </w:r>
      </w:ins>
      <w:r w:rsidR="009D6A77">
        <w:t>-</w:t>
      </w:r>
      <w:r>
        <w:t xml:space="preserve"> Actualizar</w:t>
      </w:r>
      <w:r w:rsidRPr="00F14BA6">
        <w:t xml:space="preserve"> </w:t>
      </w:r>
      <w:ins w:id="2550" w:author="OLIVARES MARTINEZ FERNANDO JESUS" w:date="2026-08-17T11:55:00Z">
        <w:r w:rsidR="00566244">
          <w:t>&lt;&lt;</w:t>
        </w:r>
      </w:ins>
      <w:del w:id="2551" w:author="OLIVARES MARTINEZ FERNANDO JESUS" w:date="2026-08-26T12:55:00Z">
        <w:r w:rsidDel="00471A76">
          <w:delText>Par</w:delText>
        </w:r>
      </w:del>
      <w:ins w:id="2552" w:author="OLIVARES MARTINEZ FERNANDO JESUS" w:date="2026-08-26T12:55:00Z">
        <w:r w:rsidR="00471A76">
          <w:t>Registro Maestro</w:t>
        </w:r>
      </w:ins>
      <w:del w:id="2553" w:author="OLIVARES MARTINEZ FERNANDO JESUS" w:date="2026-08-26T12:55:00Z">
        <w:r w:rsidDel="00471A76">
          <w:delText>ámetro</w:delText>
        </w:r>
      </w:del>
      <w:ins w:id="2554" w:author="OLIVARES MARTINEZ FERNANDO JESUS" w:date="2026-08-17T11:55:00Z">
        <w:r w:rsidR="00566244">
          <w:t>&gt;&gt;</w:t>
        </w:r>
      </w:ins>
      <w:bookmarkEnd w:id="2547"/>
    </w:p>
    <w:p w14:paraId="35C8FF89" w14:textId="77777777" w:rsidR="00FB687D" w:rsidRDefault="00FB687D" w:rsidP="00FB687D">
      <w:r>
        <w:t>En el siguiente esquema se describe el flujo de proceso que se debe implementar para el caso de uso:</w:t>
      </w:r>
    </w:p>
    <w:p w14:paraId="7AFFF4F2" w14:textId="0A71EE74" w:rsidR="00FB687D" w:rsidRDefault="00FB687D" w:rsidP="00FB687D">
      <w:pPr>
        <w:pStyle w:val="Prrafodelista"/>
        <w:numPr>
          <w:ilvl w:val="0"/>
          <w:numId w:val="41"/>
        </w:numPr>
      </w:pPr>
      <w:r w:rsidRPr="00A90069">
        <w:t>SIA_CUGES</w:t>
      </w:r>
      <w:ins w:id="2555" w:author="OLIVARES MARTINEZ FERNANDO JESUS" w:date="2026-08-26T12:55:00Z">
        <w:r w:rsidR="0061242E">
          <w:t>DATEJE</w:t>
        </w:r>
      </w:ins>
      <w:del w:id="2556" w:author="OLIVARES MARTINEZ FERNANDO JESUS" w:date="2026-08-26T12:55:00Z">
        <w:r w:rsidRPr="00A90069" w:rsidDel="0061242E">
          <w:delText>CNF</w:delText>
        </w:r>
      </w:del>
      <w:r w:rsidRPr="00A90069">
        <w:t>0</w:t>
      </w:r>
      <w:r>
        <w:t>4</w:t>
      </w:r>
      <w:r w:rsidRPr="00A90069">
        <w:t>:</w:t>
      </w:r>
      <w:r>
        <w:t xml:space="preserve"> Actualizar</w:t>
      </w:r>
      <w:r w:rsidRPr="00A90069">
        <w:t xml:space="preserve"> &lt;&lt;</w:t>
      </w:r>
      <w:del w:id="2557" w:author="OLIVARES MARTINEZ FERNANDO JESUS" w:date="2026-08-26T12:55:00Z">
        <w:r w:rsidRPr="00A90069" w:rsidDel="0061242E">
          <w:delText>Par</w:delText>
        </w:r>
        <w:r w:rsidDel="0061242E">
          <w:delText>á</w:delText>
        </w:r>
        <w:r w:rsidRPr="00A90069" w:rsidDel="0061242E">
          <w:delText>metro</w:delText>
        </w:r>
      </w:del>
      <w:ins w:id="2558" w:author="OLIVARES MARTINEZ FERNANDO JESUS" w:date="2026-08-26T12:55:00Z">
        <w:r w:rsidR="0061242E">
          <w:t>Registro Ma</w:t>
        </w:r>
      </w:ins>
      <w:ins w:id="2559" w:author="OLIVARES MARTINEZ FERNANDO JESUS" w:date="2026-08-26T12:56:00Z">
        <w:r w:rsidR="0061242E">
          <w:t>estro</w:t>
        </w:r>
      </w:ins>
      <w:r w:rsidRPr="00A90069">
        <w:t>&gt;&gt;</w:t>
      </w:r>
    </w:p>
    <w:p w14:paraId="5033E9FD" w14:textId="13349DC4" w:rsidR="009866AF" w:rsidRDefault="009866AF" w:rsidP="001F00F3">
      <w:pPr>
        <w:spacing w:after="0" w:line="240" w:lineRule="auto"/>
        <w:rPr>
          <w:u w:val="single"/>
          <w:lang w:val="es-ES_tradnl"/>
        </w:rPr>
      </w:pPr>
      <w:del w:id="2560" w:author="OLIVARES MARTINEZ FERNANDO JESUS" w:date="2026-08-17T11:52:00Z">
        <w:r w:rsidDel="00F92ED4">
          <w:rPr>
            <w:noProof/>
          </w:rPr>
          <w:lastRenderedPageBreak/>
          <w:drawing>
            <wp:inline distT="0" distB="0" distL="0" distR="0" wp14:anchorId="4DC344B4" wp14:editId="2BA2FB63">
              <wp:extent cx="3873500" cy="88849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73500" cy="8884920"/>
                      </a:xfrm>
                      <a:prstGeom prst="rect">
                        <a:avLst/>
                      </a:prstGeom>
                      <a:noFill/>
                      <a:ln>
                        <a:noFill/>
                      </a:ln>
                    </pic:spPr>
                  </pic:pic>
                </a:graphicData>
              </a:graphic>
            </wp:inline>
          </w:drawing>
        </w:r>
      </w:del>
      <w:ins w:id="2561" w:author="OLIVARES MARTINEZ FERNANDO JESUS" w:date="2026-08-17T11:52:00Z">
        <w:r w:rsidR="00F92ED4" w:rsidRPr="00F92ED4">
          <w:rPr>
            <w:noProof/>
          </w:rPr>
          <w:t xml:space="preserve"> </w:t>
        </w:r>
      </w:ins>
      <w:ins w:id="2562" w:author="OLIVARES MARTINEZ FERNANDO JESUS" w:date="2026-08-26T12:58:00Z">
        <w:r w:rsidR="005F53D2">
          <w:rPr>
            <w:noProof/>
          </w:rPr>
          <w:drawing>
            <wp:inline distT="0" distB="0" distL="0" distR="0" wp14:anchorId="64951FDF" wp14:editId="47F4ACA4">
              <wp:extent cx="4368165" cy="8891270"/>
              <wp:effectExtent l="0" t="0" r="0" b="508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68165" cy="8891270"/>
                      </a:xfrm>
                      <a:prstGeom prst="rect">
                        <a:avLst/>
                      </a:prstGeom>
                    </pic:spPr>
                  </pic:pic>
                </a:graphicData>
              </a:graphic>
            </wp:inline>
          </w:drawing>
        </w:r>
      </w:ins>
    </w:p>
    <w:p w14:paraId="322F4AAF" w14:textId="3E02ABB0" w:rsidR="003B0A3A" w:rsidDel="00AA06CA" w:rsidRDefault="00E20F23" w:rsidP="003B0A3A">
      <w:pPr>
        <w:spacing w:after="0" w:line="240" w:lineRule="auto"/>
        <w:rPr>
          <w:del w:id="2563" w:author="OLIVARES MARTINEZ FERNANDO JESUS" w:date="2026-08-19T10:27:00Z"/>
          <w:lang w:val="es-ES_tradnl"/>
        </w:rPr>
      </w:pPr>
      <w:ins w:id="2564" w:author="OLIVARES MARTINEZ FERNANDO JESUS" w:date="2026-08-19T10:27:00Z">
        <w:r>
          <w:lastRenderedPageBreak/>
          <w:t xml:space="preserve">El proceso se inicia cuando el usuario selecciona uno de los </w:t>
        </w:r>
      </w:ins>
      <w:ins w:id="2565" w:author="OLIVARES MARTINEZ FERNANDO JESUS" w:date="2026-08-26T12:58:00Z">
        <w:r w:rsidR="00AA06CA">
          <w:t>ejércitos</w:t>
        </w:r>
      </w:ins>
      <w:ins w:id="2566" w:author="OLIVARES MARTINEZ FERNANDO JESUS" w:date="2026-08-19T10:27:00Z">
        <w:r>
          <w:t xml:space="preserve"> mostrados en la lista de </w:t>
        </w:r>
      </w:ins>
      <w:ins w:id="2567" w:author="OLIVARES MARTINEZ FERNANDO JESUS" w:date="2026-08-26T12:58:00Z">
        <w:r w:rsidR="00AA06CA">
          <w:t>registros</w:t>
        </w:r>
      </w:ins>
      <w:ins w:id="2568" w:author="OLIVARES MARTINEZ FERNANDO JESUS" w:date="2026-08-19T10:27:00Z">
        <w:r>
          <w:t xml:space="preserve"> recuperados y mostrados, en la columna “Acciones”, hace click en “</w:t>
        </w:r>
      </w:ins>
      <w:ins w:id="2569" w:author="OLIVARES MARTINEZ FERNANDO JESUS" w:date="2026-08-19T10:28:00Z">
        <w:r>
          <w:t>…”</w:t>
        </w:r>
      </w:ins>
      <w:ins w:id="2570" w:author="OLIVARES MARTINEZ FERNANDO JESUS" w:date="2026-08-19T10:27:00Z">
        <w:r>
          <w:t xml:space="preserve"> y se muestra un menú pop-up con la opción “</w:t>
        </w:r>
      </w:ins>
      <w:ins w:id="2571" w:author="OLIVARES MARTINEZ FERNANDO JESUS" w:date="2026-08-19T10:29:00Z">
        <w:r>
          <w:t xml:space="preserve">Modificar </w:t>
        </w:r>
      </w:ins>
      <w:ins w:id="2572" w:author="OLIVARES MARTINEZ FERNANDO JESUS" w:date="2026-08-26T12:58:00Z">
        <w:r w:rsidR="00AA06CA">
          <w:t>Ejército</w:t>
        </w:r>
      </w:ins>
      <w:ins w:id="2573" w:author="OLIVARES MARTINEZ FERNANDO JESUS" w:date="2026-08-19T10:27:00Z">
        <w:r>
          <w:t xml:space="preserve">” y hace click sobre esta opción. En ese momento se recuperan los datos del </w:t>
        </w:r>
      </w:ins>
      <w:ins w:id="2574" w:author="OLIVARES MARTINEZ FERNANDO JESUS" w:date="2026-08-26T12:58:00Z">
        <w:r w:rsidR="00AA06CA">
          <w:t>Ejército</w:t>
        </w:r>
      </w:ins>
      <w:ins w:id="2575" w:author="OLIVARES MARTINEZ FERNANDO JESUS" w:date="2026-08-19T10:27:00Z">
        <w:r>
          <w:t xml:space="preserve"> seleccionado y se muestran el </w:t>
        </w:r>
        <w:r w:rsidRPr="001F00F3">
          <w:rPr>
            <w:lang w:val="es-ES_tradnl"/>
          </w:rPr>
          <w:t xml:space="preserve">formulario de </w:t>
        </w:r>
      </w:ins>
      <w:ins w:id="2576" w:author="OLIVARES MARTINEZ FERNANDO JESUS" w:date="2026-08-26T12:59:00Z">
        <w:r w:rsidR="00AA06CA">
          <w:rPr>
            <w:lang w:val="es-ES_tradnl"/>
          </w:rPr>
          <w:t>“Modificar Ej</w:t>
        </w:r>
      </w:ins>
      <w:ins w:id="2577" w:author="OLIVARES MARTINEZ FERNANDO JESUS" w:date="2026-08-26T13:00:00Z">
        <w:r w:rsidR="00AA06CA">
          <w:rPr>
            <w:lang w:val="es-ES_tradnl"/>
          </w:rPr>
          <w:t>ército”</w:t>
        </w:r>
      </w:ins>
      <w:ins w:id="2578" w:author="OLIVARES MARTINEZ FERNANDO JESUS" w:date="2026-08-19T10:27:00Z">
        <w:r>
          <w:rPr>
            <w:lang w:val="es-ES_tradnl"/>
          </w:rPr>
          <w:t>.</w:t>
        </w:r>
      </w:ins>
      <w:commentRangeStart w:id="2579"/>
      <w:del w:id="2580" w:author="OLIVARES MARTINEZ FERNANDO JESUS" w:date="2026-08-19T10:27:00Z">
        <w:r w:rsidR="003B0A3A" w:rsidDel="00E20F23">
          <w:delText>El proceso se inicia cuando el usuario pulsa el botón “Editar” sobre uno de los parámetros mostrados en la lista obtenida de back. Con esta operación, podremos modificar algunos de los campos del Parámetro seleccionado</w:delText>
        </w:r>
        <w:commentRangeEnd w:id="2579"/>
        <w:r w:rsidR="00BC0D0B" w:rsidDel="00E20F23">
          <w:rPr>
            <w:rStyle w:val="Refdecomentario"/>
          </w:rPr>
          <w:commentReference w:id="2579"/>
        </w:r>
        <w:r w:rsidR="003B0A3A" w:rsidDel="00E20F23">
          <w:delText>.</w:delText>
        </w:r>
      </w:del>
    </w:p>
    <w:p w14:paraId="6F0CF7F8" w14:textId="53490FA5" w:rsidR="00AA06CA" w:rsidRDefault="00AA06CA" w:rsidP="001F00F3">
      <w:pPr>
        <w:spacing w:after="0" w:line="240" w:lineRule="auto"/>
        <w:rPr>
          <w:ins w:id="2581" w:author="OLIVARES MARTINEZ FERNANDO JESUS" w:date="2026-08-26T12:59:00Z"/>
          <w:lang w:val="es-ES_tradnl"/>
        </w:rPr>
      </w:pPr>
    </w:p>
    <w:p w14:paraId="2E37A55C" w14:textId="14149ADA" w:rsidR="00E20F23" w:rsidRDefault="00AA06CA">
      <w:pPr>
        <w:spacing w:after="0" w:line="240" w:lineRule="auto"/>
        <w:jc w:val="center"/>
        <w:rPr>
          <w:ins w:id="2582" w:author="OLIVARES MARTINEZ FERNANDO JESUS" w:date="2026-08-19T10:27:00Z"/>
          <w:lang w:val="es-ES_tradnl"/>
        </w:rPr>
        <w:pPrChange w:id="2583" w:author="OLIVARES MARTINEZ FERNANDO JESUS" w:date="2026-08-26T12:59:00Z">
          <w:pPr>
            <w:spacing w:after="0" w:line="240" w:lineRule="auto"/>
          </w:pPr>
        </w:pPrChange>
      </w:pPr>
      <w:ins w:id="2584" w:author="OLIVARES MARTINEZ FERNANDO JESUS" w:date="2026-08-26T12:59:00Z">
        <w:r w:rsidRPr="00AA06CA">
          <w:rPr>
            <w:noProof/>
            <w:lang w:val="es-ES_tradnl"/>
          </w:rPr>
          <w:drawing>
            <wp:inline distT="0" distB="0" distL="0" distR="0" wp14:anchorId="75855DC8" wp14:editId="210F7FE1">
              <wp:extent cx="2849113" cy="2762250"/>
              <wp:effectExtent l="0" t="0" r="889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55237" cy="2768187"/>
                      </a:xfrm>
                      <a:prstGeom prst="rect">
                        <a:avLst/>
                      </a:prstGeom>
                    </pic:spPr>
                  </pic:pic>
                </a:graphicData>
              </a:graphic>
            </wp:inline>
          </w:drawing>
        </w:r>
      </w:ins>
    </w:p>
    <w:p w14:paraId="58BEFE51" w14:textId="77777777" w:rsidR="003B0A3A" w:rsidRDefault="003B0A3A" w:rsidP="001F00F3">
      <w:pPr>
        <w:spacing w:after="0" w:line="240" w:lineRule="auto"/>
        <w:rPr>
          <w:u w:val="single"/>
        </w:rPr>
      </w:pPr>
    </w:p>
    <w:p w14:paraId="1D070CB9" w14:textId="2424FACF" w:rsidR="003B0A3A" w:rsidRPr="00B05B91" w:rsidRDefault="003B0A3A" w:rsidP="003B0A3A">
      <w:pPr>
        <w:rPr>
          <w:b/>
          <w:u w:val="single"/>
          <w:lang w:val="es-ES_tradnl"/>
        </w:rPr>
      </w:pPr>
      <w:r w:rsidRPr="00B05B91">
        <w:rPr>
          <w:b/>
          <w:u w:val="single"/>
          <w:lang w:val="es-ES_tradnl"/>
        </w:rPr>
        <w:t xml:space="preserve">Informar datos </w:t>
      </w:r>
      <w:del w:id="2585" w:author="OLIVARES MARTINEZ FERNANDO JESUS" w:date="2026-08-26T13:00:00Z">
        <w:r w:rsidR="00882E8E" w:rsidDel="00AA06CA">
          <w:rPr>
            <w:b/>
            <w:u w:val="single"/>
            <w:lang w:val="es-ES_tradnl"/>
          </w:rPr>
          <w:delText>Parámetro</w:delText>
        </w:r>
      </w:del>
      <w:ins w:id="2586" w:author="OLIVARES MARTINEZ FERNANDO JESUS" w:date="2026-08-26T13:00:00Z">
        <w:r w:rsidR="00AA06CA">
          <w:rPr>
            <w:b/>
            <w:u w:val="single"/>
            <w:lang w:val="es-ES_tradnl"/>
          </w:rPr>
          <w:t>Ejército</w:t>
        </w:r>
      </w:ins>
    </w:p>
    <w:p w14:paraId="327FD4E6" w14:textId="184F0587" w:rsidR="003B0A3A" w:rsidRDefault="003B0A3A" w:rsidP="003B0A3A">
      <w:pPr>
        <w:rPr>
          <w:lang w:val="es-ES_tradnl"/>
        </w:rPr>
      </w:pPr>
      <w:r>
        <w:rPr>
          <w:lang w:val="es-ES_tradnl"/>
        </w:rPr>
        <w:t>Se realiza la búsqueda del Parámetro seleccionado (#</w:t>
      </w:r>
      <w:del w:id="2587" w:author="OLIVARES MARTINEZ FERNANDO JESUS" w:date="2026-08-26T13:00:00Z">
        <w:r w:rsidDel="00AA06CA">
          <w:delText>idParámetro</w:delText>
        </w:r>
      </w:del>
      <w:proofErr w:type="spellStart"/>
      <w:ins w:id="2588" w:author="OLIVARES MARTINEZ FERNANDO JESUS" w:date="2026-08-26T13:00:00Z">
        <w:r w:rsidR="00AA06CA">
          <w:t>idEjército</w:t>
        </w:r>
      </w:ins>
      <w:proofErr w:type="spellEnd"/>
      <w:r>
        <w:rPr>
          <w:lang w:val="es-ES_tradnl"/>
        </w:rPr>
        <w:t>) en la tabla SIA_</w:t>
      </w:r>
      <w:del w:id="2589" w:author="OLIVARES MARTINEZ FERNANDO JESUS" w:date="2026-08-26T13:00:00Z">
        <w:r w:rsidDel="00AA06CA">
          <w:rPr>
            <w:lang w:val="es-ES_tradnl"/>
          </w:rPr>
          <w:delText>CNF</w:delText>
        </w:r>
      </w:del>
      <w:ins w:id="2590" w:author="OLIVARES MARTINEZ FERNANDO JESUS" w:date="2026-08-26T13:00:00Z">
        <w:r w:rsidR="00AA06CA">
          <w:rPr>
            <w:lang w:val="es-ES_tradnl"/>
          </w:rPr>
          <w:t>DAT</w:t>
        </w:r>
      </w:ins>
      <w:r>
        <w:rPr>
          <w:lang w:val="es-ES_tradnl"/>
        </w:rPr>
        <w:t>_</w:t>
      </w:r>
      <w:del w:id="2591" w:author="OLIVARES MARTINEZ FERNANDO JESUS" w:date="2026-08-26T13:00:00Z">
        <w:r w:rsidDel="00AA06CA">
          <w:rPr>
            <w:lang w:val="es-ES_tradnl"/>
          </w:rPr>
          <w:delText>PARAMETRO</w:delText>
        </w:r>
      </w:del>
      <w:ins w:id="2592" w:author="OLIVARES MARTINEZ FERNANDO JESUS" w:date="2026-08-26T13:00:00Z">
        <w:r w:rsidR="00AA06CA">
          <w:rPr>
            <w:lang w:val="es-ES_tradnl"/>
          </w:rPr>
          <w:t>EJERCITO</w:t>
        </w:r>
      </w:ins>
      <w:r>
        <w:rPr>
          <w:lang w:val="es-ES_tradnl"/>
        </w:rPr>
        <w:t>:</w:t>
      </w:r>
    </w:p>
    <w:tbl>
      <w:tblPr>
        <w:tblStyle w:val="Tablaconcuadrcula"/>
        <w:tblW w:w="0" w:type="auto"/>
        <w:tblLook w:val="04A0" w:firstRow="1" w:lastRow="0" w:firstColumn="1" w:lastColumn="0" w:noHBand="0" w:noVBand="1"/>
      </w:tblPr>
      <w:tblGrid>
        <w:gridCol w:w="4390"/>
      </w:tblGrid>
      <w:tr w:rsidR="003B0A3A" w:rsidRPr="00572FB3" w14:paraId="2FB8BD75" w14:textId="77777777">
        <w:tc>
          <w:tcPr>
            <w:tcW w:w="4390" w:type="dxa"/>
            <w:shd w:val="clear" w:color="auto" w:fill="1F4E79" w:themeFill="accent1" w:themeFillShade="80"/>
          </w:tcPr>
          <w:p w14:paraId="6D173E2A" w14:textId="77777777" w:rsidR="003B0A3A" w:rsidRPr="00572FB3" w:rsidRDefault="003B0A3A">
            <w:pPr>
              <w:rPr>
                <w:b/>
                <w:color w:val="FFFFFF" w:themeColor="background1"/>
              </w:rPr>
            </w:pPr>
            <w:r>
              <w:rPr>
                <w:b/>
                <w:color w:val="FFFFFF" w:themeColor="background1"/>
              </w:rPr>
              <w:t>Filtro</w:t>
            </w:r>
          </w:p>
        </w:tc>
      </w:tr>
      <w:tr w:rsidR="003B0A3A" w14:paraId="522EAFB7" w14:textId="77777777">
        <w:tc>
          <w:tcPr>
            <w:tcW w:w="4390" w:type="dxa"/>
          </w:tcPr>
          <w:p w14:paraId="5D48F011" w14:textId="13E5EEF9" w:rsidR="003B0A3A" w:rsidRDefault="003B0A3A">
            <w:r w:rsidRPr="00EA7B24">
              <w:t>ID_</w:t>
            </w:r>
            <w:del w:id="2593" w:author="OLIVARES MARTINEZ FERNANDO JESUS" w:date="2026-08-26T13:00:00Z">
              <w:r w:rsidDel="00AA06CA">
                <w:delText xml:space="preserve">PARAMETRO </w:delText>
              </w:r>
            </w:del>
            <w:ins w:id="2594" w:author="OLIVARES MARTINEZ FERNANDO JESUS" w:date="2026-08-26T13:00:00Z">
              <w:r w:rsidR="00AA06CA">
                <w:t xml:space="preserve">EJERCITO </w:t>
              </w:r>
            </w:ins>
            <w:r>
              <w:t>= #</w:t>
            </w:r>
            <w:ins w:id="2595" w:author="OLIVARES MARTINEZ FERNANDO JESUS" w:date="2026-08-26T13:00:00Z">
              <w:r w:rsidR="00AA06CA">
                <w:t>idEjército</w:t>
              </w:r>
            </w:ins>
            <w:del w:id="2596" w:author="OLIVARES MARTINEZ FERNANDO JESUS" w:date="2026-08-26T13:00:00Z">
              <w:r w:rsidDel="00AA06CA">
                <w:delText>idParámetro</w:delText>
              </w:r>
            </w:del>
          </w:p>
        </w:tc>
      </w:tr>
    </w:tbl>
    <w:p w14:paraId="6417DCC4" w14:textId="77777777" w:rsidR="003B0A3A" w:rsidRDefault="003B0A3A" w:rsidP="003B0A3A">
      <w:pPr>
        <w:rPr>
          <w:lang w:val="es-ES_tradnl"/>
        </w:rPr>
      </w:pPr>
    </w:p>
    <w:p w14:paraId="027D2A84" w14:textId="4C777EB3" w:rsidR="003B0A3A" w:rsidRDefault="003B0A3A" w:rsidP="003B0A3A">
      <w:pPr>
        <w:rPr>
          <w:lang w:val="es-ES_tradnl"/>
        </w:rPr>
      </w:pPr>
      <w:r>
        <w:rPr>
          <w:lang w:val="es-ES_tradnl"/>
        </w:rPr>
        <w:t xml:space="preserve">Se informan los campos del formulario de modificación de </w:t>
      </w:r>
      <w:del w:id="2597" w:author="OLIVARES MARTINEZ FERNANDO JESUS" w:date="2026-08-26T13:00:00Z">
        <w:r w:rsidDel="00AA06CA">
          <w:rPr>
            <w:lang w:val="es-ES_tradnl"/>
          </w:rPr>
          <w:delText>Parámetro</w:delText>
        </w:r>
      </w:del>
      <w:ins w:id="2598" w:author="OLIVARES MARTINEZ FERNANDO JESUS" w:date="2026-08-26T13:00:00Z">
        <w:r w:rsidR="00AA06CA">
          <w:rPr>
            <w:lang w:val="es-ES_tradnl"/>
          </w:rPr>
          <w:t>Ejército</w:t>
        </w:r>
      </w:ins>
      <w:r>
        <w:rPr>
          <w:lang w:val="es-ES_tradnl"/>
        </w:rPr>
        <w:t>:</w:t>
      </w:r>
    </w:p>
    <w:p w14:paraId="16D4BF3B" w14:textId="118E15A0" w:rsidR="003B0A3A" w:rsidRDefault="003B0A3A" w:rsidP="003B0A3A">
      <w:pPr>
        <w:pStyle w:val="Prrafodelista"/>
        <w:numPr>
          <w:ilvl w:val="0"/>
          <w:numId w:val="3"/>
        </w:numPr>
        <w:rPr>
          <w:lang w:val="es-ES_tradnl"/>
        </w:rPr>
      </w:pPr>
      <w:r w:rsidRPr="00AB3107">
        <w:rPr>
          <w:lang w:val="es-ES_tradnl"/>
        </w:rPr>
        <w:t xml:space="preserve">Formulario de </w:t>
      </w:r>
      <w:r>
        <w:rPr>
          <w:lang w:val="es-ES_tradnl"/>
        </w:rPr>
        <w:t>modificación</w:t>
      </w:r>
      <w:r w:rsidRPr="00AB3107">
        <w:rPr>
          <w:lang w:val="es-ES_tradnl"/>
        </w:rPr>
        <w:t>:</w:t>
      </w:r>
      <w:r>
        <w:rPr>
          <w:lang w:val="es-ES_tradnl"/>
        </w:rPr>
        <w:t xml:space="preserve"> el formulario de modificación tiene la misma definición de campo que el formulario del proceso de alta de un </w:t>
      </w:r>
      <w:del w:id="2599" w:author="OLIVARES MARTINEZ FERNANDO JESUS" w:date="2026-08-26T13:00:00Z">
        <w:r w:rsidDel="00AA06CA">
          <w:rPr>
            <w:lang w:val="es-ES_tradnl"/>
          </w:rPr>
          <w:delText xml:space="preserve">Parámetro </w:delText>
        </w:r>
      </w:del>
      <w:ins w:id="2600" w:author="OLIVARES MARTINEZ FERNANDO JESUS" w:date="2026-08-26T13:00:00Z">
        <w:r w:rsidR="00AA06CA">
          <w:rPr>
            <w:lang w:val="es-ES_tradnl"/>
          </w:rPr>
          <w:t xml:space="preserve">Ejército </w:t>
        </w:r>
      </w:ins>
      <w:r>
        <w:rPr>
          <w:lang w:val="es-ES_tradnl"/>
        </w:rPr>
        <w:t xml:space="preserve">(Ver </w:t>
      </w:r>
      <w:r>
        <w:t>SIA_</w:t>
      </w:r>
      <w:del w:id="2601" w:author="OLIVARES MARTINEZ FERNANDO JESUS" w:date="2026-08-26T13:00:00Z">
        <w:r w:rsidDel="00AA06CA">
          <w:delText>PRGESCNFPAR02</w:delText>
        </w:r>
        <w:r w:rsidRPr="004D1A9D" w:rsidDel="00AA06CA">
          <w:delText xml:space="preserve"> </w:delText>
        </w:r>
      </w:del>
      <w:ins w:id="2602" w:author="OLIVARES MARTINEZ FERNANDO JESUS" w:date="2026-08-26T13:00:00Z">
        <w:r w:rsidR="00AA06CA">
          <w:t>PRGESDATEJE02</w:t>
        </w:r>
        <w:r w:rsidR="00AA06CA" w:rsidRPr="004D1A9D">
          <w:t xml:space="preserve"> </w:t>
        </w:r>
      </w:ins>
      <w:r>
        <w:t xml:space="preserve">Crear </w:t>
      </w:r>
      <w:del w:id="2603" w:author="OLIVARES MARTINEZ FERNANDO JESUS" w:date="2026-08-26T13:00:00Z">
        <w:r w:rsidDel="00AA06CA">
          <w:delText>Parámetro</w:delText>
        </w:r>
      </w:del>
      <w:ins w:id="2604" w:author="OLIVARES MARTINEZ FERNANDO JESUS" w:date="2026-08-26T13:00:00Z">
        <w:r w:rsidR="00AA06CA">
          <w:t>Ejér</w:t>
        </w:r>
      </w:ins>
      <w:ins w:id="2605" w:author="OLIVARES MARTINEZ FERNANDO JESUS" w:date="2026-08-26T13:01:00Z">
        <w:r w:rsidR="00AA06CA">
          <w:t>cito</w:t>
        </w:r>
      </w:ins>
      <w:r>
        <w:rPr>
          <w:lang w:val="es-ES_tradnl"/>
        </w:rPr>
        <w:t>) con los siguientes campos inhabilitados:</w:t>
      </w:r>
    </w:p>
    <w:tbl>
      <w:tblPr>
        <w:tblStyle w:val="Tablaconcuadrcula"/>
        <w:tblpPr w:leftFromText="141" w:rightFromText="141" w:vertAnchor="text" w:tblpY="1"/>
        <w:tblOverlap w:val="never"/>
        <w:tblW w:w="4753" w:type="pct"/>
        <w:tblLayout w:type="fixed"/>
        <w:tblLook w:val="04A0" w:firstRow="1" w:lastRow="0" w:firstColumn="1" w:lastColumn="0" w:noHBand="0" w:noVBand="1"/>
        <w:tblPrChange w:id="2606" w:author="OLIVARES MARTINEZ FERNANDO JESUS" w:date="2026-08-26T13:01:00Z">
          <w:tblPr>
            <w:tblStyle w:val="Tablaconcuadrcula"/>
            <w:tblpPr w:leftFromText="141" w:rightFromText="141" w:vertAnchor="text" w:tblpY="1"/>
            <w:tblOverlap w:val="never"/>
            <w:tblW w:w="4391" w:type="pct"/>
            <w:tblLayout w:type="fixed"/>
            <w:tblLook w:val="04A0" w:firstRow="1" w:lastRow="0" w:firstColumn="1" w:lastColumn="0" w:noHBand="0" w:noVBand="1"/>
          </w:tblPr>
        </w:tblPrChange>
      </w:tblPr>
      <w:tblGrid>
        <w:gridCol w:w="1697"/>
        <w:gridCol w:w="1654"/>
        <w:gridCol w:w="4723"/>
        <w:tblGridChange w:id="2607">
          <w:tblGrid>
            <w:gridCol w:w="1697"/>
            <w:gridCol w:w="1"/>
            <w:gridCol w:w="1653"/>
            <w:gridCol w:w="1"/>
            <w:gridCol w:w="4107"/>
            <w:gridCol w:w="615"/>
          </w:tblGrid>
        </w:tblGridChange>
      </w:tblGrid>
      <w:tr w:rsidR="003B0A3A" w14:paraId="6E7F64CA" w14:textId="77777777" w:rsidTr="00AA06CA">
        <w:trPr>
          <w:trHeight w:val="373"/>
          <w:trPrChange w:id="2608" w:author="OLIVARES MARTINEZ FERNANDO JESUS" w:date="2026-08-26T13:01:00Z">
            <w:trPr>
              <w:gridAfter w:val="0"/>
              <w:trHeight w:val="373"/>
            </w:trPr>
          </w:trPrChange>
        </w:trPr>
        <w:tc>
          <w:tcPr>
            <w:tcW w:w="1051" w:type="pct"/>
            <w:shd w:val="clear" w:color="auto" w:fill="1F4E79" w:themeFill="accent1" w:themeFillShade="80"/>
            <w:tcPrChange w:id="2609" w:author="OLIVARES MARTINEZ FERNANDO JESUS" w:date="2026-08-26T13:01:00Z">
              <w:tcPr>
                <w:tcW w:w="1138" w:type="pct"/>
                <w:gridSpan w:val="2"/>
                <w:shd w:val="clear" w:color="auto" w:fill="1F4E79" w:themeFill="accent1" w:themeFillShade="80"/>
              </w:tcPr>
            </w:tcPrChange>
          </w:tcPr>
          <w:p w14:paraId="7AB8F387" w14:textId="77777777" w:rsidR="003B0A3A" w:rsidRPr="000E04E5" w:rsidRDefault="003B0A3A">
            <w:pPr>
              <w:rPr>
                <w:b/>
                <w:color w:val="FFFFFF" w:themeColor="background1"/>
                <w:lang w:val="es-ES_tradnl"/>
              </w:rPr>
            </w:pPr>
            <w:r w:rsidRPr="000E04E5">
              <w:rPr>
                <w:b/>
                <w:color w:val="FFFFFF" w:themeColor="background1"/>
                <w:lang w:val="es-ES_tradnl"/>
              </w:rPr>
              <w:t>Campo Formulario</w:t>
            </w:r>
          </w:p>
        </w:tc>
        <w:tc>
          <w:tcPr>
            <w:tcW w:w="1024" w:type="pct"/>
            <w:shd w:val="clear" w:color="auto" w:fill="1F4E79" w:themeFill="accent1" w:themeFillShade="80"/>
            <w:tcPrChange w:id="2610" w:author="OLIVARES MARTINEZ FERNANDO JESUS" w:date="2026-08-26T13:01:00Z">
              <w:tcPr>
                <w:tcW w:w="1109" w:type="pct"/>
                <w:gridSpan w:val="2"/>
                <w:shd w:val="clear" w:color="auto" w:fill="1F4E79" w:themeFill="accent1" w:themeFillShade="80"/>
              </w:tcPr>
            </w:tcPrChange>
          </w:tcPr>
          <w:p w14:paraId="2463829F" w14:textId="77777777" w:rsidR="003B0A3A" w:rsidRPr="000E04E5" w:rsidRDefault="003B0A3A">
            <w:pPr>
              <w:rPr>
                <w:b/>
                <w:color w:val="FFFFFF" w:themeColor="background1"/>
                <w:lang w:val="es-ES_tradnl"/>
              </w:rPr>
            </w:pPr>
            <w:r w:rsidRPr="000E04E5">
              <w:rPr>
                <w:b/>
                <w:color w:val="FFFFFF" w:themeColor="background1"/>
                <w:lang w:val="es-ES_tradnl"/>
              </w:rPr>
              <w:t>Tipo</w:t>
            </w:r>
          </w:p>
        </w:tc>
        <w:tc>
          <w:tcPr>
            <w:tcW w:w="2924" w:type="pct"/>
            <w:shd w:val="clear" w:color="auto" w:fill="1F4E79" w:themeFill="accent1" w:themeFillShade="80"/>
            <w:tcPrChange w:id="2611" w:author="OLIVARES MARTINEZ FERNANDO JESUS" w:date="2026-08-26T13:01:00Z">
              <w:tcPr>
                <w:tcW w:w="2753" w:type="pct"/>
                <w:shd w:val="clear" w:color="auto" w:fill="1F4E79" w:themeFill="accent1" w:themeFillShade="80"/>
              </w:tcPr>
            </w:tcPrChange>
          </w:tcPr>
          <w:p w14:paraId="1896DBEA" w14:textId="77777777" w:rsidR="003B0A3A" w:rsidRPr="000E04E5" w:rsidRDefault="003B0A3A">
            <w:pPr>
              <w:rPr>
                <w:b/>
                <w:color w:val="FFFFFF" w:themeColor="background1"/>
                <w:lang w:val="es-ES_tradnl"/>
              </w:rPr>
            </w:pPr>
            <w:r w:rsidRPr="000E04E5">
              <w:rPr>
                <w:b/>
                <w:color w:val="FFFFFF" w:themeColor="background1"/>
                <w:lang w:val="es-ES_tradnl"/>
              </w:rPr>
              <w:t>Descripción</w:t>
            </w:r>
          </w:p>
        </w:tc>
      </w:tr>
      <w:tr w:rsidR="003B0A3A" w14:paraId="3C65FE65" w14:textId="77777777" w:rsidTr="00AA06CA">
        <w:trPr>
          <w:trHeight w:val="373"/>
          <w:trPrChange w:id="2612" w:author="OLIVARES MARTINEZ FERNANDO JESUS" w:date="2026-08-26T13:01:00Z">
            <w:trPr>
              <w:gridAfter w:val="0"/>
              <w:trHeight w:val="373"/>
            </w:trPr>
          </w:trPrChange>
        </w:trPr>
        <w:tc>
          <w:tcPr>
            <w:tcW w:w="1051" w:type="pct"/>
            <w:shd w:val="clear" w:color="auto" w:fill="FFFFFF" w:themeFill="background1"/>
            <w:tcPrChange w:id="2613" w:author="OLIVARES MARTINEZ FERNANDO JESUS" w:date="2026-08-26T13:01:00Z">
              <w:tcPr>
                <w:tcW w:w="1138" w:type="pct"/>
                <w:gridSpan w:val="2"/>
                <w:shd w:val="clear" w:color="auto" w:fill="FFFFFF" w:themeFill="background1"/>
              </w:tcPr>
            </w:tcPrChange>
          </w:tcPr>
          <w:p w14:paraId="284A8FD9" w14:textId="098AF4C2" w:rsidR="003B0A3A" w:rsidRDefault="003B0A3A">
            <w:pPr>
              <w:rPr>
                <w:lang w:val="es-ES_tradnl"/>
              </w:rPr>
            </w:pPr>
            <w:del w:id="2614" w:author="OLIVARES MARTINEZ FERNANDO JESUS" w:date="2026-08-26T13:01:00Z">
              <w:r w:rsidDel="00AA06CA">
                <w:rPr>
                  <w:lang w:val="es-ES_tradnl"/>
                </w:rPr>
                <w:delText>Código</w:delText>
              </w:r>
            </w:del>
            <w:ins w:id="2615" w:author="OLIVARES MARTINEZ FERNANDO JESUS" w:date="2026-08-26T13:01:00Z">
              <w:r w:rsidR="00AA06CA">
                <w:rPr>
                  <w:lang w:val="es-ES_tradnl"/>
                </w:rPr>
                <w:t>Identificador</w:t>
              </w:r>
            </w:ins>
            <w:del w:id="2616" w:author="OLIVARES MARTINEZ FERNANDO JESUS" w:date="2026-08-26T13:01:00Z">
              <w:r w:rsidDel="00AA06CA">
                <w:rPr>
                  <w:lang w:val="es-ES_tradnl"/>
                </w:rPr>
                <w:delText>*</w:delText>
              </w:r>
            </w:del>
          </w:p>
        </w:tc>
        <w:tc>
          <w:tcPr>
            <w:tcW w:w="1024" w:type="pct"/>
            <w:shd w:val="clear" w:color="auto" w:fill="FFFFFF" w:themeFill="background1"/>
            <w:tcPrChange w:id="2617" w:author="OLIVARES MARTINEZ FERNANDO JESUS" w:date="2026-08-26T13:01:00Z">
              <w:tcPr>
                <w:tcW w:w="1109" w:type="pct"/>
                <w:gridSpan w:val="2"/>
                <w:shd w:val="clear" w:color="auto" w:fill="FFFFFF" w:themeFill="background1"/>
              </w:tcPr>
            </w:tcPrChange>
          </w:tcPr>
          <w:p w14:paraId="4F7D320D" w14:textId="77777777" w:rsidR="003B0A3A" w:rsidRDefault="003B0A3A">
            <w:pPr>
              <w:rPr>
                <w:lang w:val="es-ES_tradnl"/>
              </w:rPr>
            </w:pPr>
            <w:r>
              <w:rPr>
                <w:lang w:val="es-ES_tradnl"/>
              </w:rPr>
              <w:t>Input Text Alfanumérico</w:t>
            </w:r>
          </w:p>
        </w:tc>
        <w:tc>
          <w:tcPr>
            <w:tcW w:w="2924" w:type="pct"/>
            <w:shd w:val="clear" w:color="auto" w:fill="FFFFFF" w:themeFill="background1"/>
            <w:tcPrChange w:id="2618" w:author="OLIVARES MARTINEZ FERNANDO JESUS" w:date="2026-08-26T13:01:00Z">
              <w:tcPr>
                <w:tcW w:w="2753" w:type="pct"/>
                <w:shd w:val="clear" w:color="auto" w:fill="FFFFFF" w:themeFill="background1"/>
              </w:tcPr>
            </w:tcPrChange>
          </w:tcPr>
          <w:p w14:paraId="10F5FBBC" w14:textId="62AF273E" w:rsidR="003B0A3A" w:rsidDel="00AA06CA" w:rsidRDefault="00AA06CA">
            <w:pPr>
              <w:rPr>
                <w:del w:id="2619" w:author="OLIVARES MARTINEZ FERNANDO JESUS" w:date="2026-08-26T13:01:00Z"/>
              </w:rPr>
            </w:pPr>
            <w:ins w:id="2620" w:author="OLIVARES MARTINEZ FERNANDO JESUS" w:date="2026-08-26T13:01:00Z">
              <w:r>
                <w:rPr>
                  <w:lang w:val="es-ES_tradnl"/>
                </w:rPr>
                <w:t>Identificador SIPERDEF del Ejército, Numérico (1)</w:t>
              </w:r>
            </w:ins>
            <w:del w:id="2621" w:author="OLIVARES MARTINEZ FERNANDO JESUS" w:date="2026-08-26T13:01:00Z">
              <w:r w:rsidR="003B0A3A" w:rsidDel="00AA06CA">
                <w:delText>Código del Parámetro.</w:delText>
              </w:r>
            </w:del>
          </w:p>
          <w:p w14:paraId="2D7957F2" w14:textId="77777777" w:rsidR="00AA06CA" w:rsidRDefault="00AA06CA">
            <w:pPr>
              <w:rPr>
                <w:ins w:id="2622" w:author="OLIVARES MARTINEZ FERNANDO JESUS" w:date="2026-08-26T13:01:00Z"/>
              </w:rPr>
            </w:pPr>
          </w:p>
          <w:p w14:paraId="47C71B10" w14:textId="57C14B79" w:rsidR="003B0A3A" w:rsidRDefault="003B0A3A">
            <w:r>
              <w:t>Inhabilitado</w:t>
            </w:r>
          </w:p>
        </w:tc>
      </w:tr>
    </w:tbl>
    <w:p w14:paraId="2FDD2A68" w14:textId="77777777" w:rsidR="003B0A3A" w:rsidRPr="00B05B91" w:rsidRDefault="003B0A3A" w:rsidP="003B0A3A">
      <w:pPr>
        <w:rPr>
          <w:b/>
          <w:u w:val="single"/>
          <w:lang w:val="es-ES_tradnl"/>
        </w:rPr>
      </w:pPr>
    </w:p>
    <w:p w14:paraId="52B096B8" w14:textId="77777777" w:rsidR="003B0A3A" w:rsidRDefault="003B0A3A" w:rsidP="003B0A3A"/>
    <w:p w14:paraId="5B9300DC" w14:textId="77777777" w:rsidR="003B0A3A" w:rsidRDefault="003B0A3A" w:rsidP="003B0A3A">
      <w:pPr>
        <w:spacing w:after="160" w:line="259" w:lineRule="auto"/>
      </w:pPr>
    </w:p>
    <w:p w14:paraId="3194E6F8" w14:textId="77777777" w:rsidR="003B0A3A" w:rsidRDefault="003B0A3A" w:rsidP="003B0A3A">
      <w:pPr>
        <w:spacing w:after="160" w:line="259" w:lineRule="auto"/>
      </w:pPr>
    </w:p>
    <w:p w14:paraId="386D72EA" w14:textId="77777777" w:rsidR="003B0A3A" w:rsidRDefault="003B0A3A" w:rsidP="003B0A3A">
      <w:pPr>
        <w:spacing w:after="160" w:line="259" w:lineRule="auto"/>
      </w:pPr>
    </w:p>
    <w:p w14:paraId="59DE4509" w14:textId="34B56A45" w:rsidR="003B0A3A" w:rsidRDefault="003B0A3A" w:rsidP="003B0A3A">
      <w:pPr>
        <w:spacing w:after="160" w:line="259" w:lineRule="auto"/>
      </w:pPr>
      <w:r>
        <w:t>El formulario presenta los campos informados con el valor que tienen registrado en el correspondiente campo y tabla de la BD de SIABOD:</w:t>
      </w:r>
    </w:p>
    <w:tbl>
      <w:tblPr>
        <w:tblStyle w:val="Tablaconcuadrcula"/>
        <w:tblpPr w:leftFromText="141" w:rightFromText="141" w:vertAnchor="text" w:tblpX="-572" w:tblpY="1"/>
        <w:tblOverlap w:val="never"/>
        <w:tblW w:w="5337" w:type="pct"/>
        <w:tblLayout w:type="fixed"/>
        <w:tblLook w:val="04A0" w:firstRow="1" w:lastRow="0" w:firstColumn="1" w:lastColumn="0" w:noHBand="0" w:noVBand="1"/>
      </w:tblPr>
      <w:tblGrid>
        <w:gridCol w:w="1838"/>
        <w:gridCol w:w="2410"/>
        <w:gridCol w:w="709"/>
        <w:gridCol w:w="4109"/>
        <w:tblGridChange w:id="2623">
          <w:tblGrid>
            <w:gridCol w:w="1838"/>
            <w:gridCol w:w="2410"/>
            <w:gridCol w:w="709"/>
            <w:gridCol w:w="4109"/>
          </w:tblGrid>
        </w:tblGridChange>
      </w:tblGrid>
      <w:tr w:rsidR="003B0A3A" w:rsidRPr="00784151" w14:paraId="30E71953" w14:textId="77777777">
        <w:trPr>
          <w:trHeight w:val="274"/>
        </w:trPr>
        <w:tc>
          <w:tcPr>
            <w:tcW w:w="5000" w:type="pct"/>
            <w:gridSpan w:val="4"/>
            <w:shd w:val="clear" w:color="auto" w:fill="1F4E79" w:themeFill="accent1" w:themeFillShade="80"/>
          </w:tcPr>
          <w:p w14:paraId="3F0B55CB" w14:textId="4C04378B" w:rsidR="003B0A3A" w:rsidRDefault="003B0A3A">
            <w:pPr>
              <w:jc w:val="center"/>
              <w:rPr>
                <w:b/>
                <w:color w:val="FFFFFF" w:themeColor="background1"/>
                <w:lang w:val="es-ES_tradnl"/>
              </w:rPr>
            </w:pPr>
            <w:r>
              <w:rPr>
                <w:b/>
                <w:color w:val="FFFFFF" w:themeColor="background1"/>
                <w:lang w:val="es-ES_tradnl"/>
              </w:rPr>
              <w:t xml:space="preserve">TABLA: </w:t>
            </w:r>
            <w:r>
              <w:t xml:space="preserve"> </w:t>
            </w:r>
            <w:r>
              <w:rPr>
                <w:b/>
                <w:color w:val="FFFFFF" w:themeColor="background1"/>
                <w:lang w:val="es-ES_tradnl"/>
              </w:rPr>
              <w:t>SIA_CNF_PARAMETRO</w:t>
            </w:r>
          </w:p>
        </w:tc>
      </w:tr>
      <w:tr w:rsidR="003B0A3A" w:rsidRPr="00784151" w14:paraId="24F09395" w14:textId="77777777">
        <w:trPr>
          <w:trHeight w:val="1134"/>
        </w:trPr>
        <w:tc>
          <w:tcPr>
            <w:tcW w:w="1014" w:type="pct"/>
            <w:shd w:val="clear" w:color="auto" w:fill="1F4E79" w:themeFill="accent1" w:themeFillShade="80"/>
          </w:tcPr>
          <w:p w14:paraId="2CC3510E" w14:textId="77777777" w:rsidR="003B0A3A" w:rsidRPr="00784151" w:rsidRDefault="003B0A3A">
            <w:pPr>
              <w:rPr>
                <w:b/>
                <w:color w:val="FFFFFF" w:themeColor="background1"/>
                <w:lang w:val="es-ES_tradnl"/>
              </w:rPr>
            </w:pPr>
            <w:r>
              <w:rPr>
                <w:b/>
                <w:color w:val="FFFFFF" w:themeColor="background1"/>
                <w:lang w:val="es-ES_tradnl"/>
              </w:rPr>
              <w:t>Campo Formulario</w:t>
            </w:r>
          </w:p>
        </w:tc>
        <w:tc>
          <w:tcPr>
            <w:tcW w:w="1329" w:type="pct"/>
            <w:shd w:val="clear" w:color="auto" w:fill="1F4E79" w:themeFill="accent1" w:themeFillShade="80"/>
          </w:tcPr>
          <w:p w14:paraId="5C096000" w14:textId="77777777" w:rsidR="003B0A3A" w:rsidRDefault="003B0A3A">
            <w:pPr>
              <w:rPr>
                <w:b/>
                <w:color w:val="FFFFFF" w:themeColor="background1"/>
                <w:lang w:val="es-ES_tradnl"/>
              </w:rPr>
            </w:pPr>
            <w:r>
              <w:rPr>
                <w:b/>
                <w:color w:val="FFFFFF" w:themeColor="background1"/>
                <w:lang w:val="es-ES_tradnl"/>
              </w:rPr>
              <w:t>Campo BD</w:t>
            </w:r>
          </w:p>
        </w:tc>
        <w:tc>
          <w:tcPr>
            <w:tcW w:w="391" w:type="pct"/>
            <w:shd w:val="clear" w:color="auto" w:fill="1F4E79" w:themeFill="accent1" w:themeFillShade="80"/>
          </w:tcPr>
          <w:p w14:paraId="6EB4B8A3" w14:textId="77777777" w:rsidR="003B0A3A" w:rsidRDefault="003B0A3A">
            <w:pPr>
              <w:rPr>
                <w:b/>
                <w:color w:val="FFFFFF" w:themeColor="background1"/>
                <w:lang w:val="es-ES_tradnl"/>
              </w:rPr>
            </w:pPr>
            <w:r>
              <w:rPr>
                <w:b/>
                <w:color w:val="FFFFFF" w:themeColor="background1"/>
                <w:lang w:val="es-ES_tradnl"/>
              </w:rPr>
              <w:t>Tipo</w:t>
            </w:r>
          </w:p>
        </w:tc>
        <w:tc>
          <w:tcPr>
            <w:tcW w:w="2266" w:type="pct"/>
            <w:shd w:val="clear" w:color="auto" w:fill="1F4E79" w:themeFill="accent1" w:themeFillShade="80"/>
          </w:tcPr>
          <w:p w14:paraId="261C40D9" w14:textId="77777777" w:rsidR="003B0A3A" w:rsidRDefault="003B0A3A">
            <w:pPr>
              <w:rPr>
                <w:b/>
                <w:color w:val="FFFFFF" w:themeColor="background1"/>
                <w:lang w:val="es-ES_tradnl"/>
              </w:rPr>
            </w:pPr>
            <w:r>
              <w:rPr>
                <w:b/>
                <w:color w:val="FFFFFF" w:themeColor="background1"/>
                <w:lang w:val="es-ES_tradnl"/>
              </w:rPr>
              <w:t>Detalles</w:t>
            </w:r>
          </w:p>
        </w:tc>
      </w:tr>
      <w:tr w:rsidR="003B0A3A" w14:paraId="1F9E100E" w14:textId="77777777" w:rsidTr="00AA06CA">
        <w:tblPrEx>
          <w:tblW w:w="5337" w:type="pct"/>
          <w:tblLayout w:type="fixed"/>
          <w:tblPrExChange w:id="2624" w:author="OLIVARES MARTINEZ FERNANDO JESUS" w:date="2026-08-26T13:02:00Z">
            <w:tblPrEx>
              <w:tblW w:w="5337" w:type="pct"/>
              <w:tblLayout w:type="fixed"/>
            </w:tblPrEx>
          </w:tblPrExChange>
        </w:tblPrEx>
        <w:trPr>
          <w:trHeight w:val="404"/>
          <w:trPrChange w:id="2625" w:author="OLIVARES MARTINEZ FERNANDO JESUS" w:date="2026-08-26T13:02:00Z">
            <w:trPr>
              <w:trHeight w:val="404"/>
            </w:trPr>
          </w:trPrChange>
        </w:trPr>
        <w:tc>
          <w:tcPr>
            <w:tcW w:w="1014" w:type="pct"/>
            <w:shd w:val="clear" w:color="auto" w:fill="auto"/>
            <w:tcPrChange w:id="2626" w:author="OLIVARES MARTINEZ FERNANDO JESUS" w:date="2026-08-26T13:02:00Z">
              <w:tcPr>
                <w:tcW w:w="1014" w:type="pct"/>
                <w:shd w:val="clear" w:color="auto" w:fill="auto"/>
              </w:tcPr>
            </w:tcPrChange>
          </w:tcPr>
          <w:p w14:paraId="3C5A914C" w14:textId="77777777" w:rsidR="003B0A3A" w:rsidRDefault="003B0A3A">
            <w:pPr>
              <w:rPr>
                <w:lang w:val="es-ES_tradnl"/>
              </w:rPr>
            </w:pPr>
            <w:r>
              <w:rPr>
                <w:lang w:val="es-ES_tradnl"/>
              </w:rPr>
              <w:t>Código*</w:t>
            </w:r>
          </w:p>
        </w:tc>
        <w:tc>
          <w:tcPr>
            <w:tcW w:w="1329" w:type="pct"/>
            <w:shd w:val="clear" w:color="auto" w:fill="auto"/>
            <w:vAlign w:val="center"/>
            <w:tcPrChange w:id="2627" w:author="OLIVARES MARTINEZ FERNANDO JESUS" w:date="2026-08-26T13:02:00Z">
              <w:tcPr>
                <w:tcW w:w="1329" w:type="pct"/>
                <w:shd w:val="clear" w:color="auto" w:fill="auto"/>
                <w:vAlign w:val="bottom"/>
              </w:tcPr>
            </w:tcPrChange>
          </w:tcPr>
          <w:p w14:paraId="7984E619" w14:textId="77777777" w:rsidR="003B0A3A" w:rsidRPr="00FC6EA0" w:rsidRDefault="003B0A3A">
            <w:pPr>
              <w:rPr>
                <w:lang w:val="es-ES_tradnl"/>
              </w:rPr>
            </w:pPr>
            <w:r>
              <w:rPr>
                <w:rFonts w:ascii="Calibri" w:hAnsi="Calibri" w:cs="Calibri"/>
                <w:color w:val="000000"/>
                <w:sz w:val="22"/>
                <w:szCs w:val="22"/>
              </w:rPr>
              <w:t>CODIGO</w:t>
            </w:r>
          </w:p>
        </w:tc>
        <w:tc>
          <w:tcPr>
            <w:tcW w:w="391" w:type="pct"/>
            <w:shd w:val="clear" w:color="auto" w:fill="auto"/>
            <w:tcPrChange w:id="2628" w:author="OLIVARES MARTINEZ FERNANDO JESUS" w:date="2026-08-26T13:02:00Z">
              <w:tcPr>
                <w:tcW w:w="391" w:type="pct"/>
                <w:shd w:val="clear" w:color="auto" w:fill="auto"/>
              </w:tcPr>
            </w:tcPrChange>
          </w:tcPr>
          <w:p w14:paraId="7A7C56F2" w14:textId="77777777" w:rsidR="003B0A3A" w:rsidRPr="00F10BA8" w:rsidRDefault="003B0A3A">
            <w:pPr>
              <w:rPr>
                <w:rFonts w:cs="Arial"/>
                <w:sz w:val="16"/>
                <w:szCs w:val="16"/>
              </w:rPr>
            </w:pPr>
            <w:r>
              <w:rPr>
                <w:rFonts w:cs="Arial"/>
                <w:sz w:val="16"/>
                <w:szCs w:val="16"/>
              </w:rPr>
              <w:t>AUT</w:t>
            </w:r>
          </w:p>
        </w:tc>
        <w:tc>
          <w:tcPr>
            <w:tcW w:w="2266" w:type="pct"/>
            <w:shd w:val="clear" w:color="auto" w:fill="auto"/>
            <w:tcPrChange w:id="2629" w:author="OLIVARES MARTINEZ FERNANDO JESUS" w:date="2026-08-26T13:02:00Z">
              <w:tcPr>
                <w:tcW w:w="2266" w:type="pct"/>
                <w:shd w:val="clear" w:color="auto" w:fill="auto"/>
              </w:tcPr>
            </w:tcPrChange>
          </w:tcPr>
          <w:p w14:paraId="0F208A83" w14:textId="15653693" w:rsidR="003B0A3A" w:rsidRDefault="003B0A3A">
            <w:pPr>
              <w:rPr>
                <w:lang w:val="es-ES_tradnl"/>
              </w:rPr>
            </w:pPr>
            <w:r>
              <w:rPr>
                <w:lang w:val="es-ES_tradnl"/>
              </w:rPr>
              <w:t xml:space="preserve">Código </w:t>
            </w:r>
            <w:ins w:id="2630" w:author="OLIVARES MARTINEZ FERNANDO JESUS" w:date="2026-08-26T13:02:00Z">
              <w:r w:rsidR="00AA06CA">
                <w:rPr>
                  <w:lang w:val="es-ES_tradnl"/>
                </w:rPr>
                <w:t>SIPERDEF del Ejército</w:t>
              </w:r>
            </w:ins>
            <w:del w:id="2631" w:author="OLIVARES MARTINEZ FERNANDO JESUS" w:date="2026-08-26T13:02:00Z">
              <w:r w:rsidDel="00AA06CA">
                <w:rPr>
                  <w:lang w:val="es-ES_tradnl"/>
                </w:rPr>
                <w:delText xml:space="preserve">del </w:delText>
              </w:r>
              <w:r w:rsidR="00882E8E" w:rsidDel="00AA06CA">
                <w:rPr>
                  <w:lang w:val="es-ES_tradnl"/>
                </w:rPr>
                <w:delText>parámetro</w:delText>
              </w:r>
            </w:del>
          </w:p>
          <w:p w14:paraId="6E6E7C28" w14:textId="77777777" w:rsidR="003B0A3A" w:rsidRPr="00BD7E72" w:rsidRDefault="003B0A3A">
            <w:pPr>
              <w:rPr>
                <w:b/>
                <w:noProof/>
              </w:rPr>
            </w:pPr>
            <w:r w:rsidRPr="00BD7E72">
              <w:rPr>
                <w:b/>
                <w:lang w:val="es-ES_tradnl"/>
              </w:rPr>
              <w:t>Inhabilitado</w:t>
            </w:r>
          </w:p>
        </w:tc>
      </w:tr>
      <w:tr w:rsidR="003B0A3A" w:rsidDel="00AA06CA" w14:paraId="0FE9E1FF" w14:textId="004B950E">
        <w:trPr>
          <w:trHeight w:val="404"/>
          <w:del w:id="2632" w:author="OLIVARES MARTINEZ FERNANDO JESUS" w:date="2026-08-26T13:02:00Z"/>
        </w:trPr>
        <w:tc>
          <w:tcPr>
            <w:tcW w:w="1014" w:type="pct"/>
            <w:shd w:val="clear" w:color="auto" w:fill="FFFFFF" w:themeFill="background1"/>
          </w:tcPr>
          <w:p w14:paraId="7BBDFBC7" w14:textId="1AB9A29C" w:rsidR="003B0A3A" w:rsidRPr="00732021" w:rsidDel="00AA06CA" w:rsidRDefault="003B0A3A">
            <w:pPr>
              <w:rPr>
                <w:del w:id="2633" w:author="OLIVARES MARTINEZ FERNANDO JESUS" w:date="2026-08-26T13:02:00Z"/>
                <w:lang w:val="es-ES_tradnl"/>
              </w:rPr>
            </w:pPr>
            <w:del w:id="2634" w:author="OLIVARES MARTINEZ FERNANDO JESUS" w:date="2026-08-26T13:02:00Z">
              <w:r w:rsidDel="00AA06CA">
                <w:rPr>
                  <w:lang w:val="es-ES_tradnl"/>
                </w:rPr>
                <w:delText>Valor*</w:delText>
              </w:r>
            </w:del>
          </w:p>
        </w:tc>
        <w:tc>
          <w:tcPr>
            <w:tcW w:w="1329" w:type="pct"/>
            <w:shd w:val="clear" w:color="auto" w:fill="FFFFFF" w:themeFill="background1"/>
            <w:vAlign w:val="bottom"/>
          </w:tcPr>
          <w:p w14:paraId="427109F6" w14:textId="3BA1F565" w:rsidR="003B0A3A" w:rsidDel="00AA06CA" w:rsidRDefault="003B0A3A">
            <w:pPr>
              <w:rPr>
                <w:del w:id="2635" w:author="OLIVARES MARTINEZ FERNANDO JESUS" w:date="2026-08-26T13:02:00Z"/>
                <w:rFonts w:ascii="Calibri" w:hAnsi="Calibri" w:cs="Calibri"/>
                <w:color w:val="000000"/>
              </w:rPr>
            </w:pPr>
            <w:del w:id="2636" w:author="OLIVARES MARTINEZ FERNANDO JESUS" w:date="2026-08-26T13:02:00Z">
              <w:r w:rsidDel="00AA06CA">
                <w:rPr>
                  <w:rFonts w:ascii="Calibri" w:hAnsi="Calibri" w:cs="Calibri"/>
                  <w:color w:val="000000"/>
                </w:rPr>
                <w:delText>VALOR</w:delText>
              </w:r>
            </w:del>
          </w:p>
        </w:tc>
        <w:tc>
          <w:tcPr>
            <w:tcW w:w="391" w:type="pct"/>
            <w:shd w:val="clear" w:color="auto" w:fill="FFFFFF" w:themeFill="background1"/>
          </w:tcPr>
          <w:p w14:paraId="05980833" w14:textId="4AD7FAEA" w:rsidR="003B0A3A" w:rsidDel="00AA06CA" w:rsidRDefault="003B0A3A">
            <w:pPr>
              <w:rPr>
                <w:del w:id="2637" w:author="OLIVARES MARTINEZ FERNANDO JESUS" w:date="2026-08-26T13:02:00Z"/>
                <w:rFonts w:cs="Arial"/>
                <w:sz w:val="16"/>
                <w:szCs w:val="16"/>
              </w:rPr>
            </w:pPr>
            <w:del w:id="2638" w:author="OLIVARES MARTINEZ FERNANDO JESUS" w:date="2026-08-26T13:02:00Z">
              <w:r w:rsidDel="00AA06CA">
                <w:rPr>
                  <w:rFonts w:cs="Arial"/>
                  <w:sz w:val="16"/>
                  <w:szCs w:val="16"/>
                </w:rPr>
                <w:delText>AUT</w:delText>
              </w:r>
            </w:del>
          </w:p>
        </w:tc>
        <w:tc>
          <w:tcPr>
            <w:tcW w:w="2266" w:type="pct"/>
            <w:shd w:val="clear" w:color="auto" w:fill="FFFFFF" w:themeFill="background1"/>
          </w:tcPr>
          <w:p w14:paraId="347F3A3C" w14:textId="55964115" w:rsidR="003B0A3A" w:rsidDel="00AA06CA" w:rsidRDefault="003B0A3A">
            <w:pPr>
              <w:rPr>
                <w:del w:id="2639" w:author="OLIVARES MARTINEZ FERNANDO JESUS" w:date="2026-08-26T13:02:00Z"/>
                <w:rFonts w:cs="Arial"/>
              </w:rPr>
            </w:pPr>
            <w:del w:id="2640" w:author="OLIVARES MARTINEZ FERNANDO JESUS" w:date="2026-08-26T13:02:00Z">
              <w:r w:rsidDel="00AA06CA">
                <w:rPr>
                  <w:rFonts w:cs="Arial"/>
                </w:rPr>
                <w:delText>Valor del Parámetro</w:delText>
              </w:r>
            </w:del>
          </w:p>
        </w:tc>
      </w:tr>
      <w:tr w:rsidR="003B0A3A" w14:paraId="4234A562" w14:textId="77777777" w:rsidTr="00AA06CA">
        <w:trPr>
          <w:trHeight w:val="404"/>
        </w:trPr>
        <w:tc>
          <w:tcPr>
            <w:tcW w:w="1014" w:type="pct"/>
            <w:shd w:val="clear" w:color="auto" w:fill="FFFFFF" w:themeFill="background1"/>
          </w:tcPr>
          <w:p w14:paraId="0DDAB6F1" w14:textId="360A7BB0" w:rsidR="003B0A3A" w:rsidRDefault="003B0A3A">
            <w:pPr>
              <w:rPr>
                <w:lang w:val="es-ES_tradnl"/>
              </w:rPr>
            </w:pPr>
            <w:r>
              <w:rPr>
                <w:lang w:val="es-ES_tradnl"/>
              </w:rPr>
              <w:t>Descripción</w:t>
            </w:r>
            <w:r w:rsidRPr="00732021">
              <w:rPr>
                <w:lang w:val="es-ES_tradnl"/>
              </w:rPr>
              <w:t>*</w:t>
            </w:r>
          </w:p>
        </w:tc>
        <w:tc>
          <w:tcPr>
            <w:tcW w:w="1329" w:type="pct"/>
            <w:shd w:val="clear" w:color="auto" w:fill="FFFFFF" w:themeFill="background1"/>
            <w:vAlign w:val="center"/>
          </w:tcPr>
          <w:p w14:paraId="1AA8E477" w14:textId="4FD47AC7" w:rsidR="003B0A3A" w:rsidRPr="00FC6EA0" w:rsidRDefault="003B0A3A">
            <w:pPr>
              <w:rPr>
                <w:lang w:val="es-ES_tradnl"/>
              </w:rPr>
            </w:pPr>
            <w:r>
              <w:rPr>
                <w:rFonts w:ascii="Calibri" w:hAnsi="Calibri" w:cs="Calibri"/>
                <w:color w:val="000000"/>
                <w:sz w:val="22"/>
                <w:szCs w:val="22"/>
              </w:rPr>
              <w:t>DESCRIPCION</w:t>
            </w:r>
          </w:p>
        </w:tc>
        <w:tc>
          <w:tcPr>
            <w:tcW w:w="391" w:type="pct"/>
            <w:shd w:val="clear" w:color="auto" w:fill="FFFFFF" w:themeFill="background1"/>
          </w:tcPr>
          <w:p w14:paraId="5C516373" w14:textId="77777777" w:rsidR="003B0A3A" w:rsidRDefault="003B0A3A">
            <w:pPr>
              <w:rPr>
                <w:rFonts w:cs="Arial"/>
                <w:sz w:val="16"/>
                <w:szCs w:val="16"/>
              </w:rPr>
            </w:pPr>
            <w:r>
              <w:rPr>
                <w:rFonts w:cs="Arial"/>
                <w:sz w:val="16"/>
                <w:szCs w:val="16"/>
              </w:rPr>
              <w:t>AUT</w:t>
            </w:r>
          </w:p>
        </w:tc>
        <w:tc>
          <w:tcPr>
            <w:tcW w:w="2266" w:type="pct"/>
            <w:shd w:val="clear" w:color="auto" w:fill="FFFFFF" w:themeFill="background1"/>
          </w:tcPr>
          <w:p w14:paraId="396111CA" w14:textId="77777777" w:rsidR="003B0A3A" w:rsidRDefault="003B0A3A">
            <w:pPr>
              <w:rPr>
                <w:rFonts w:cs="Arial"/>
              </w:rPr>
            </w:pPr>
            <w:r>
              <w:rPr>
                <w:rFonts w:cs="Arial"/>
              </w:rPr>
              <w:t>Se informará el valor informado en la BD.</w:t>
            </w:r>
          </w:p>
          <w:p w14:paraId="5BF43225" w14:textId="77777777" w:rsidR="003B0A3A" w:rsidRPr="007F3924" w:rsidRDefault="003B0A3A">
            <w:pPr>
              <w:rPr>
                <w:rFonts w:cs="Arial"/>
              </w:rPr>
            </w:pPr>
          </w:p>
        </w:tc>
      </w:tr>
      <w:tr w:rsidR="003B0A3A" w14:paraId="7E6B9FEC" w14:textId="77777777" w:rsidTr="00AA06CA">
        <w:tblPrEx>
          <w:tblW w:w="5337" w:type="pct"/>
          <w:tblLayout w:type="fixed"/>
          <w:tblPrExChange w:id="2641" w:author="OLIVARES MARTINEZ FERNANDO JESUS" w:date="2026-08-26T13:03:00Z">
            <w:tblPrEx>
              <w:tblW w:w="5337" w:type="pct"/>
              <w:tblLayout w:type="fixed"/>
            </w:tblPrEx>
          </w:tblPrExChange>
        </w:tblPrEx>
        <w:trPr>
          <w:trHeight w:val="373"/>
          <w:trPrChange w:id="2642" w:author="OLIVARES MARTINEZ FERNANDO JESUS" w:date="2026-08-26T13:03:00Z">
            <w:trPr>
              <w:trHeight w:val="373"/>
            </w:trPr>
          </w:trPrChange>
        </w:trPr>
        <w:tc>
          <w:tcPr>
            <w:tcW w:w="1014" w:type="pct"/>
            <w:shd w:val="clear" w:color="auto" w:fill="FFFFFF" w:themeFill="background1"/>
            <w:vAlign w:val="center"/>
            <w:tcPrChange w:id="2643" w:author="OLIVARES MARTINEZ FERNANDO JESUS" w:date="2026-08-26T13:03:00Z">
              <w:tcPr>
                <w:tcW w:w="1014" w:type="pct"/>
                <w:shd w:val="clear" w:color="auto" w:fill="FFFFFF" w:themeFill="background1"/>
              </w:tcPr>
            </w:tcPrChange>
          </w:tcPr>
          <w:p w14:paraId="78B988AC" w14:textId="2604CDA0" w:rsidR="003B0A3A" w:rsidRDefault="003B0A3A" w:rsidP="003B0A3A">
            <w:pPr>
              <w:rPr>
                <w:rFonts w:ascii="Calibri" w:hAnsi="Calibri" w:cs="Calibri"/>
                <w:color w:val="000000"/>
              </w:rPr>
            </w:pPr>
            <w:r>
              <w:rPr>
                <w:lang w:val="es-ES_tradnl"/>
              </w:rPr>
              <w:t>Activ</w:t>
            </w:r>
            <w:del w:id="2644" w:author="OLIVARES MARTINEZ FERNANDO JESUS" w:date="2026-08-17T12:16:00Z">
              <w:r w:rsidDel="007025DB">
                <w:rPr>
                  <w:lang w:val="es-ES_tradnl"/>
                </w:rPr>
                <w:delText>ad</w:delText>
              </w:r>
            </w:del>
            <w:r>
              <w:rPr>
                <w:lang w:val="es-ES_tradnl"/>
              </w:rPr>
              <w:t>o</w:t>
            </w:r>
            <w:r w:rsidR="007025DB">
              <w:rPr>
                <w:lang w:val="es-ES_tradnl"/>
              </w:rPr>
              <w:t>/Inactivo</w:t>
            </w:r>
            <w:r>
              <w:rPr>
                <w:lang w:val="es-ES_tradnl"/>
              </w:rPr>
              <w:t>*</w:t>
            </w:r>
          </w:p>
        </w:tc>
        <w:tc>
          <w:tcPr>
            <w:tcW w:w="1329" w:type="pct"/>
            <w:shd w:val="clear" w:color="auto" w:fill="FFFFFF" w:themeFill="background1"/>
            <w:vAlign w:val="center"/>
            <w:tcPrChange w:id="2645" w:author="OLIVARES MARTINEZ FERNANDO JESUS" w:date="2026-08-26T13:03:00Z">
              <w:tcPr>
                <w:tcW w:w="1329" w:type="pct"/>
                <w:shd w:val="clear" w:color="auto" w:fill="FFFFFF" w:themeFill="background1"/>
                <w:vAlign w:val="center"/>
              </w:tcPr>
            </w:tcPrChange>
          </w:tcPr>
          <w:p w14:paraId="00BD3A28" w14:textId="39C3BA43" w:rsidR="003B0A3A" w:rsidRDefault="003B0A3A" w:rsidP="003B0A3A">
            <w:pPr>
              <w:rPr>
                <w:lang w:val="es-ES_tradnl"/>
              </w:rPr>
            </w:pPr>
            <w:r w:rsidRPr="00B736C1">
              <w:rPr>
                <w:rFonts w:ascii="Calibri" w:hAnsi="Calibri" w:cs="Calibri"/>
                <w:color w:val="000000"/>
                <w:sz w:val="22"/>
                <w:szCs w:val="22"/>
                <w:highlight w:val="yellow"/>
              </w:rPr>
              <w:t>I</w:t>
            </w:r>
            <w:r>
              <w:rPr>
                <w:rFonts w:ascii="Calibri" w:hAnsi="Calibri" w:cs="Calibri"/>
                <w:color w:val="000000"/>
                <w:sz w:val="22"/>
                <w:szCs w:val="22"/>
              </w:rPr>
              <w:t>ND_ACTIVO</w:t>
            </w:r>
          </w:p>
        </w:tc>
        <w:tc>
          <w:tcPr>
            <w:tcW w:w="391" w:type="pct"/>
            <w:shd w:val="clear" w:color="auto" w:fill="FFFFFF" w:themeFill="background1"/>
            <w:vAlign w:val="center"/>
            <w:tcPrChange w:id="2646" w:author="OLIVARES MARTINEZ FERNANDO JESUS" w:date="2026-08-26T13:03:00Z">
              <w:tcPr>
                <w:tcW w:w="391" w:type="pct"/>
                <w:shd w:val="clear" w:color="auto" w:fill="FFFFFF" w:themeFill="background1"/>
                <w:vAlign w:val="center"/>
              </w:tcPr>
            </w:tcPrChange>
          </w:tcPr>
          <w:p w14:paraId="766CB3D2" w14:textId="7786A80A" w:rsidR="003B0A3A" w:rsidRDefault="003B0A3A" w:rsidP="003B0A3A">
            <w:pPr>
              <w:rPr>
                <w:rFonts w:cs="Arial"/>
                <w:sz w:val="16"/>
                <w:szCs w:val="16"/>
              </w:rPr>
            </w:pPr>
            <w:r>
              <w:rPr>
                <w:rFonts w:cs="Arial"/>
                <w:sz w:val="16"/>
                <w:szCs w:val="16"/>
              </w:rPr>
              <w:t>ALG</w:t>
            </w:r>
          </w:p>
        </w:tc>
        <w:tc>
          <w:tcPr>
            <w:tcW w:w="2266" w:type="pct"/>
            <w:shd w:val="clear" w:color="auto" w:fill="FFFFFF" w:themeFill="background1"/>
            <w:tcPrChange w:id="2647" w:author="OLIVARES MARTINEZ FERNANDO JESUS" w:date="2026-08-26T13:03:00Z">
              <w:tcPr>
                <w:tcW w:w="2266" w:type="pct"/>
                <w:shd w:val="clear" w:color="auto" w:fill="FFFFFF" w:themeFill="background1"/>
              </w:tcPr>
            </w:tcPrChange>
          </w:tcPr>
          <w:p w14:paraId="03E96D9D" w14:textId="77777777" w:rsidR="003B0A3A" w:rsidRDefault="003B0A3A" w:rsidP="003B0A3A">
            <w:pPr>
              <w:rPr>
                <w:rFonts w:cs="Arial"/>
              </w:rPr>
            </w:pPr>
            <w:r>
              <w:rPr>
                <w:rFonts w:cs="Arial"/>
              </w:rPr>
              <w:t>Se mostrará estado activación “Activo” o “Inactivo” dependiendo del valor informado en el campo “IND_ACTIVO”:</w:t>
            </w:r>
          </w:p>
          <w:p w14:paraId="2D1EDBC1" w14:textId="77777777" w:rsidR="003B0A3A" w:rsidRDefault="003B0A3A" w:rsidP="003B0A3A">
            <w:pPr>
              <w:pStyle w:val="Prrafodelista"/>
              <w:numPr>
                <w:ilvl w:val="0"/>
                <w:numId w:val="3"/>
              </w:numPr>
              <w:rPr>
                <w:noProof/>
              </w:rPr>
            </w:pPr>
            <w:r>
              <w:rPr>
                <w:noProof/>
              </w:rPr>
              <w:t>1</w:t>
            </w:r>
            <w:r w:rsidRPr="00732021">
              <w:rPr>
                <w:noProof/>
              </w:rPr>
              <w:sym w:font="Wingdings" w:char="F0E0"/>
            </w:r>
            <w:r>
              <w:rPr>
                <w:noProof/>
              </w:rPr>
              <w:t>”Activo”</w:t>
            </w:r>
          </w:p>
          <w:p w14:paraId="5A049F99" w14:textId="33E5A33E" w:rsidR="003B0A3A" w:rsidRPr="003B0A3A" w:rsidRDefault="003B0A3A" w:rsidP="003B0A3A">
            <w:pPr>
              <w:pStyle w:val="Prrafodelista"/>
              <w:numPr>
                <w:ilvl w:val="0"/>
                <w:numId w:val="3"/>
              </w:numPr>
              <w:rPr>
                <w:noProof/>
              </w:rPr>
            </w:pPr>
            <w:r>
              <w:rPr>
                <w:noProof/>
              </w:rPr>
              <w:t>0</w:t>
            </w:r>
            <w:r w:rsidRPr="00732021">
              <w:rPr>
                <w:noProof/>
              </w:rPr>
              <w:sym w:font="Wingdings" w:char="F0E0"/>
            </w:r>
            <w:r>
              <w:rPr>
                <w:noProof/>
              </w:rPr>
              <w:t>“Inactivo”</w:t>
            </w:r>
          </w:p>
        </w:tc>
      </w:tr>
    </w:tbl>
    <w:p w14:paraId="48E86719" w14:textId="77777777" w:rsidR="003B0A3A" w:rsidRDefault="003B0A3A" w:rsidP="003B0A3A">
      <w:pPr>
        <w:rPr>
          <w:lang w:val="es-ES_tradnl"/>
        </w:rPr>
      </w:pPr>
    </w:p>
    <w:p w14:paraId="16C808B8" w14:textId="60C04F06" w:rsidR="003B0A3A" w:rsidRDefault="003B0A3A" w:rsidP="003B0A3A">
      <w:pPr>
        <w:rPr>
          <w:b/>
          <w:u w:val="single"/>
          <w:lang w:val="es-ES_tradnl"/>
        </w:rPr>
      </w:pPr>
      <w:r w:rsidRPr="00752F16">
        <w:rPr>
          <w:b/>
          <w:u w:val="single"/>
          <w:lang w:val="es-ES_tradnl"/>
        </w:rPr>
        <w:t xml:space="preserve">Validar datos </w:t>
      </w:r>
      <w:del w:id="2648" w:author="OLIVARES MARTINEZ FERNANDO JESUS" w:date="2026-08-26T13:03:00Z">
        <w:r w:rsidDel="00AA06CA">
          <w:rPr>
            <w:b/>
            <w:u w:val="single"/>
            <w:lang w:val="es-ES_tradnl"/>
          </w:rPr>
          <w:delText>Parámetro</w:delText>
        </w:r>
      </w:del>
      <w:ins w:id="2649" w:author="OLIVARES MARTINEZ FERNANDO JESUS" w:date="2026-08-26T13:03:00Z">
        <w:r w:rsidR="00AA06CA">
          <w:rPr>
            <w:b/>
            <w:u w:val="single"/>
            <w:lang w:val="es-ES_tradnl"/>
          </w:rPr>
          <w:t>Ejército</w:t>
        </w:r>
      </w:ins>
    </w:p>
    <w:p w14:paraId="13033E22" w14:textId="26E8C56C" w:rsidR="003B0A3A" w:rsidRDefault="003B0A3A" w:rsidP="003B0A3A">
      <w:pPr>
        <w:spacing w:after="160" w:line="259" w:lineRule="auto"/>
        <w:rPr>
          <w:lang w:val="es-ES_tradnl"/>
        </w:rPr>
      </w:pPr>
      <w:r>
        <w:rPr>
          <w:lang w:val="es-ES_tradnl"/>
        </w:rPr>
        <w:t xml:space="preserve">Se llevarán a cabo las mismas validaciones que en el proceso de Alta de </w:t>
      </w:r>
      <w:del w:id="2650" w:author="OLIVARES MARTINEZ FERNANDO JESUS" w:date="2026-08-27T08:46:00Z">
        <w:r w:rsidR="00882E8E" w:rsidDel="006A5A95">
          <w:rPr>
            <w:lang w:val="es-ES_tradnl"/>
          </w:rPr>
          <w:delText>Parámetro</w:delText>
        </w:r>
      </w:del>
      <w:ins w:id="2651" w:author="OLIVARES MARTINEZ FERNANDO JESUS" w:date="2026-08-27T08:46:00Z">
        <w:r w:rsidR="006A5A95">
          <w:rPr>
            <w:lang w:val="es-ES_tradnl"/>
          </w:rPr>
          <w:t>Ejército</w:t>
        </w:r>
      </w:ins>
      <w:r>
        <w:rPr>
          <w:lang w:val="es-ES_tradnl"/>
        </w:rPr>
        <w:t>.</w:t>
      </w:r>
    </w:p>
    <w:p w14:paraId="7E73562B" w14:textId="709C2281" w:rsidR="003B0A3A" w:rsidRDefault="003B0A3A" w:rsidP="003B0A3A">
      <w:pPr>
        <w:spacing w:after="160" w:line="259" w:lineRule="auto"/>
      </w:pPr>
      <w:r>
        <w:rPr>
          <w:lang w:val="es-ES_tradnl"/>
        </w:rPr>
        <w:t xml:space="preserve">Ver </w:t>
      </w:r>
      <w:r>
        <w:t>SIA</w:t>
      </w:r>
      <w:r w:rsidRPr="004D1A9D">
        <w:t>_</w:t>
      </w:r>
      <w:del w:id="2652" w:author="OLIVARES MARTINEZ FERNANDO JESUS" w:date="2026-08-27T08:46:00Z">
        <w:r w:rsidRPr="004D1A9D" w:rsidDel="006A5A95">
          <w:delText>PR</w:delText>
        </w:r>
        <w:r w:rsidDel="006A5A95">
          <w:delText>GESCNFPAR02</w:delText>
        </w:r>
      </w:del>
      <w:ins w:id="2653" w:author="OLIVARES MARTINEZ FERNANDO JESUS" w:date="2026-08-27T08:46:00Z">
        <w:r w:rsidR="006A5A95" w:rsidRPr="004D1A9D">
          <w:t>PR</w:t>
        </w:r>
        <w:r w:rsidR="006A5A95">
          <w:t>GES</w:t>
        </w:r>
        <w:r w:rsidR="006A5A95">
          <w:t>DATEJE</w:t>
        </w:r>
        <w:r w:rsidR="006A5A95">
          <w:t>02</w:t>
        </w:r>
      </w:ins>
      <w:r>
        <w:t xml:space="preserve">: Crear </w:t>
      </w:r>
      <w:del w:id="2654" w:author="OLIVARES MARTINEZ FERNANDO JESUS" w:date="2026-08-27T08:46:00Z">
        <w:r w:rsidDel="006A5A95">
          <w:delText>Parámetro</w:delText>
        </w:r>
      </w:del>
      <w:ins w:id="2655" w:author="OLIVARES MARTINEZ FERNANDO JESUS" w:date="2026-08-27T08:46:00Z">
        <w:r w:rsidR="006A5A95">
          <w:t>Ejército</w:t>
        </w:r>
      </w:ins>
    </w:p>
    <w:p w14:paraId="29BDBC30" w14:textId="4A3F79B4" w:rsidR="003B0A3A" w:rsidRDefault="003B0A3A" w:rsidP="003B0A3A">
      <w:pPr>
        <w:spacing w:after="160" w:line="259" w:lineRule="auto"/>
        <w:rPr>
          <w:b/>
          <w:u w:val="single"/>
          <w:lang w:val="es-ES_tradnl"/>
        </w:rPr>
      </w:pPr>
      <w:r w:rsidRPr="00DD239C">
        <w:rPr>
          <w:b/>
          <w:u w:val="single"/>
          <w:lang w:val="es-ES_tradnl"/>
        </w:rPr>
        <w:t xml:space="preserve">Registrar </w:t>
      </w:r>
      <w:r>
        <w:rPr>
          <w:b/>
          <w:u w:val="single"/>
          <w:lang w:val="es-ES_tradnl"/>
        </w:rPr>
        <w:t xml:space="preserve">Datos </w:t>
      </w:r>
      <w:del w:id="2656" w:author="OLIVARES MARTINEZ FERNANDO JESUS" w:date="2026-08-27T08:46:00Z">
        <w:r w:rsidDel="006A5A95">
          <w:rPr>
            <w:b/>
            <w:u w:val="single"/>
            <w:lang w:val="es-ES_tradnl"/>
          </w:rPr>
          <w:delText>parámetro</w:delText>
        </w:r>
      </w:del>
      <w:ins w:id="2657" w:author="OLIVARES MARTINEZ FERNANDO JESUS" w:date="2026-08-27T08:46:00Z">
        <w:r w:rsidR="006A5A95">
          <w:rPr>
            <w:b/>
            <w:u w:val="single"/>
            <w:lang w:val="es-ES_tradnl"/>
          </w:rPr>
          <w:t>ejército</w:t>
        </w:r>
      </w:ins>
    </w:p>
    <w:p w14:paraId="6EE94DFC" w14:textId="1D59B82B" w:rsidR="003B0A3A" w:rsidRDefault="003B0A3A" w:rsidP="003B0A3A">
      <w:pPr>
        <w:spacing w:after="160" w:line="259" w:lineRule="auto"/>
        <w:rPr>
          <w:lang w:val="es-ES_tradnl"/>
        </w:rPr>
      </w:pPr>
      <w:r>
        <w:rPr>
          <w:lang w:val="es-ES_tradnl"/>
        </w:rPr>
        <w:t xml:space="preserve">Si se superan las validaciones del formulario de modificación de </w:t>
      </w:r>
      <w:del w:id="2658" w:author="OLIVARES MARTINEZ FERNANDO JESUS" w:date="2026-08-27T08:46:00Z">
        <w:r w:rsidDel="006A5A95">
          <w:rPr>
            <w:lang w:val="es-ES_tradnl"/>
          </w:rPr>
          <w:delText>Parámetro</w:delText>
        </w:r>
      </w:del>
      <w:ins w:id="2659" w:author="OLIVARES MARTINEZ FERNANDO JESUS" w:date="2026-08-27T08:46:00Z">
        <w:r w:rsidR="006A5A95">
          <w:rPr>
            <w:lang w:val="es-ES_tradnl"/>
          </w:rPr>
          <w:t>ejército</w:t>
        </w:r>
      </w:ins>
      <w:r>
        <w:rPr>
          <w:lang w:val="es-ES_tradnl"/>
        </w:rPr>
        <w:t xml:space="preserve">, se lanzará el proceso de modificación de la definición del </w:t>
      </w:r>
      <w:del w:id="2660" w:author="OLIVARES MARTINEZ FERNANDO JESUS" w:date="2026-08-27T08:46:00Z">
        <w:r w:rsidDel="006A5A95">
          <w:rPr>
            <w:lang w:val="es-ES_tradnl"/>
          </w:rPr>
          <w:delText xml:space="preserve">Parámetro </w:delText>
        </w:r>
      </w:del>
      <w:ins w:id="2661" w:author="OLIVARES MARTINEZ FERNANDO JESUS" w:date="2026-08-27T08:46:00Z">
        <w:r w:rsidR="006A5A95">
          <w:rPr>
            <w:lang w:val="es-ES_tradnl"/>
          </w:rPr>
          <w:t>registro</w:t>
        </w:r>
        <w:r w:rsidR="006A5A95">
          <w:rPr>
            <w:lang w:val="es-ES_tradnl"/>
          </w:rPr>
          <w:t xml:space="preserve"> </w:t>
        </w:r>
      </w:ins>
      <w:r>
        <w:rPr>
          <w:lang w:val="es-ES_tradnl"/>
        </w:rPr>
        <w:t>seleccionado (#</w:t>
      </w:r>
      <w:del w:id="2662" w:author="OLIVARES MARTINEZ FERNANDO JESUS" w:date="2026-08-27T08:47:00Z">
        <w:r w:rsidDel="006A5A95">
          <w:rPr>
            <w:lang w:val="es-ES_tradnl"/>
          </w:rPr>
          <w:delText>idParámetro</w:delText>
        </w:r>
      </w:del>
      <w:ins w:id="2663" w:author="OLIVARES MARTINEZ FERNANDO JESUS" w:date="2026-08-27T08:47:00Z">
        <w:r w:rsidR="006A5A95">
          <w:rPr>
            <w:lang w:val="es-ES_tradnl"/>
          </w:rPr>
          <w:t>id</w:t>
        </w:r>
        <w:r w:rsidR="006A5A95">
          <w:rPr>
            <w:lang w:val="es-ES_tradnl"/>
          </w:rPr>
          <w:t>Ejército</w:t>
        </w:r>
      </w:ins>
      <w:r>
        <w:rPr>
          <w:lang w:val="es-ES_tradnl"/>
        </w:rPr>
        <w:t>) en la BBDD de SIABOD</w:t>
      </w:r>
    </w:p>
    <w:p w14:paraId="0761A081" w14:textId="06AEB4E1" w:rsidR="003B0A3A" w:rsidRDefault="003B0A3A" w:rsidP="003B0A3A">
      <w:pPr>
        <w:rPr>
          <w:lang w:val="es-ES_tradnl"/>
        </w:rPr>
      </w:pPr>
      <w:r>
        <w:rPr>
          <w:lang w:val="es-ES_tradnl"/>
        </w:rPr>
        <w:t xml:space="preserve">Se realiza la búsqueda del </w:t>
      </w:r>
      <w:del w:id="2664" w:author="OLIVARES MARTINEZ FERNANDO JESUS" w:date="2026-08-27T08:47:00Z">
        <w:r w:rsidDel="006A5A95">
          <w:rPr>
            <w:lang w:val="es-ES_tradnl"/>
          </w:rPr>
          <w:delText xml:space="preserve">Parámetro </w:delText>
        </w:r>
      </w:del>
      <w:ins w:id="2665" w:author="OLIVARES MARTINEZ FERNANDO JESUS" w:date="2026-08-27T08:47:00Z">
        <w:r w:rsidR="006A5A95">
          <w:rPr>
            <w:lang w:val="es-ES_tradnl"/>
          </w:rPr>
          <w:t>Ejército</w:t>
        </w:r>
        <w:r w:rsidR="006A5A95">
          <w:rPr>
            <w:lang w:val="es-ES_tradnl"/>
          </w:rPr>
          <w:t xml:space="preserve"> </w:t>
        </w:r>
      </w:ins>
      <w:r>
        <w:rPr>
          <w:lang w:val="es-ES_tradnl"/>
        </w:rPr>
        <w:t>seleccionado (#</w:t>
      </w:r>
      <w:ins w:id="2666" w:author="OLIVARES MARTINEZ FERNANDO JESUS" w:date="2026-08-27T08:47:00Z">
        <w:r w:rsidR="006A5A95">
          <w:rPr>
            <w:lang w:val="es-ES_tradnl"/>
          </w:rPr>
          <w:t>id</w:t>
        </w:r>
        <w:r w:rsidR="006A5A95">
          <w:rPr>
            <w:lang w:val="es-ES_tradnl"/>
          </w:rPr>
          <w:t>Ejército</w:t>
        </w:r>
      </w:ins>
      <w:del w:id="2667" w:author="OLIVARES MARTINEZ FERNANDO JESUS" w:date="2026-08-27T08:47:00Z">
        <w:r w:rsidDel="006A5A95">
          <w:rPr>
            <w:lang w:val="es-ES_tradnl"/>
          </w:rPr>
          <w:delText>idParámetro</w:delText>
        </w:r>
      </w:del>
      <w:r>
        <w:rPr>
          <w:lang w:val="es-ES_tradnl"/>
        </w:rPr>
        <w:t>) en la tabla SIA_</w:t>
      </w:r>
      <w:del w:id="2668" w:author="OLIVARES MARTINEZ FERNANDO JESUS" w:date="2026-08-27T08:47:00Z">
        <w:r w:rsidDel="006A5A95">
          <w:rPr>
            <w:lang w:val="es-ES_tradnl"/>
          </w:rPr>
          <w:delText>CNF</w:delText>
        </w:r>
      </w:del>
      <w:ins w:id="2669" w:author="OLIVARES MARTINEZ FERNANDO JESUS" w:date="2026-08-27T08:47:00Z">
        <w:r w:rsidR="006A5A95">
          <w:rPr>
            <w:lang w:val="es-ES_tradnl"/>
          </w:rPr>
          <w:t>DAT</w:t>
        </w:r>
      </w:ins>
      <w:r>
        <w:rPr>
          <w:lang w:val="es-ES_tradnl"/>
        </w:rPr>
        <w:t>_</w:t>
      </w:r>
      <w:del w:id="2670" w:author="OLIVARES MARTINEZ FERNANDO JESUS" w:date="2026-08-27T08:47:00Z">
        <w:r w:rsidDel="006A5A95">
          <w:rPr>
            <w:lang w:val="es-ES_tradnl"/>
          </w:rPr>
          <w:delText>PARAMETRO</w:delText>
        </w:r>
      </w:del>
      <w:ins w:id="2671" w:author="OLIVARES MARTINEZ FERNANDO JESUS" w:date="2026-08-27T08:47:00Z">
        <w:r w:rsidR="006A5A95">
          <w:rPr>
            <w:lang w:val="es-ES_tradnl"/>
          </w:rPr>
          <w:t>EJERCITO</w:t>
        </w:r>
      </w:ins>
      <w:r>
        <w:rPr>
          <w:lang w:val="es-ES_tradnl"/>
        </w:rPr>
        <w:t>:</w:t>
      </w:r>
    </w:p>
    <w:tbl>
      <w:tblPr>
        <w:tblStyle w:val="Tablaconcuadrcula"/>
        <w:tblW w:w="0" w:type="auto"/>
        <w:tblLook w:val="04A0" w:firstRow="1" w:lastRow="0" w:firstColumn="1" w:lastColumn="0" w:noHBand="0" w:noVBand="1"/>
      </w:tblPr>
      <w:tblGrid>
        <w:gridCol w:w="4390"/>
      </w:tblGrid>
      <w:tr w:rsidR="003B0A3A" w:rsidRPr="00572FB3" w14:paraId="777F4E95" w14:textId="77777777">
        <w:tc>
          <w:tcPr>
            <w:tcW w:w="4390" w:type="dxa"/>
            <w:shd w:val="clear" w:color="auto" w:fill="1F4E79" w:themeFill="accent1" w:themeFillShade="80"/>
          </w:tcPr>
          <w:p w14:paraId="47573454" w14:textId="77777777" w:rsidR="003B0A3A" w:rsidRPr="00572FB3" w:rsidRDefault="003B0A3A">
            <w:pPr>
              <w:rPr>
                <w:b/>
                <w:color w:val="FFFFFF" w:themeColor="background1"/>
              </w:rPr>
            </w:pPr>
            <w:r>
              <w:rPr>
                <w:b/>
                <w:color w:val="FFFFFF" w:themeColor="background1"/>
              </w:rPr>
              <w:t>Filtro</w:t>
            </w:r>
          </w:p>
        </w:tc>
      </w:tr>
      <w:tr w:rsidR="003B0A3A" w14:paraId="35CC1DD1" w14:textId="77777777">
        <w:tc>
          <w:tcPr>
            <w:tcW w:w="4390" w:type="dxa"/>
          </w:tcPr>
          <w:p w14:paraId="69F6A2B0" w14:textId="5E2FDDFE" w:rsidR="003B0A3A" w:rsidRDefault="003B0A3A">
            <w:r w:rsidRPr="00EA7B24">
              <w:t>ID_</w:t>
            </w:r>
            <w:del w:id="2672" w:author="OLIVARES MARTINEZ FERNANDO JESUS" w:date="2026-08-27T08:47:00Z">
              <w:r w:rsidDel="006A5A95">
                <w:delText xml:space="preserve">PARAMETRO </w:delText>
              </w:r>
            </w:del>
            <w:ins w:id="2673" w:author="OLIVARES MARTINEZ FERNANDO JESUS" w:date="2026-08-27T08:47:00Z">
              <w:r w:rsidR="006A5A95">
                <w:t>EJERCITO</w:t>
              </w:r>
              <w:r w:rsidR="006A5A95">
                <w:t xml:space="preserve"> </w:t>
              </w:r>
            </w:ins>
            <w:r>
              <w:t>= #</w:t>
            </w:r>
            <w:del w:id="2674" w:author="OLIVARES MARTINEZ FERNANDO JESUS" w:date="2026-08-27T08:47:00Z">
              <w:r w:rsidDel="006A5A95">
                <w:delText>idParámetro</w:delText>
              </w:r>
            </w:del>
            <w:ins w:id="2675" w:author="OLIVARES MARTINEZ FERNANDO JESUS" w:date="2026-08-27T08:47:00Z">
              <w:r w:rsidR="006A5A95">
                <w:t>id</w:t>
              </w:r>
              <w:r w:rsidR="006A5A95">
                <w:t>Ejército</w:t>
              </w:r>
            </w:ins>
          </w:p>
        </w:tc>
      </w:tr>
    </w:tbl>
    <w:p w14:paraId="72A0B9A2" w14:textId="77777777" w:rsidR="003B0A3A" w:rsidRDefault="003B0A3A" w:rsidP="003B0A3A">
      <w:pPr>
        <w:rPr>
          <w:lang w:val="es-ES_tradnl"/>
        </w:rPr>
      </w:pPr>
    </w:p>
    <w:p w14:paraId="1AFE6C79" w14:textId="6DB46DFA" w:rsidR="003B0A3A" w:rsidRDefault="003B0A3A" w:rsidP="003B0A3A">
      <w:pPr>
        <w:rPr>
          <w:lang w:val="es-ES_tradnl"/>
        </w:rPr>
      </w:pPr>
      <w:r>
        <w:rPr>
          <w:lang w:val="es-ES_tradnl"/>
        </w:rPr>
        <w:t xml:space="preserve">Se registran en dicho </w:t>
      </w:r>
      <w:del w:id="2676" w:author="OLIVARES MARTINEZ FERNANDO JESUS" w:date="2026-08-27T08:47:00Z">
        <w:r w:rsidDel="006A5A95">
          <w:rPr>
            <w:lang w:val="es-ES_tradnl"/>
          </w:rPr>
          <w:delText xml:space="preserve">Parámetro </w:delText>
        </w:r>
      </w:del>
      <w:ins w:id="2677" w:author="OLIVARES MARTINEZ FERNANDO JESUS" w:date="2026-08-27T08:47:00Z">
        <w:r w:rsidR="006A5A95">
          <w:rPr>
            <w:lang w:val="es-ES_tradnl"/>
          </w:rPr>
          <w:t>Ejército</w:t>
        </w:r>
        <w:r w:rsidR="006A5A95">
          <w:rPr>
            <w:lang w:val="es-ES_tradnl"/>
          </w:rPr>
          <w:t xml:space="preserve"> </w:t>
        </w:r>
      </w:ins>
      <w:r>
        <w:rPr>
          <w:lang w:val="es-ES_tradnl"/>
        </w:rPr>
        <w:t xml:space="preserve">los datos informados campos del formulario de modificación de </w:t>
      </w:r>
      <w:del w:id="2678" w:author="OLIVARES MARTINEZ FERNANDO JESUS" w:date="2026-08-27T08:47:00Z">
        <w:r w:rsidDel="006A5A95">
          <w:rPr>
            <w:lang w:val="es-ES_tradnl"/>
          </w:rPr>
          <w:delText xml:space="preserve">Parámetro </w:delText>
        </w:r>
      </w:del>
      <w:ins w:id="2679" w:author="OLIVARES MARTINEZ FERNANDO JESUS" w:date="2026-08-27T08:47:00Z">
        <w:r w:rsidR="006A5A95">
          <w:rPr>
            <w:lang w:val="es-ES_tradnl"/>
          </w:rPr>
          <w:t>Ejército</w:t>
        </w:r>
        <w:r w:rsidR="006A5A95">
          <w:rPr>
            <w:lang w:val="es-ES_tradnl"/>
          </w:rPr>
          <w:t xml:space="preserve"> </w:t>
        </w:r>
      </w:ins>
      <w:r>
        <w:rPr>
          <w:lang w:val="es-ES_tradnl"/>
        </w:rPr>
        <w:t xml:space="preserve">de la misma forma que en el proceso de Crear </w:t>
      </w:r>
      <w:del w:id="2680" w:author="OLIVARES MARTINEZ FERNANDO JESUS" w:date="2026-08-27T08:47:00Z">
        <w:r w:rsidDel="006A5A95">
          <w:rPr>
            <w:lang w:val="es-ES_tradnl"/>
          </w:rPr>
          <w:delText>Parámetro</w:delText>
        </w:r>
      </w:del>
      <w:ins w:id="2681" w:author="OLIVARES MARTINEZ FERNANDO JESUS" w:date="2026-08-27T08:47:00Z">
        <w:r w:rsidR="006A5A95">
          <w:rPr>
            <w:lang w:val="es-ES_tradnl"/>
          </w:rPr>
          <w:t>E</w:t>
        </w:r>
      </w:ins>
      <w:ins w:id="2682" w:author="OLIVARES MARTINEZ FERNANDO JESUS" w:date="2026-08-27T08:48:00Z">
        <w:r w:rsidR="006A5A95">
          <w:rPr>
            <w:lang w:val="es-ES_tradnl"/>
          </w:rPr>
          <w:t>jército</w:t>
        </w:r>
      </w:ins>
      <w:r>
        <w:rPr>
          <w:lang w:val="es-ES_tradnl"/>
        </w:rPr>
        <w:t>.</w:t>
      </w:r>
    </w:p>
    <w:p w14:paraId="2D9411BC" w14:textId="70E42689" w:rsidR="003B0A3A" w:rsidRDefault="003B0A3A" w:rsidP="003B0A3A">
      <w:pPr>
        <w:spacing w:after="160" w:line="259" w:lineRule="auto"/>
      </w:pPr>
      <w:r>
        <w:rPr>
          <w:lang w:val="es-ES_tradnl"/>
        </w:rPr>
        <w:t xml:space="preserve">Ver </w:t>
      </w:r>
      <w:r>
        <w:t>SIA</w:t>
      </w:r>
      <w:r w:rsidRPr="004D1A9D">
        <w:t>_</w:t>
      </w:r>
      <w:del w:id="2683" w:author="OLIVARES MARTINEZ FERNANDO JESUS" w:date="2026-08-27T08:48:00Z">
        <w:r w:rsidRPr="004D1A9D" w:rsidDel="006A5A95">
          <w:delText>PR</w:delText>
        </w:r>
        <w:r w:rsidDel="006A5A95">
          <w:delText>GESCNFPAR02</w:delText>
        </w:r>
      </w:del>
      <w:ins w:id="2684" w:author="OLIVARES MARTINEZ FERNANDO JESUS" w:date="2026-08-27T08:48:00Z">
        <w:r w:rsidR="006A5A95" w:rsidRPr="004D1A9D">
          <w:t>PR</w:t>
        </w:r>
        <w:r w:rsidR="006A5A95">
          <w:t>GES</w:t>
        </w:r>
        <w:r w:rsidR="006A5A95">
          <w:t>DATEJE</w:t>
        </w:r>
        <w:r w:rsidR="006A5A95">
          <w:t>02</w:t>
        </w:r>
      </w:ins>
      <w:r>
        <w:t xml:space="preserve">: Crear </w:t>
      </w:r>
      <w:ins w:id="2685" w:author="OLIVARES MARTINEZ FERNANDO JESUS" w:date="2026-08-27T08:48:00Z">
        <w:r w:rsidR="006A5A95">
          <w:t>Ejército</w:t>
        </w:r>
      </w:ins>
      <w:del w:id="2686" w:author="OLIVARES MARTINEZ FERNANDO JESUS" w:date="2026-08-27T08:48:00Z">
        <w:r w:rsidDel="006A5A95">
          <w:delText>Parámetro</w:delText>
        </w:r>
      </w:del>
    </w:p>
    <w:p w14:paraId="682609DA" w14:textId="77777777" w:rsidR="003B0A3A" w:rsidRDefault="003B0A3A" w:rsidP="003B0A3A">
      <w:pPr>
        <w:spacing w:after="160" w:line="259" w:lineRule="auto"/>
      </w:pPr>
    </w:p>
    <w:p w14:paraId="038A1C91" w14:textId="1B84BED2" w:rsidR="00FB687D" w:rsidRDefault="00FB687D" w:rsidP="00FB687D">
      <w:pPr>
        <w:pStyle w:val="Ttulo2"/>
        <w:numPr>
          <w:ilvl w:val="2"/>
          <w:numId w:val="1"/>
        </w:numPr>
      </w:pPr>
      <w:bookmarkStart w:id="2687" w:name="_Toc238141165"/>
      <w:r w:rsidRPr="00F14BA6">
        <w:t>SIA_</w:t>
      </w:r>
      <w:del w:id="2688" w:author="OLIVARES MARTINEZ FERNANDO JESUS" w:date="2026-08-26T12:56:00Z">
        <w:r w:rsidDel="0061242E">
          <w:delText>PR</w:delText>
        </w:r>
        <w:r w:rsidRPr="00F14BA6" w:rsidDel="0061242E">
          <w:delText>GES</w:delText>
        </w:r>
        <w:r w:rsidDel="0061242E">
          <w:delText>CNF</w:delText>
        </w:r>
        <w:r w:rsidR="005B5838" w:rsidDel="0061242E">
          <w:delText>PAR</w:delText>
        </w:r>
        <w:r w:rsidRPr="00F14BA6" w:rsidDel="0061242E">
          <w:delText>0</w:delText>
        </w:r>
        <w:r w:rsidDel="0061242E">
          <w:delText>5</w:delText>
        </w:r>
        <w:r w:rsidR="009D6A77" w:rsidDel="0061242E">
          <w:delText xml:space="preserve"> </w:delText>
        </w:r>
      </w:del>
      <w:ins w:id="2689" w:author="OLIVARES MARTINEZ FERNANDO JESUS" w:date="2026-08-26T12:56:00Z">
        <w:r w:rsidR="0061242E">
          <w:t>PR</w:t>
        </w:r>
        <w:r w:rsidR="0061242E" w:rsidRPr="00F14BA6">
          <w:t>GES</w:t>
        </w:r>
        <w:r w:rsidR="0061242E">
          <w:t>DATEJE</w:t>
        </w:r>
        <w:r w:rsidR="0061242E" w:rsidRPr="00F14BA6">
          <w:t>0</w:t>
        </w:r>
        <w:r w:rsidR="0061242E">
          <w:t xml:space="preserve">5 </w:t>
        </w:r>
      </w:ins>
      <w:r w:rsidR="009D6A77">
        <w:t xml:space="preserve">- </w:t>
      </w:r>
      <w:r>
        <w:t>Eliminar</w:t>
      </w:r>
      <w:r w:rsidRPr="00F14BA6">
        <w:t xml:space="preserve"> </w:t>
      </w:r>
      <w:ins w:id="2690" w:author="OLIVARES MARTINEZ FERNANDO JESUS" w:date="2026-08-17T11:55:00Z">
        <w:r w:rsidR="00566244">
          <w:t>&lt;&lt;</w:t>
        </w:r>
      </w:ins>
      <w:ins w:id="2691" w:author="OLIVARES MARTINEZ FERNANDO JESUS" w:date="2026-08-26T12:56:00Z">
        <w:r w:rsidR="0061242E">
          <w:t>Registro Maestro</w:t>
        </w:r>
      </w:ins>
      <w:del w:id="2692" w:author="OLIVARES MARTINEZ FERNANDO JESUS" w:date="2026-08-26T12:56:00Z">
        <w:r w:rsidDel="0061242E">
          <w:delText>Parámetro</w:delText>
        </w:r>
      </w:del>
      <w:ins w:id="2693" w:author="OLIVARES MARTINEZ FERNANDO JESUS" w:date="2026-08-17T11:55:00Z">
        <w:r w:rsidR="00566244">
          <w:t>&gt;&gt;</w:t>
        </w:r>
      </w:ins>
      <w:bookmarkEnd w:id="2687"/>
    </w:p>
    <w:p w14:paraId="6476943B" w14:textId="77777777" w:rsidR="00FB687D" w:rsidRDefault="00FB687D" w:rsidP="00FB687D">
      <w:r>
        <w:t>En el siguiente esquema se describe el flujo de proceso que se debe implementar para el caso de uso:</w:t>
      </w:r>
    </w:p>
    <w:p w14:paraId="3421860F" w14:textId="41478367" w:rsidR="00FB687D" w:rsidRDefault="00FB687D" w:rsidP="00FB687D">
      <w:pPr>
        <w:pStyle w:val="Prrafodelista"/>
        <w:numPr>
          <w:ilvl w:val="0"/>
          <w:numId w:val="41"/>
        </w:numPr>
      </w:pPr>
      <w:r w:rsidRPr="00A90069">
        <w:t>SIA_</w:t>
      </w:r>
      <w:del w:id="2694" w:author="OLIVARES MARTINEZ FERNANDO JESUS" w:date="2026-08-26T12:56:00Z">
        <w:r w:rsidRPr="009D6A77" w:rsidDel="0061242E">
          <w:rPr>
            <w:u w:val="single"/>
          </w:rPr>
          <w:delText>CUGESCNF05</w:delText>
        </w:r>
      </w:del>
      <w:ins w:id="2695" w:author="OLIVARES MARTINEZ FERNANDO JESUS" w:date="2026-08-26T12:56:00Z">
        <w:r w:rsidR="0061242E" w:rsidRPr="009D6A77">
          <w:rPr>
            <w:u w:val="single"/>
          </w:rPr>
          <w:t>CUGES</w:t>
        </w:r>
        <w:r w:rsidR="0061242E">
          <w:rPr>
            <w:u w:val="single"/>
          </w:rPr>
          <w:t>DATEJE</w:t>
        </w:r>
        <w:r w:rsidR="0061242E" w:rsidRPr="009D6A77">
          <w:rPr>
            <w:u w:val="single"/>
          </w:rPr>
          <w:t>05</w:t>
        </w:r>
      </w:ins>
      <w:r w:rsidRPr="00A90069">
        <w:t>:</w:t>
      </w:r>
      <w:r>
        <w:t xml:space="preserve"> Eliminar</w:t>
      </w:r>
      <w:r w:rsidRPr="00A90069">
        <w:t xml:space="preserve"> &lt;&lt;</w:t>
      </w:r>
      <w:ins w:id="2696" w:author="OLIVARES MARTINEZ FERNANDO JESUS" w:date="2026-08-26T12:56:00Z">
        <w:r w:rsidR="0061242E" w:rsidRPr="00A90069" w:rsidDel="0061242E">
          <w:t xml:space="preserve"> </w:t>
        </w:r>
        <w:r w:rsidR="0061242E">
          <w:t>Registro Maestro</w:t>
        </w:r>
      </w:ins>
      <w:del w:id="2697" w:author="OLIVARES MARTINEZ FERNANDO JESUS" w:date="2026-08-26T12:56:00Z">
        <w:r w:rsidRPr="00A90069" w:rsidDel="0061242E">
          <w:delText>Par</w:delText>
        </w:r>
        <w:r w:rsidDel="0061242E">
          <w:delText>á</w:delText>
        </w:r>
        <w:r w:rsidRPr="00A90069" w:rsidDel="0061242E">
          <w:delText>metro</w:delText>
        </w:r>
      </w:del>
      <w:r w:rsidRPr="00A90069">
        <w:t>&gt;&gt;</w:t>
      </w:r>
    </w:p>
    <w:p w14:paraId="0520B323" w14:textId="008D8129" w:rsidR="00FB687D" w:rsidRPr="00CF1DB9" w:rsidRDefault="00CF1DB9" w:rsidP="00FB687D">
      <w:pPr>
        <w:rPr>
          <w:u w:val="single"/>
        </w:rPr>
      </w:pPr>
      <w:del w:id="2698" w:author="OLIVARES MARTINEZ FERNANDO JESUS" w:date="2026-08-17T11:53:00Z">
        <w:r w:rsidDel="00566244">
          <w:rPr>
            <w:noProof/>
          </w:rPr>
          <w:lastRenderedPageBreak/>
          <w:drawing>
            <wp:inline distT="0" distB="0" distL="0" distR="0" wp14:anchorId="6DDF1A50" wp14:editId="2E9B140C">
              <wp:extent cx="3631565" cy="8884920"/>
              <wp:effectExtent l="0" t="0" r="698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31565" cy="8884920"/>
                      </a:xfrm>
                      <a:prstGeom prst="rect">
                        <a:avLst/>
                      </a:prstGeom>
                      <a:noFill/>
                      <a:ln>
                        <a:noFill/>
                      </a:ln>
                    </pic:spPr>
                  </pic:pic>
                </a:graphicData>
              </a:graphic>
            </wp:inline>
          </w:drawing>
        </w:r>
      </w:del>
      <w:ins w:id="2699" w:author="OLIVARES MARTINEZ FERNANDO JESUS" w:date="2026-08-17T11:53:00Z">
        <w:r w:rsidR="00566244" w:rsidRPr="00566244">
          <w:rPr>
            <w:noProof/>
          </w:rPr>
          <w:t xml:space="preserve"> </w:t>
        </w:r>
      </w:ins>
      <w:ins w:id="2700" w:author="OLIVARES MARTINEZ FERNANDO JESUS" w:date="2026-08-27T08:49:00Z">
        <w:r w:rsidR="00B03DDA">
          <w:rPr>
            <w:noProof/>
          </w:rPr>
          <w:drawing>
            <wp:inline distT="0" distB="0" distL="0" distR="0" wp14:anchorId="4FA0C328" wp14:editId="656BB763">
              <wp:extent cx="4077970" cy="889127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77970" cy="8891270"/>
                      </a:xfrm>
                      <a:prstGeom prst="rect">
                        <a:avLst/>
                      </a:prstGeom>
                    </pic:spPr>
                  </pic:pic>
                </a:graphicData>
              </a:graphic>
            </wp:inline>
          </w:drawing>
        </w:r>
      </w:ins>
    </w:p>
    <w:p w14:paraId="3E608C00" w14:textId="7BD669F8" w:rsidR="0049327C" w:rsidDel="007025DB" w:rsidRDefault="007025DB" w:rsidP="0049327C">
      <w:pPr>
        <w:spacing w:after="0" w:line="240" w:lineRule="auto"/>
        <w:contextualSpacing/>
        <w:rPr>
          <w:del w:id="2701" w:author="OLIVARES MARTINEZ FERNANDO JESUS" w:date="2026-08-17T12:18:00Z"/>
        </w:rPr>
      </w:pPr>
      <w:ins w:id="2702" w:author="OLIVARES MARTINEZ FERNANDO JESUS" w:date="2026-08-17T12:18:00Z">
        <w:r>
          <w:lastRenderedPageBreak/>
          <w:t xml:space="preserve">El proceso </w:t>
        </w:r>
      </w:ins>
      <w:ins w:id="2703" w:author="OLIVARES MARTINEZ FERNANDO JESUS" w:date="2026-08-17T12:19:00Z">
        <w:r>
          <w:t xml:space="preserve">se inicia cuando </w:t>
        </w:r>
      </w:ins>
      <w:ins w:id="2704" w:author="OLIVARES MARTINEZ FERNANDO JESUS" w:date="2026-08-17T12:18:00Z">
        <w:r>
          <w:t xml:space="preserve">el usuario selecciona uno de los </w:t>
        </w:r>
      </w:ins>
      <w:ins w:id="2705" w:author="OLIVARES MARTINEZ FERNANDO JESUS" w:date="2026-08-27T08:49:00Z">
        <w:r w:rsidR="00B03DDA">
          <w:t>registros de ejército</w:t>
        </w:r>
      </w:ins>
      <w:ins w:id="2706" w:author="OLIVARES MARTINEZ FERNANDO JESUS" w:date="2026-08-17T12:18:00Z">
        <w:r>
          <w:t xml:space="preserve"> mostrados en la lista de </w:t>
        </w:r>
      </w:ins>
      <w:ins w:id="2707" w:author="OLIVARES MARTINEZ FERNANDO JESUS" w:date="2026-08-27T08:49:00Z">
        <w:r w:rsidR="00B03DDA">
          <w:t>datos</w:t>
        </w:r>
      </w:ins>
      <w:ins w:id="2708" w:author="OLIVARES MARTINEZ FERNANDO JESUS" w:date="2026-08-17T12:18:00Z">
        <w:r>
          <w:t xml:space="preserve"> recuperados y mostrados, en la columna “Acciones”, hace click en “</w:t>
        </w:r>
      </w:ins>
      <w:ins w:id="2709" w:author="OLIVARES MARTINEZ FERNANDO JESUS" w:date="2026-08-17T12:19:00Z">
        <w:r>
          <w:t>Eliminar</w:t>
        </w:r>
      </w:ins>
      <w:ins w:id="2710" w:author="OLIVARES MARTINEZ FERNANDO JESUS" w:date="2026-08-17T12:18:00Z">
        <w:r>
          <w:t>” y se muestra un menú pop-up con la opción “</w:t>
        </w:r>
      </w:ins>
      <w:ins w:id="2711" w:author="OLIVARES MARTINEZ FERNANDO JESUS" w:date="2026-08-17T12:19:00Z">
        <w:r>
          <w:t>Eliminar</w:t>
        </w:r>
      </w:ins>
      <w:ins w:id="2712" w:author="OLIVARES MARTINEZ FERNANDO JESUS" w:date="2026-08-17T12:18:00Z">
        <w:r>
          <w:t xml:space="preserve">” y hace click sobre esta opción. En ese momento se </w:t>
        </w:r>
      </w:ins>
      <w:ins w:id="2713" w:author="OLIVARES MARTINEZ FERNANDO JESUS" w:date="2026-08-17T12:19:00Z">
        <w:r>
          <w:t>borra de la BBDD el regist</w:t>
        </w:r>
      </w:ins>
      <w:ins w:id="2714" w:author="OLIVARES MARTINEZ FERNANDO JESUS" w:date="2026-08-17T12:20:00Z">
        <w:r>
          <w:t>r</w:t>
        </w:r>
      </w:ins>
      <w:ins w:id="2715" w:author="OLIVARES MARTINEZ FERNANDO JESUS" w:date="2026-08-17T12:19:00Z">
        <w:r>
          <w:t xml:space="preserve">o </w:t>
        </w:r>
      </w:ins>
      <w:ins w:id="2716" w:author="OLIVARES MARTINEZ FERNANDO JESUS" w:date="2026-08-27T08:56:00Z">
        <w:r w:rsidR="00EB1673">
          <w:t>Ejército</w:t>
        </w:r>
      </w:ins>
      <w:ins w:id="2717" w:author="OLIVARES MARTINEZ FERNANDO JESUS" w:date="2026-08-17T12:19:00Z">
        <w:r>
          <w:t xml:space="preserve"> con </w:t>
        </w:r>
        <w:proofErr w:type="spellStart"/>
        <w:r>
          <w:t>id</w:t>
        </w:r>
      </w:ins>
      <w:ins w:id="2718" w:author="OLIVARES MARTINEZ FERNANDO JESUS" w:date="2026-08-27T08:56:00Z">
        <w:r w:rsidR="00EB1673">
          <w:t>Ejercito</w:t>
        </w:r>
      </w:ins>
      <w:proofErr w:type="spellEnd"/>
      <w:ins w:id="2719" w:author="OLIVARES MARTINEZ FERNANDO JESUS" w:date="2026-08-17T12:20:00Z">
        <w:r>
          <w:t xml:space="preserve"> correspondiente </w:t>
        </w:r>
      </w:ins>
      <w:ins w:id="2720" w:author="OLIVARES MARTINEZ FERNANDO JESUS" w:date="2026-08-17T12:21:00Z">
        <w:r>
          <w:t xml:space="preserve">al </w:t>
        </w:r>
      </w:ins>
      <w:ins w:id="2721" w:author="OLIVARES MARTINEZ FERNANDO JESUS" w:date="2026-08-27T08:56:00Z">
        <w:r w:rsidR="00EB1673">
          <w:t>ejército</w:t>
        </w:r>
      </w:ins>
      <w:ins w:id="2722" w:author="OLIVARES MARTINEZ FERNANDO JESUS" w:date="2026-08-17T12:20:00Z">
        <w:r>
          <w:t xml:space="preserve"> seleccionado. Cuando se borra el </w:t>
        </w:r>
      </w:ins>
      <w:ins w:id="2723" w:author="OLIVARES MARTINEZ FERNANDO JESUS" w:date="2026-08-27T08:56:00Z">
        <w:r w:rsidR="00EB1673">
          <w:t>registro</w:t>
        </w:r>
      </w:ins>
      <w:ins w:id="2724" w:author="OLIVARES MARTINEZ FERNANDO JESUS" w:date="2026-08-17T12:20:00Z">
        <w:r>
          <w:t xml:space="preserve">, se recarga la lista de </w:t>
        </w:r>
      </w:ins>
      <w:ins w:id="2725" w:author="OLIVARES MARTINEZ FERNANDO JESUS" w:date="2026-08-27T08:56:00Z">
        <w:r w:rsidR="00EB1673">
          <w:t>ejércitos</w:t>
        </w:r>
      </w:ins>
      <w:ins w:id="2726" w:author="OLIVARES MARTINEZ FERNANDO JESUS" w:date="2026-08-17T12:20:00Z">
        <w:r>
          <w:t xml:space="preserve"> mostrada en la</w:t>
        </w:r>
      </w:ins>
      <w:ins w:id="2727" w:author="OLIVARES MARTINEZ FERNANDO JESUS" w:date="2026-08-17T12:21:00Z">
        <w:r>
          <w:t xml:space="preserve"> </w:t>
        </w:r>
      </w:ins>
      <w:ins w:id="2728" w:author="OLIVARES MARTINEZ FERNANDO JESUS" w:date="2026-08-17T12:20:00Z">
        <w:r>
          <w:t>ventana ante</w:t>
        </w:r>
      </w:ins>
      <w:ins w:id="2729" w:author="OLIVARES MARTINEZ FERNANDO JESUS" w:date="2026-08-17T12:21:00Z">
        <w:r>
          <w:t>rior.</w:t>
        </w:r>
      </w:ins>
      <w:ins w:id="2730" w:author="OLIVARES MARTINEZ FERNANDO JESUS" w:date="2026-08-17T12:20:00Z">
        <w:r w:rsidDel="007025DB">
          <w:t xml:space="preserve"> </w:t>
        </w:r>
      </w:ins>
      <w:commentRangeStart w:id="2731"/>
      <w:del w:id="2732" w:author="OLIVARES MARTINEZ FERNANDO JESUS" w:date="2026-08-17T12:18:00Z">
        <w:r w:rsidR="0049327C" w:rsidDel="007025DB">
          <w:delText>El proceso inicia cuando el usuario pulsa el botón “Eliminar” para dar de baja lógica (Baja Parámetro) el registro de Parámetro (#idParámetro) seleccionado en el listado y se muestra la ventana emergente de confirmación</w:delText>
        </w:r>
        <w:r w:rsidR="0049327C" w:rsidDel="007025DB">
          <w:rPr>
            <w:lang w:val="es-ES_tradnl"/>
          </w:rPr>
          <w:delText xml:space="preserve"> de eliminación</w:delText>
        </w:r>
        <w:commentRangeEnd w:id="2731"/>
        <w:r w:rsidR="00AB79BC" w:rsidDel="007025DB">
          <w:rPr>
            <w:rStyle w:val="Refdecomentario"/>
          </w:rPr>
          <w:commentReference w:id="2731"/>
        </w:r>
        <w:r w:rsidR="0049327C" w:rsidDel="007025DB">
          <w:delText xml:space="preserve">: </w:delText>
        </w:r>
      </w:del>
    </w:p>
    <w:p w14:paraId="18E7BF5C" w14:textId="77777777" w:rsidR="0049327C" w:rsidRDefault="0049327C" w:rsidP="0049327C">
      <w:pPr>
        <w:spacing w:after="0" w:line="240" w:lineRule="auto"/>
        <w:contextualSpacing/>
        <w:rPr>
          <w:ins w:id="2733" w:author="OLIVARES MARTINEZ FERNANDO JESUS" w:date="2026-08-17T12:21:00Z"/>
        </w:rPr>
      </w:pPr>
    </w:p>
    <w:p w14:paraId="6B3B9A99" w14:textId="77777777" w:rsidR="007025DB" w:rsidRDefault="007025DB" w:rsidP="0049327C">
      <w:pPr>
        <w:spacing w:after="0" w:line="240" w:lineRule="auto"/>
        <w:contextualSpacing/>
      </w:pPr>
    </w:p>
    <w:p w14:paraId="0DA4DA5B" w14:textId="77777777" w:rsidR="0049327C" w:rsidRPr="0000226B" w:rsidRDefault="0049327C" w:rsidP="0049327C">
      <w:pPr>
        <w:rPr>
          <w:b/>
          <w:u w:val="single"/>
          <w:lang w:val="es-ES_tradnl"/>
        </w:rPr>
      </w:pPr>
      <w:r w:rsidRPr="0000226B">
        <w:rPr>
          <w:b/>
          <w:u w:val="single"/>
          <w:lang w:val="es-ES_tradnl"/>
        </w:rPr>
        <w:t>Most</w:t>
      </w:r>
      <w:r>
        <w:rPr>
          <w:b/>
          <w:u w:val="single"/>
          <w:lang w:val="es-ES_tradnl"/>
        </w:rPr>
        <w:t>rar Aviso Confirmación</w:t>
      </w:r>
    </w:p>
    <w:p w14:paraId="085995CD" w14:textId="77777777" w:rsidR="0049327C" w:rsidRDefault="0049327C" w:rsidP="0049327C">
      <w:pPr>
        <w:rPr>
          <w:lang w:val="es-ES_tradnl"/>
        </w:rPr>
      </w:pPr>
      <w:r>
        <w:rPr>
          <w:lang w:val="es-ES_tradnl"/>
        </w:rPr>
        <w:t>Se abre la ventana emergente de confirmación de eliminación del registro.</w:t>
      </w:r>
    </w:p>
    <w:p w14:paraId="6F8F69A2" w14:textId="0EF4CE9F" w:rsidR="003B7149" w:rsidRDefault="003B7149" w:rsidP="003B7149">
      <w:pPr>
        <w:jc w:val="center"/>
        <w:rPr>
          <w:lang w:val="es-ES_tradnl"/>
        </w:rPr>
      </w:pPr>
      <w:del w:id="2734" w:author="OLIVARES MARTINEZ FERNANDO JESUS" w:date="2026-08-27T08:55:00Z">
        <w:r w:rsidRPr="003B7149" w:rsidDel="00EB1673">
          <w:rPr>
            <w:noProof/>
            <w:lang w:val="es-ES_tradnl"/>
          </w:rPr>
          <w:drawing>
            <wp:inline distT="0" distB="0" distL="0" distR="0" wp14:anchorId="3BB260D7" wp14:editId="25C0D37B">
              <wp:extent cx="3249779" cy="2120840"/>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59359" cy="2127092"/>
                      </a:xfrm>
                      <a:prstGeom prst="rect">
                        <a:avLst/>
                      </a:prstGeom>
                    </pic:spPr>
                  </pic:pic>
                </a:graphicData>
              </a:graphic>
            </wp:inline>
          </w:drawing>
        </w:r>
      </w:del>
      <w:ins w:id="2735" w:author="OLIVARES MARTINEZ FERNANDO JESUS" w:date="2026-08-27T08:55:00Z">
        <w:r w:rsidR="00EB1673" w:rsidRPr="00EB1673">
          <w:rPr>
            <w:lang w:val="es-ES_tradnl"/>
          </w:rPr>
          <w:drawing>
            <wp:inline distT="0" distB="0" distL="0" distR="0" wp14:anchorId="60A75C56" wp14:editId="037B46AB">
              <wp:extent cx="2981325" cy="1941468"/>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88490" cy="1946134"/>
                      </a:xfrm>
                      <a:prstGeom prst="rect">
                        <a:avLst/>
                      </a:prstGeom>
                    </pic:spPr>
                  </pic:pic>
                </a:graphicData>
              </a:graphic>
            </wp:inline>
          </w:drawing>
        </w:r>
      </w:ins>
    </w:p>
    <w:p w14:paraId="6FD48A8C" w14:textId="3936E680" w:rsidR="0049327C" w:rsidRDefault="0049327C" w:rsidP="0049327C">
      <w:pPr>
        <w:rPr>
          <w:b/>
          <w:u w:val="single"/>
          <w:lang w:val="es-ES_tradnl"/>
        </w:rPr>
      </w:pPr>
      <w:r w:rsidRPr="0000226B">
        <w:rPr>
          <w:b/>
          <w:u w:val="single"/>
          <w:lang w:val="es-ES_tradnl"/>
        </w:rPr>
        <w:t xml:space="preserve">Validar </w:t>
      </w:r>
      <w:del w:id="2736" w:author="OLIVARES MARTINEZ FERNANDO JESUS" w:date="2026-08-27T08:56:00Z">
        <w:r w:rsidDel="00EB1673">
          <w:rPr>
            <w:b/>
            <w:u w:val="single"/>
            <w:lang w:val="es-ES_tradnl"/>
          </w:rPr>
          <w:delText xml:space="preserve">baja </w:delText>
        </w:r>
      </w:del>
      <w:ins w:id="2737" w:author="OLIVARES MARTINEZ FERNANDO JESUS" w:date="2026-08-27T08:56:00Z">
        <w:r w:rsidR="00EB1673">
          <w:rPr>
            <w:b/>
            <w:u w:val="single"/>
            <w:lang w:val="es-ES_tradnl"/>
          </w:rPr>
          <w:t>Eliminación Ejército</w:t>
        </w:r>
      </w:ins>
      <w:del w:id="2738" w:author="OLIVARES MARTINEZ FERNANDO JESUS" w:date="2026-08-27T08:56:00Z">
        <w:r w:rsidDel="00EB1673">
          <w:rPr>
            <w:b/>
            <w:u w:val="single"/>
            <w:lang w:val="es-ES_tradnl"/>
          </w:rPr>
          <w:delText>Parámetro</w:delText>
        </w:r>
      </w:del>
    </w:p>
    <w:p w14:paraId="47D41C16" w14:textId="18856987" w:rsidR="0049327C" w:rsidDel="007025DB" w:rsidRDefault="0049327C" w:rsidP="0049327C">
      <w:pPr>
        <w:rPr>
          <w:del w:id="2739" w:author="OLIVARES MARTINEZ FERNANDO JESUS" w:date="2026-08-17T12:21:00Z"/>
          <w:lang w:val="es-ES_tradnl"/>
        </w:rPr>
      </w:pPr>
      <w:del w:id="2740" w:author="OLIVARES MARTINEZ FERNANDO JESUS" w:date="2026-08-17T12:21:00Z">
        <w:r w:rsidDel="007025DB">
          <w:rPr>
            <w:lang w:val="es-ES_tradnl"/>
          </w:rPr>
          <w:delText xml:space="preserve">Se debe validar si el elemento </w:delText>
        </w:r>
        <w:commentRangeStart w:id="2741"/>
        <w:r w:rsidDel="007025DB">
          <w:rPr>
            <w:lang w:val="es-ES_tradnl"/>
          </w:rPr>
          <w:delText>seleccionado tiene alguna relación con otras entidades del sistema.</w:delText>
        </w:r>
        <w:commentRangeEnd w:id="2741"/>
        <w:r w:rsidR="00AB79BC" w:rsidDel="007025DB">
          <w:rPr>
            <w:rStyle w:val="Refdecomentario"/>
          </w:rPr>
          <w:commentReference w:id="2741"/>
        </w:r>
      </w:del>
    </w:p>
    <w:p w14:paraId="2F466251" w14:textId="77777777" w:rsidR="0049327C" w:rsidRDefault="0049327C" w:rsidP="0049327C">
      <w:pPr>
        <w:rPr>
          <w:lang w:val="es-ES_tradnl"/>
        </w:rPr>
      </w:pPr>
      <w:r>
        <w:rPr>
          <w:lang w:val="es-ES_tradnl"/>
        </w:rPr>
        <w:t xml:space="preserve">En caso de tener alguna relación, </w:t>
      </w:r>
      <w:r>
        <w:rPr>
          <w:rFonts w:cs="Arial"/>
        </w:rPr>
        <w:t>no se podrá dar de baja</w:t>
      </w:r>
      <w:r>
        <w:rPr>
          <w:lang w:val="es-ES_tradnl"/>
        </w:rPr>
        <w:t xml:space="preserve"> y deberá mostrarse el aviso de error correspondiente definido en Medusa del tipo: “Registro en uso. No es posible eliminar el registro.”</w:t>
      </w:r>
    </w:p>
    <w:p w14:paraId="59E30E0F" w14:textId="77777777" w:rsidR="0049327C" w:rsidRDefault="0049327C" w:rsidP="0049327C">
      <w:pPr>
        <w:rPr>
          <w:lang w:val="es-ES_tradnl"/>
        </w:rPr>
      </w:pPr>
      <w:r>
        <w:rPr>
          <w:lang w:val="es-ES_tradnl"/>
        </w:rPr>
        <w:t>En otro caso, será viable su eliminación.</w:t>
      </w:r>
    </w:p>
    <w:p w14:paraId="769F295E" w14:textId="2829518D" w:rsidR="0049327C" w:rsidRPr="0000226B" w:rsidRDefault="0049327C" w:rsidP="0049327C">
      <w:pPr>
        <w:rPr>
          <w:b/>
          <w:u w:val="single"/>
          <w:lang w:val="es-ES_tradnl"/>
        </w:rPr>
      </w:pPr>
      <w:r>
        <w:rPr>
          <w:b/>
          <w:u w:val="single"/>
          <w:lang w:val="es-ES_tradnl"/>
        </w:rPr>
        <w:t xml:space="preserve">Registrar Baja </w:t>
      </w:r>
      <w:del w:id="2742" w:author="OLIVARES MARTINEZ FERNANDO JESUS" w:date="2026-08-17T12:21:00Z">
        <w:r w:rsidDel="007025DB">
          <w:rPr>
            <w:b/>
            <w:u w:val="single"/>
            <w:lang w:val="es-ES_tradnl"/>
          </w:rPr>
          <w:delText>Ló</w:delText>
        </w:r>
        <w:r w:rsidRPr="00BD293F" w:rsidDel="007025DB">
          <w:rPr>
            <w:b/>
            <w:u w:val="single"/>
            <w:lang w:val="es-ES_tradnl"/>
          </w:rPr>
          <w:delText xml:space="preserve">gica </w:delText>
        </w:r>
      </w:del>
      <w:del w:id="2743" w:author="OLIVARES MARTINEZ FERNANDO JESUS" w:date="2026-08-27T08:57:00Z">
        <w:r w:rsidR="00882E8E" w:rsidDel="00EB1673">
          <w:rPr>
            <w:b/>
            <w:u w:val="single"/>
            <w:lang w:val="es-ES_tradnl"/>
          </w:rPr>
          <w:delText>Parámetro</w:delText>
        </w:r>
      </w:del>
      <w:ins w:id="2744" w:author="OLIVARES MARTINEZ FERNANDO JESUS" w:date="2026-08-27T08:57:00Z">
        <w:r w:rsidR="00EB1673">
          <w:rPr>
            <w:b/>
            <w:u w:val="single"/>
            <w:lang w:val="es-ES_tradnl"/>
          </w:rPr>
          <w:t>Ejército</w:t>
        </w:r>
      </w:ins>
    </w:p>
    <w:p w14:paraId="5302E5C5" w14:textId="19BD3D98" w:rsidR="0049327C" w:rsidRDefault="0049327C" w:rsidP="0049327C">
      <w:pPr>
        <w:rPr>
          <w:lang w:val="es-ES_tradnl"/>
        </w:rPr>
      </w:pPr>
      <w:r>
        <w:rPr>
          <w:lang w:val="es-ES_tradnl"/>
        </w:rPr>
        <w:t xml:space="preserve">Se darán de baja </w:t>
      </w:r>
      <w:del w:id="2745" w:author="OLIVARES MARTINEZ FERNANDO JESUS" w:date="2026-08-17T12:21:00Z">
        <w:r w:rsidDel="007025DB">
          <w:rPr>
            <w:lang w:val="es-ES_tradnl"/>
          </w:rPr>
          <w:delText xml:space="preserve">lógica (IND_ACTIVO=0) </w:delText>
        </w:r>
      </w:del>
      <w:r>
        <w:rPr>
          <w:lang w:val="es-ES_tradnl"/>
        </w:rPr>
        <w:t xml:space="preserve">los siguientes registros de la BBDD de SIABOD del </w:t>
      </w:r>
      <w:del w:id="2746" w:author="OLIVARES MARTINEZ FERNANDO JESUS" w:date="2026-08-27T08:57:00Z">
        <w:r w:rsidR="00882E8E" w:rsidDel="00EB1673">
          <w:rPr>
            <w:lang w:val="es-ES_tradnl"/>
          </w:rPr>
          <w:delText>parámetro</w:delText>
        </w:r>
        <w:r w:rsidDel="00EB1673">
          <w:rPr>
            <w:lang w:val="es-ES_tradnl"/>
          </w:rPr>
          <w:delText xml:space="preserve"> </w:delText>
        </w:r>
      </w:del>
      <w:ins w:id="2747" w:author="OLIVARES MARTINEZ FERNANDO JESUS" w:date="2026-08-27T08:57:00Z">
        <w:r w:rsidR="00EB1673">
          <w:rPr>
            <w:lang w:val="es-ES_tradnl"/>
          </w:rPr>
          <w:t>ejército</w:t>
        </w:r>
        <w:r w:rsidR="00EB1673">
          <w:rPr>
            <w:lang w:val="es-ES_tradnl"/>
          </w:rPr>
          <w:t xml:space="preserve"> </w:t>
        </w:r>
      </w:ins>
      <w:r>
        <w:rPr>
          <w:lang w:val="es-ES_tradnl"/>
        </w:rPr>
        <w:t>seleccionado (#</w:t>
      </w:r>
      <w:del w:id="2748" w:author="OLIVARES MARTINEZ FERNANDO JESUS" w:date="2026-08-27T08:57:00Z">
        <w:r w:rsidDel="00EB1673">
          <w:rPr>
            <w:lang w:val="es-ES_tradnl"/>
          </w:rPr>
          <w:delText>idParámetro</w:delText>
        </w:r>
      </w:del>
      <w:ins w:id="2749" w:author="OLIVARES MARTINEZ FERNANDO JESUS" w:date="2026-08-27T08:57:00Z">
        <w:r w:rsidR="00EB1673">
          <w:rPr>
            <w:lang w:val="es-ES_tradnl"/>
          </w:rPr>
          <w:t>id</w:t>
        </w:r>
        <w:r w:rsidR="00EB1673">
          <w:rPr>
            <w:lang w:val="es-ES_tradnl"/>
          </w:rPr>
          <w:t>Ejército</w:t>
        </w:r>
      </w:ins>
      <w:r>
        <w:rPr>
          <w:lang w:val="es-ES_tradnl"/>
        </w:rPr>
        <w:t>)</w:t>
      </w:r>
      <w:bookmarkStart w:id="2750" w:name="_PR-00002_-_Crear"/>
      <w:bookmarkStart w:id="2751" w:name="_PR-00002_–_Alta"/>
      <w:bookmarkEnd w:id="2750"/>
      <w:bookmarkEnd w:id="2751"/>
      <w:r>
        <w:rPr>
          <w:lang w:val="es-ES_tradnl"/>
        </w:rPr>
        <w:t>:</w:t>
      </w:r>
    </w:p>
    <w:p w14:paraId="6A395495" w14:textId="3FF5FB96" w:rsidR="0049327C" w:rsidRDefault="0049327C" w:rsidP="0049327C">
      <w:pPr>
        <w:pStyle w:val="Prrafodelista"/>
        <w:numPr>
          <w:ilvl w:val="0"/>
          <w:numId w:val="19"/>
        </w:numPr>
        <w:rPr>
          <w:lang w:val="es-ES_tradnl"/>
        </w:rPr>
      </w:pPr>
      <w:r w:rsidRPr="00E139A2">
        <w:rPr>
          <w:lang w:val="es-ES_tradnl"/>
        </w:rPr>
        <w:t xml:space="preserve">Baja </w:t>
      </w:r>
      <w:r>
        <w:rPr>
          <w:lang w:val="es-ES_tradnl"/>
        </w:rPr>
        <w:t>d</w:t>
      </w:r>
      <w:r w:rsidRPr="00E139A2">
        <w:rPr>
          <w:lang w:val="es-ES_tradnl"/>
        </w:rPr>
        <w:t xml:space="preserve">el </w:t>
      </w:r>
      <w:del w:id="2752" w:author="OLIVARES MARTINEZ FERNANDO JESUS" w:date="2026-08-27T08:57:00Z">
        <w:r w:rsidR="00882E8E" w:rsidDel="00EB1673">
          <w:rPr>
            <w:lang w:val="es-ES_tradnl"/>
          </w:rPr>
          <w:delText>Parámetro</w:delText>
        </w:r>
        <w:r w:rsidRPr="00E139A2" w:rsidDel="00EB1673">
          <w:rPr>
            <w:lang w:val="es-ES_tradnl"/>
          </w:rPr>
          <w:delText xml:space="preserve"> </w:delText>
        </w:r>
      </w:del>
      <w:ins w:id="2753" w:author="OLIVARES MARTINEZ FERNANDO JESUS" w:date="2026-08-27T08:57:00Z">
        <w:r w:rsidR="00EB1673">
          <w:rPr>
            <w:lang w:val="es-ES_tradnl"/>
          </w:rPr>
          <w:t>Ejército</w:t>
        </w:r>
        <w:r w:rsidR="00EB1673" w:rsidRPr="00E139A2">
          <w:rPr>
            <w:lang w:val="es-ES_tradnl"/>
          </w:rPr>
          <w:t xml:space="preserve"> </w:t>
        </w:r>
      </w:ins>
      <w:r w:rsidRPr="00E139A2">
        <w:rPr>
          <w:lang w:val="es-ES_tradnl"/>
        </w:rPr>
        <w:t>(#</w:t>
      </w:r>
      <w:ins w:id="2754" w:author="OLIVARES MARTINEZ FERNANDO JESUS" w:date="2026-08-27T08:57:00Z">
        <w:r w:rsidR="00EB1673">
          <w:rPr>
            <w:lang w:val="es-ES_tradnl"/>
          </w:rPr>
          <w:t>id</w:t>
        </w:r>
        <w:r w:rsidR="00EB1673">
          <w:rPr>
            <w:lang w:val="es-ES_tradnl"/>
          </w:rPr>
          <w:t>Ejército</w:t>
        </w:r>
      </w:ins>
      <w:del w:id="2755" w:author="OLIVARES MARTINEZ FERNANDO JESUS" w:date="2026-08-27T08:57:00Z">
        <w:r w:rsidDel="00EB1673">
          <w:rPr>
            <w:lang w:val="es-ES_tradnl"/>
          </w:rPr>
          <w:delText>idParámetro</w:delText>
        </w:r>
      </w:del>
      <w:r w:rsidRPr="00E139A2">
        <w:rPr>
          <w:lang w:val="es-ES_tradnl"/>
        </w:rPr>
        <w:t xml:space="preserve">) en la tabla en la </w:t>
      </w:r>
      <w:r>
        <w:rPr>
          <w:lang w:val="es-ES_tradnl"/>
        </w:rPr>
        <w:t>SIA_</w:t>
      </w:r>
      <w:del w:id="2756" w:author="OLIVARES MARTINEZ FERNANDO JESUS" w:date="2026-08-27T08:57:00Z">
        <w:r w:rsidDel="00EB1673">
          <w:rPr>
            <w:lang w:val="es-ES_tradnl"/>
          </w:rPr>
          <w:delText>CNF</w:delText>
        </w:r>
      </w:del>
      <w:ins w:id="2757" w:author="OLIVARES MARTINEZ FERNANDO JESUS" w:date="2026-08-27T08:57:00Z">
        <w:r w:rsidR="00EB1673">
          <w:rPr>
            <w:lang w:val="es-ES_tradnl"/>
          </w:rPr>
          <w:t>DAT</w:t>
        </w:r>
      </w:ins>
      <w:r>
        <w:rPr>
          <w:lang w:val="es-ES_tradnl"/>
        </w:rPr>
        <w:t>_</w:t>
      </w:r>
      <w:del w:id="2758" w:author="OLIVARES MARTINEZ FERNANDO JESUS" w:date="2026-08-27T08:57:00Z">
        <w:r w:rsidDel="00EB1673">
          <w:rPr>
            <w:lang w:val="es-ES_tradnl"/>
          </w:rPr>
          <w:delText>PARAMETRO</w:delText>
        </w:r>
      </w:del>
      <w:ins w:id="2759" w:author="OLIVARES MARTINEZ FERNANDO JESUS" w:date="2026-08-27T08:57:00Z">
        <w:r w:rsidR="00EB1673">
          <w:rPr>
            <w:lang w:val="es-ES_tradnl"/>
          </w:rPr>
          <w:t>EJERCITO</w:t>
        </w:r>
      </w:ins>
      <w:r w:rsidRPr="00E139A2">
        <w:rPr>
          <w:lang w:val="es-ES_tradnl"/>
        </w:rPr>
        <w:t>:</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2502"/>
        <w:gridCol w:w="2133"/>
      </w:tblGrid>
      <w:tr w:rsidR="0049327C" w:rsidRPr="00784151" w14:paraId="5D5C972F" w14:textId="77777777" w:rsidTr="0049327C">
        <w:trPr>
          <w:trHeight w:val="557"/>
        </w:trPr>
        <w:tc>
          <w:tcPr>
            <w:tcW w:w="0" w:type="auto"/>
            <w:shd w:val="clear" w:color="auto" w:fill="1F4E79" w:themeFill="accent1" w:themeFillShade="80"/>
          </w:tcPr>
          <w:p w14:paraId="346ECFB7" w14:textId="77777777" w:rsidR="0049327C" w:rsidRPr="00784151" w:rsidRDefault="0049327C">
            <w:pPr>
              <w:rPr>
                <w:b/>
                <w:color w:val="FFFFFF" w:themeColor="background1"/>
                <w:lang w:val="es-ES_tradnl"/>
              </w:rPr>
            </w:pPr>
            <w:r>
              <w:rPr>
                <w:b/>
                <w:color w:val="FFFFFF" w:themeColor="background1"/>
                <w:lang w:val="es-ES_tradnl"/>
              </w:rPr>
              <w:t>Campo</w:t>
            </w:r>
          </w:p>
        </w:tc>
        <w:tc>
          <w:tcPr>
            <w:tcW w:w="0" w:type="auto"/>
            <w:shd w:val="clear" w:color="auto" w:fill="1F4E79" w:themeFill="accent1" w:themeFillShade="80"/>
          </w:tcPr>
          <w:p w14:paraId="1A23756D" w14:textId="77777777" w:rsidR="0049327C" w:rsidRDefault="0049327C">
            <w:pPr>
              <w:rPr>
                <w:b/>
                <w:color w:val="FFFFFF" w:themeColor="background1"/>
                <w:lang w:val="es-ES_tradnl"/>
              </w:rPr>
            </w:pPr>
            <w:r>
              <w:rPr>
                <w:b/>
                <w:color w:val="FFFFFF" w:themeColor="background1"/>
                <w:lang w:val="es-ES_tradnl"/>
              </w:rPr>
              <w:t>Valor</w:t>
            </w:r>
          </w:p>
        </w:tc>
      </w:tr>
      <w:tr w:rsidR="0049327C" w14:paraId="67AE9974" w14:textId="77777777" w:rsidTr="0049327C">
        <w:trPr>
          <w:trHeight w:val="404"/>
        </w:trPr>
        <w:tc>
          <w:tcPr>
            <w:tcW w:w="0" w:type="auto"/>
            <w:shd w:val="clear" w:color="auto" w:fill="FFFFFF" w:themeFill="background1"/>
            <w:vAlign w:val="bottom"/>
          </w:tcPr>
          <w:p w14:paraId="4420D5F1" w14:textId="3079C6A0" w:rsidR="0049327C" w:rsidRDefault="0049327C">
            <w:pPr>
              <w:rPr>
                <w:lang w:val="es-ES_tradnl"/>
              </w:rPr>
            </w:pPr>
            <w:r>
              <w:rPr>
                <w:rFonts w:ascii="Calibri" w:hAnsi="Calibri" w:cs="Calibri"/>
                <w:color w:val="000000"/>
                <w:sz w:val="22"/>
                <w:szCs w:val="22"/>
              </w:rPr>
              <w:t>ID_</w:t>
            </w:r>
            <w:del w:id="2760" w:author="OLIVARES MARTINEZ FERNANDO JESUS" w:date="2026-08-27T08:57:00Z">
              <w:r w:rsidDel="00EB1673">
                <w:rPr>
                  <w:rFonts w:ascii="Calibri" w:hAnsi="Calibri" w:cs="Calibri"/>
                  <w:color w:val="000000"/>
                  <w:sz w:val="22"/>
                  <w:szCs w:val="22"/>
                </w:rPr>
                <w:delText>PARAMETRO</w:delText>
              </w:r>
            </w:del>
            <w:ins w:id="2761" w:author="OLIVARES MARTINEZ FERNANDO JESUS" w:date="2026-08-27T08:57:00Z">
              <w:r w:rsidR="00EB1673">
                <w:rPr>
                  <w:rFonts w:ascii="Calibri" w:hAnsi="Calibri" w:cs="Calibri"/>
                  <w:color w:val="000000"/>
                  <w:sz w:val="22"/>
                  <w:szCs w:val="22"/>
                </w:rPr>
                <w:t>EJERCITO</w:t>
              </w:r>
            </w:ins>
          </w:p>
        </w:tc>
        <w:tc>
          <w:tcPr>
            <w:tcW w:w="0" w:type="auto"/>
            <w:shd w:val="clear" w:color="auto" w:fill="FFFFFF" w:themeFill="background1"/>
          </w:tcPr>
          <w:p w14:paraId="3ABC5FA9" w14:textId="2CD199FB" w:rsidR="0049327C" w:rsidRPr="00FC6EA0" w:rsidRDefault="0049327C">
            <w:pPr>
              <w:rPr>
                <w:lang w:val="es-ES_tradnl"/>
              </w:rPr>
            </w:pPr>
            <w:r>
              <w:rPr>
                <w:lang w:val="es-ES_tradnl"/>
              </w:rPr>
              <w:t xml:space="preserve"># </w:t>
            </w:r>
            <w:del w:id="2762" w:author="OLIVARES MARTINEZ FERNANDO JESUS" w:date="2026-08-27T08:58:00Z">
              <w:r w:rsidDel="00EB1673">
                <w:rPr>
                  <w:lang w:val="es-ES_tradnl"/>
                </w:rPr>
                <w:delText>idParámetro</w:delText>
              </w:r>
            </w:del>
            <w:proofErr w:type="spellStart"/>
            <w:ins w:id="2763" w:author="OLIVARES MARTINEZ FERNANDO JESUS" w:date="2026-08-27T08:58:00Z">
              <w:r w:rsidR="00EB1673">
                <w:rPr>
                  <w:lang w:val="es-ES_tradnl"/>
                </w:rPr>
                <w:t>id</w:t>
              </w:r>
              <w:r w:rsidR="00EB1673">
                <w:rPr>
                  <w:lang w:val="es-ES_tradnl"/>
                </w:rPr>
                <w:t>Ejercito</w:t>
              </w:r>
            </w:ins>
            <w:proofErr w:type="spellEnd"/>
          </w:p>
        </w:tc>
      </w:tr>
      <w:tr w:rsidR="0049327C" w:rsidDel="00EB1673" w14:paraId="7D1A4F21" w14:textId="3481165B" w:rsidTr="0049327C">
        <w:trPr>
          <w:trHeight w:val="404"/>
          <w:del w:id="2764" w:author="OLIVARES MARTINEZ FERNANDO JESUS" w:date="2026-08-27T08:58:00Z"/>
        </w:trPr>
        <w:tc>
          <w:tcPr>
            <w:tcW w:w="0" w:type="auto"/>
            <w:shd w:val="clear" w:color="auto" w:fill="FFFFFF" w:themeFill="background1"/>
            <w:vAlign w:val="bottom"/>
          </w:tcPr>
          <w:p w14:paraId="3041E6C9" w14:textId="1E0188A6" w:rsidR="0049327C" w:rsidDel="00EB1673" w:rsidRDefault="0049327C">
            <w:pPr>
              <w:rPr>
                <w:del w:id="2765" w:author="OLIVARES MARTINEZ FERNANDO JESUS" w:date="2026-08-27T08:58:00Z"/>
                <w:rFonts w:ascii="Calibri" w:hAnsi="Calibri" w:cs="Calibri"/>
                <w:color w:val="000000"/>
              </w:rPr>
            </w:pPr>
            <w:del w:id="2766" w:author="OLIVARES MARTINEZ FERNANDO JESUS" w:date="2026-08-17T12:22:00Z">
              <w:r w:rsidDel="007025DB">
                <w:rPr>
                  <w:rFonts w:ascii="Calibri" w:hAnsi="Calibri" w:cs="Calibri"/>
                  <w:color w:val="000000"/>
                </w:rPr>
                <w:delText>IND_ACTIVO</w:delText>
              </w:r>
            </w:del>
          </w:p>
        </w:tc>
        <w:tc>
          <w:tcPr>
            <w:tcW w:w="0" w:type="auto"/>
            <w:shd w:val="clear" w:color="auto" w:fill="FFFFFF" w:themeFill="background1"/>
          </w:tcPr>
          <w:p w14:paraId="6B3F7938" w14:textId="3BE3FD81" w:rsidR="0049327C" w:rsidDel="00EB1673" w:rsidRDefault="0049327C">
            <w:pPr>
              <w:rPr>
                <w:del w:id="2767" w:author="OLIVARES MARTINEZ FERNANDO JESUS" w:date="2026-08-27T08:58:00Z"/>
                <w:lang w:val="es-ES_tradnl"/>
              </w:rPr>
            </w:pPr>
            <w:del w:id="2768" w:author="OLIVARES MARTINEZ FERNANDO JESUS" w:date="2026-08-17T12:22:00Z">
              <w:r w:rsidDel="007025DB">
                <w:rPr>
                  <w:lang w:val="es-ES_tradnl"/>
                </w:rPr>
                <w:delText>0</w:delText>
              </w:r>
            </w:del>
          </w:p>
        </w:tc>
      </w:tr>
    </w:tbl>
    <w:p w14:paraId="3135A2B0" w14:textId="276BB632" w:rsidR="0049327C" w:rsidRDefault="0049327C" w:rsidP="0049327C">
      <w:pPr>
        <w:pStyle w:val="Prrafodelista"/>
        <w:rPr>
          <w:lang w:val="es-ES_tradnl"/>
        </w:rPr>
      </w:pPr>
    </w:p>
    <w:p w14:paraId="1E34540C" w14:textId="77777777" w:rsidR="0049327C" w:rsidRDefault="0049327C" w:rsidP="0049327C">
      <w:pPr>
        <w:rPr>
          <w:lang w:val="es-ES_tradnl"/>
        </w:rPr>
      </w:pPr>
    </w:p>
    <w:p w14:paraId="5EB35ED8" w14:textId="77777777" w:rsidR="0049327C" w:rsidRPr="0049327C" w:rsidRDefault="0049327C" w:rsidP="0049327C">
      <w:pPr>
        <w:rPr>
          <w:lang w:val="es-ES_tradnl"/>
        </w:rPr>
      </w:pPr>
    </w:p>
    <w:p w14:paraId="4DADBFC1" w14:textId="77777777" w:rsidR="00FB687D" w:rsidRDefault="00FB687D" w:rsidP="00FB687D"/>
    <w:p w14:paraId="5BB934B2" w14:textId="77777777" w:rsidR="00FA1499" w:rsidRDefault="00FA1499" w:rsidP="00057B0A">
      <w:pPr>
        <w:pStyle w:val="Ttulo2"/>
        <w:numPr>
          <w:ilvl w:val="1"/>
          <w:numId w:val="1"/>
        </w:numPr>
      </w:pPr>
      <w:bookmarkStart w:id="2769" w:name="_Toc238141166"/>
      <w:r>
        <w:t>Interfaces</w:t>
      </w:r>
      <w:r w:rsidRPr="006C1519">
        <w:t>. Navegación</w:t>
      </w:r>
      <w:bookmarkEnd w:id="2769"/>
    </w:p>
    <w:p w14:paraId="162CD402" w14:textId="77777777" w:rsidR="00E44C0A" w:rsidRDefault="00E44C0A" w:rsidP="00E44C0A">
      <w:pPr>
        <w:rPr>
          <w:ins w:id="2770" w:author="OLIVARES MARTINEZ FERNANDO JESUS" w:date="2026-08-27T09:06:00Z"/>
        </w:rPr>
        <w:pPrChange w:id="2771" w:author="OLIVARES MARTINEZ FERNANDO JESUS" w:date="2026-08-27T09:06:00Z">
          <w:pPr>
            <w:pStyle w:val="Prrafodelista"/>
            <w:numPr>
              <w:numId w:val="1"/>
            </w:numPr>
            <w:ind w:left="360" w:hanging="360"/>
          </w:pPr>
        </w:pPrChange>
      </w:pPr>
      <w:ins w:id="2772" w:author="OLIVARES MARTINEZ FERNANDO JESUS" w:date="2026-08-27T09:06:00Z">
        <w:r>
          <w:t>Para este evolutivo es necesario realizar los siguientes ajustes en los interfaces de navegación:</w:t>
        </w:r>
      </w:ins>
    </w:p>
    <w:p w14:paraId="50CE1FED" w14:textId="77777777" w:rsidR="00E44C0A" w:rsidRPr="00E44C0A" w:rsidRDefault="00E44C0A" w:rsidP="00E44C0A">
      <w:pPr>
        <w:rPr>
          <w:ins w:id="2773" w:author="OLIVARES MARTINEZ FERNANDO JESUS" w:date="2026-08-27T09:06:00Z"/>
          <w:rStyle w:val="Hipervnculo"/>
          <w:rFonts w:cs="Arial"/>
          <w:color w:val="FF0000"/>
          <w:u w:val="none"/>
        </w:rPr>
        <w:pPrChange w:id="2774" w:author="OLIVARES MARTINEZ FERNANDO JESUS" w:date="2026-08-27T09:06:00Z">
          <w:pPr>
            <w:pStyle w:val="Prrafodelista"/>
            <w:numPr>
              <w:numId w:val="1"/>
            </w:numPr>
            <w:ind w:left="360" w:hanging="360"/>
          </w:pPr>
        </w:pPrChange>
      </w:pPr>
      <w:proofErr w:type="spellStart"/>
      <w:ins w:id="2775" w:author="OLIVARES MARTINEZ FERNANDO JESUS" w:date="2026-08-27T09:06:00Z">
        <w:r w:rsidRPr="00E44C0A">
          <w:rPr>
            <w:rStyle w:val="Hipervnculo"/>
            <w:rFonts w:cs="Arial"/>
            <w:color w:val="FF0000"/>
            <w:u w:val="none"/>
          </w:rPr>
          <w:lastRenderedPageBreak/>
          <w:t>Pencil</w:t>
        </w:r>
        <w:proofErr w:type="spellEnd"/>
        <w:r w:rsidRPr="00E44C0A">
          <w:rPr>
            <w:rStyle w:val="Hipervnculo"/>
            <w:rFonts w:cs="Arial"/>
            <w:color w:val="FF0000"/>
            <w:u w:val="none"/>
          </w:rPr>
          <w:t xml:space="preserve"> No actualizado</w:t>
        </w:r>
      </w:ins>
    </w:p>
    <w:p w14:paraId="0EABA0B7" w14:textId="77777777" w:rsidR="00E44C0A" w:rsidRDefault="00E44C0A" w:rsidP="00E44C0A">
      <w:pPr>
        <w:rPr>
          <w:ins w:id="2776" w:author="OLIVARES MARTINEZ FERNANDO JESUS" w:date="2026-08-27T09:06:00Z"/>
          <w:rStyle w:val="Hipervnculo"/>
        </w:rPr>
        <w:pPrChange w:id="2777" w:author="OLIVARES MARTINEZ FERNANDO JESUS" w:date="2026-08-27T09:06:00Z">
          <w:pPr>
            <w:pStyle w:val="Prrafodelista"/>
            <w:numPr>
              <w:numId w:val="1"/>
            </w:numPr>
            <w:ind w:left="360" w:hanging="360"/>
          </w:pPr>
        </w:pPrChange>
      </w:pPr>
      <w:proofErr w:type="spellStart"/>
      <w:ins w:id="2778" w:author="OLIVARES MARTINEZ FERNANDO JESUS" w:date="2026-08-27T09:06:00Z">
        <w:r w:rsidRPr="00E44C0A">
          <w:rPr>
            <w:rStyle w:val="Hipervnculo"/>
            <w:rFonts w:cs="Arial"/>
          </w:rPr>
          <w:t>SIABOD.epgz</w:t>
        </w:r>
        <w:proofErr w:type="spellEnd"/>
        <w:r w:rsidRPr="00E44C0A">
          <w:rPr>
            <w:rStyle w:val="Hipervnculo"/>
            <w:rFonts w:cs="Arial"/>
          </w:rPr>
          <w:t xml:space="preserve"> </w:t>
        </w:r>
        <w:r>
          <w:rPr>
            <w:rStyle w:val="Hipervnculo"/>
          </w:rPr>
          <w:t>[Voz]</w:t>
        </w:r>
      </w:ins>
    </w:p>
    <w:p w14:paraId="70CFFC26" w14:textId="38F47B59" w:rsidR="0049327C" w:rsidDel="00E44C0A" w:rsidRDefault="00FA1499" w:rsidP="00FA1499">
      <w:pPr>
        <w:rPr>
          <w:del w:id="2779" w:author="OLIVARES MARTINEZ FERNANDO JESUS" w:date="2026-08-27T09:06:00Z"/>
          <w:color w:val="FF0000"/>
        </w:rPr>
      </w:pPr>
      <w:del w:id="2780" w:author="OLIVARES MARTINEZ FERNANDO JESUS" w:date="2026-08-27T09:06:00Z">
        <w:r w:rsidDel="00E44C0A">
          <w:delText>Para este evolutivo es necesario realizar los siguientes ajustes en los interfaces de navegación</w:delText>
        </w:r>
        <w:r w:rsidR="0049327C" w:rsidDel="00E44C0A">
          <w:delText xml:space="preserve">. </w:delText>
        </w:r>
        <w:r w:rsidR="0049327C" w:rsidDel="00E44C0A">
          <w:rPr>
            <w:i/>
            <w:iCs/>
          </w:rPr>
          <w:delText>El conjunto de interfaces</w:delText>
        </w:r>
        <w:r w:rsidR="0049327C" w:rsidRPr="003512F0" w:rsidDel="00E44C0A">
          <w:rPr>
            <w:i/>
            <w:iCs/>
          </w:rPr>
          <w:delText xml:space="preserve"> está disponible en el siguiente </w:delText>
        </w:r>
        <w:r w:rsidR="0049327C" w:rsidDel="00E44C0A">
          <w:rPr>
            <w:i/>
            <w:iCs/>
          </w:rPr>
          <w:delText>fichero</w:delText>
        </w:r>
        <w:r w:rsidR="0049327C" w:rsidRPr="003512F0" w:rsidDel="00E44C0A">
          <w:rPr>
            <w:i/>
            <w:iCs/>
          </w:rPr>
          <w:delText>:</w:delText>
        </w:r>
        <w:r w:rsidR="0049327C" w:rsidDel="00E44C0A">
          <w:rPr>
            <w:i/>
            <w:iCs/>
          </w:rPr>
          <w:delText xml:space="preserve"> </w:delText>
        </w:r>
        <w:r w:rsidR="0049327C" w:rsidRPr="0049327C" w:rsidDel="00E44C0A">
          <w:rPr>
            <w:rStyle w:val="Hipervnculo"/>
            <w:rFonts w:cs="Arial"/>
            <w:color w:val="FF0000"/>
          </w:rPr>
          <w:delText xml:space="preserve">SIABOD.CNF </w:delText>
        </w:r>
        <w:r w:rsidR="0049327C" w:rsidRPr="0049327C" w:rsidDel="00E44C0A">
          <w:rPr>
            <w:rStyle w:val="Hipervnculo"/>
            <w:color w:val="FF0000"/>
          </w:rPr>
          <w:delText xml:space="preserve">[Parámetro] </w:delText>
        </w:r>
        <w:r w:rsidR="0049327C" w:rsidDel="00E44C0A">
          <w:rPr>
            <w:rStyle w:val="Hipervnculo"/>
            <w:color w:val="FF0000"/>
          </w:rPr>
          <w:delText xml:space="preserve">que </w:delText>
        </w:r>
        <w:r w:rsidR="0049327C" w:rsidRPr="0049327C" w:rsidDel="00E44C0A">
          <w:rPr>
            <w:color w:val="FF0000"/>
          </w:rPr>
          <w:delText>está almacenado en la ruta: Q:\Comun\04 SEGADE CAPITAL HUMANO\00 PORFOLIO\SIABODV2\2_Gestión Técnica\206_Diseño_Funcional\2060_Analisis\2063_Evolutivos_SCANs\01.CNF.Mantenimiento_Parametros\IN</w:delText>
        </w:r>
      </w:del>
    </w:p>
    <w:p w14:paraId="1239B9D5" w14:textId="3393DA5B" w:rsidR="0049327C" w:rsidRPr="003B7149" w:rsidRDefault="0049327C">
      <w:pPr>
        <w:spacing w:after="160" w:line="259" w:lineRule="auto"/>
      </w:pPr>
      <w:r w:rsidRPr="003B7149">
        <w:br w:type="page"/>
      </w:r>
    </w:p>
    <w:p w14:paraId="4B9AD3DB" w14:textId="412F51F4" w:rsidR="0049327C" w:rsidRDefault="0049327C" w:rsidP="0049327C">
      <w:pPr>
        <w:pStyle w:val="Prrafodelista"/>
        <w:numPr>
          <w:ilvl w:val="0"/>
          <w:numId w:val="23"/>
        </w:numPr>
      </w:pPr>
      <w:r w:rsidRPr="00600331">
        <w:lastRenderedPageBreak/>
        <w:t>Opción de menú</w:t>
      </w:r>
      <w:r>
        <w:t xml:space="preserve">:  </w:t>
      </w:r>
      <w:r w:rsidR="00E34E10">
        <w:t>Configuración -&gt; Parámetros</w:t>
      </w:r>
    </w:p>
    <w:p w14:paraId="0DBE4A3C" w14:textId="72001978" w:rsidR="0049327C" w:rsidRDefault="0049327C" w:rsidP="0049327C">
      <w:pPr>
        <w:pStyle w:val="Prrafodelista"/>
        <w:numPr>
          <w:ilvl w:val="0"/>
          <w:numId w:val="23"/>
        </w:numPr>
      </w:pPr>
      <w:r>
        <w:t xml:space="preserve">Al pulsar a la opción de menú:  </w:t>
      </w:r>
      <w:r w:rsidR="00E34E10">
        <w:t>Parámetros</w:t>
      </w:r>
    </w:p>
    <w:p w14:paraId="583292D2" w14:textId="30C56908" w:rsidR="0049327C" w:rsidRDefault="0049327C" w:rsidP="0049327C">
      <w:pPr>
        <w:pStyle w:val="Prrafodelista"/>
        <w:numPr>
          <w:ilvl w:val="1"/>
          <w:numId w:val="23"/>
        </w:numPr>
      </w:pPr>
      <w:r>
        <w:t xml:space="preserve">Si no hay dados de alta registros de </w:t>
      </w:r>
      <w:r w:rsidR="00E34E10">
        <w:t>Parámetros</w:t>
      </w:r>
      <w:r>
        <w:t xml:space="preserve"> que cumpla el filtro de búsqueda:</w:t>
      </w:r>
    </w:p>
    <w:p w14:paraId="15D8617E" w14:textId="7830FE5A" w:rsidR="0049327C" w:rsidRDefault="00E34E10" w:rsidP="0049327C">
      <w:pPr>
        <w:pStyle w:val="Prrafodelista"/>
        <w:ind w:left="792"/>
      </w:pPr>
      <w:r w:rsidRPr="00E34E10">
        <w:t xml:space="preserve">SIA_CUGESCNF01 </w:t>
      </w:r>
      <w:proofErr w:type="spellStart"/>
      <w:r w:rsidRPr="00E34E10">
        <w:t>ConsultarRegistros_No_Parámetros</w:t>
      </w:r>
      <w:proofErr w:type="spellEnd"/>
    </w:p>
    <w:p w14:paraId="2920EAC1" w14:textId="34D4EC95" w:rsidR="0049327C" w:rsidRDefault="00E34E10" w:rsidP="0049327C">
      <w:pPr>
        <w:pStyle w:val="Prrafodelista"/>
        <w:ind w:left="360"/>
        <w:rPr>
          <w:noProof/>
        </w:rPr>
      </w:pPr>
      <w:r w:rsidRPr="00E34E10">
        <w:rPr>
          <w:noProof/>
        </w:rPr>
        <w:drawing>
          <wp:inline distT="0" distB="0" distL="0" distR="0" wp14:anchorId="6784EED6" wp14:editId="47D688E4">
            <wp:extent cx="5400040" cy="2207895"/>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207895"/>
                    </a:xfrm>
                    <a:prstGeom prst="rect">
                      <a:avLst/>
                    </a:prstGeom>
                  </pic:spPr>
                </pic:pic>
              </a:graphicData>
            </a:graphic>
          </wp:inline>
        </w:drawing>
      </w:r>
    </w:p>
    <w:p w14:paraId="6EDAA8A1" w14:textId="77777777" w:rsidR="0049327C" w:rsidRDefault="0049327C" w:rsidP="0049327C">
      <w:pPr>
        <w:pStyle w:val="Prrafodelista"/>
        <w:ind w:left="360"/>
      </w:pPr>
    </w:p>
    <w:p w14:paraId="5584235F" w14:textId="77777777" w:rsidR="0049327C" w:rsidRDefault="0049327C" w:rsidP="0049327C">
      <w:pPr>
        <w:pStyle w:val="Prrafodelista"/>
        <w:ind w:left="360"/>
      </w:pPr>
    </w:p>
    <w:p w14:paraId="494DC928" w14:textId="6CB56DF8" w:rsidR="0049327C" w:rsidRDefault="0049327C" w:rsidP="0049327C">
      <w:pPr>
        <w:pStyle w:val="Prrafodelista"/>
        <w:numPr>
          <w:ilvl w:val="1"/>
          <w:numId w:val="23"/>
        </w:numPr>
      </w:pPr>
      <w:r>
        <w:t xml:space="preserve">Si hay dados de alta registros de </w:t>
      </w:r>
      <w:r w:rsidR="00E34E10">
        <w:t>Parámetro</w:t>
      </w:r>
      <w:r>
        <w:t xml:space="preserve"> que cumplan el filtro de búsqueda:</w:t>
      </w:r>
    </w:p>
    <w:p w14:paraId="2D4510AA" w14:textId="5C08D181" w:rsidR="0049327C" w:rsidRDefault="00E34E10" w:rsidP="0049327C">
      <w:pPr>
        <w:ind w:firstLine="360"/>
      </w:pPr>
      <w:r w:rsidRPr="00E34E10">
        <w:t xml:space="preserve">SIA_CUGESCNF01 </w:t>
      </w:r>
      <w:proofErr w:type="spellStart"/>
      <w:r w:rsidRPr="00E34E10">
        <w:t>ConsultarRegistros_Parámetro</w:t>
      </w:r>
      <w:proofErr w:type="spellEnd"/>
      <w:r w:rsidRPr="00E34E10">
        <w:t xml:space="preserve"> </w:t>
      </w:r>
      <w:r w:rsidRPr="00E34E10">
        <w:rPr>
          <w:noProof/>
        </w:rPr>
        <w:drawing>
          <wp:inline distT="0" distB="0" distL="0" distR="0" wp14:anchorId="595A2092" wp14:editId="3366C761">
            <wp:extent cx="5400040" cy="2340610"/>
            <wp:effectExtent l="0" t="0" r="0" b="254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340610"/>
                    </a:xfrm>
                    <a:prstGeom prst="rect">
                      <a:avLst/>
                    </a:prstGeom>
                  </pic:spPr>
                </pic:pic>
              </a:graphicData>
            </a:graphic>
          </wp:inline>
        </w:drawing>
      </w:r>
    </w:p>
    <w:p w14:paraId="4D9D0301" w14:textId="038704F9" w:rsidR="0049327C" w:rsidRDefault="0049327C" w:rsidP="0049327C">
      <w:r>
        <w:t xml:space="preserve">Las opciones de búsqueda se amplían al </w:t>
      </w:r>
      <w:r w:rsidR="00E34E10">
        <w:t>introducir un texto en el campo “Código” y el estado “Activo”</w:t>
      </w:r>
      <w:r>
        <w:t>:</w:t>
      </w:r>
    </w:p>
    <w:p w14:paraId="1B890E83" w14:textId="1D11681E" w:rsidR="0049327C" w:rsidRDefault="00E34E10" w:rsidP="0049327C">
      <w:pPr>
        <w:pStyle w:val="Prrafodelista"/>
        <w:numPr>
          <w:ilvl w:val="0"/>
          <w:numId w:val="13"/>
        </w:numPr>
      </w:pPr>
      <w:r>
        <w:t>Código</w:t>
      </w:r>
      <w:r w:rsidR="0049327C">
        <w:t xml:space="preserve"> = </w:t>
      </w:r>
      <w:r>
        <w:t>P1</w:t>
      </w:r>
    </w:p>
    <w:p w14:paraId="5B1656C6" w14:textId="0F2F565B" w:rsidR="00E34E10" w:rsidRDefault="00E34E10" w:rsidP="0049327C">
      <w:pPr>
        <w:pStyle w:val="Prrafodelista"/>
        <w:numPr>
          <w:ilvl w:val="0"/>
          <w:numId w:val="13"/>
        </w:numPr>
      </w:pPr>
      <w:r>
        <w:t>Activo = Ok</w:t>
      </w:r>
    </w:p>
    <w:p w14:paraId="73FE8690" w14:textId="77777777" w:rsidR="0049327C" w:rsidRDefault="0049327C" w:rsidP="0049327C">
      <w:pPr>
        <w:pStyle w:val="Prrafodelista"/>
      </w:pPr>
    </w:p>
    <w:p w14:paraId="23377538" w14:textId="2610AD1D" w:rsidR="0049327C" w:rsidRDefault="0049327C" w:rsidP="0049327C"/>
    <w:p w14:paraId="2198B8E4" w14:textId="77777777" w:rsidR="0049327C" w:rsidRDefault="0049327C" w:rsidP="0049327C"/>
    <w:p w14:paraId="5BDE9CF6" w14:textId="3EB589FF" w:rsidR="0049327C" w:rsidRPr="00977914" w:rsidRDefault="00E34E10" w:rsidP="0049327C">
      <w:pPr>
        <w:rPr>
          <w:u w:val="single"/>
        </w:rPr>
      </w:pPr>
      <w:r>
        <w:rPr>
          <w:b/>
          <w:u w:val="single"/>
        </w:rPr>
        <w:lastRenderedPageBreak/>
        <w:t>Crear</w:t>
      </w:r>
      <w:r w:rsidR="0049327C">
        <w:rPr>
          <w:b/>
          <w:u w:val="single"/>
        </w:rPr>
        <w:t xml:space="preserve"> </w:t>
      </w:r>
      <w:r>
        <w:rPr>
          <w:b/>
          <w:u w:val="single"/>
        </w:rPr>
        <w:t>Parámetro</w:t>
      </w:r>
      <w:r w:rsidR="0049327C" w:rsidRPr="00977914">
        <w:rPr>
          <w:u w:val="single"/>
        </w:rPr>
        <w:t xml:space="preserve">: </w:t>
      </w:r>
    </w:p>
    <w:p w14:paraId="06385E91" w14:textId="574F60AA" w:rsidR="0049327C" w:rsidRDefault="0049327C" w:rsidP="0049327C">
      <w:pPr>
        <w:rPr>
          <w:noProof/>
        </w:rPr>
      </w:pPr>
      <w:r>
        <w:t>Al pulsar Botón +Crear</w:t>
      </w:r>
      <w:r w:rsidR="00E34E10">
        <w:t xml:space="preserve"> Parámetro</w:t>
      </w:r>
      <w:r>
        <w:rPr>
          <w:noProof/>
        </w:rPr>
        <w:t>:</w:t>
      </w:r>
    </w:p>
    <w:p w14:paraId="31D5ED44" w14:textId="607B7FC5" w:rsidR="0049327C" w:rsidRDefault="00E34E10" w:rsidP="0049327C">
      <w:pPr>
        <w:rPr>
          <w:noProof/>
        </w:rPr>
      </w:pPr>
      <w:r w:rsidRPr="00E34E10">
        <w:rPr>
          <w:noProof/>
        </w:rPr>
        <w:t>SIA_CUGESCNF02 Crear Parametro</w:t>
      </w:r>
      <w:r w:rsidRPr="00E34E10">
        <w:rPr>
          <w:noProof/>
        </w:rPr>
        <w:drawing>
          <wp:inline distT="0" distB="0" distL="0" distR="0" wp14:anchorId="5B1EFA2B" wp14:editId="4E702F84">
            <wp:extent cx="3562847" cy="3038899"/>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62847" cy="3038899"/>
                    </a:xfrm>
                    <a:prstGeom prst="rect">
                      <a:avLst/>
                    </a:prstGeom>
                  </pic:spPr>
                </pic:pic>
              </a:graphicData>
            </a:graphic>
          </wp:inline>
        </w:drawing>
      </w:r>
    </w:p>
    <w:p w14:paraId="045DFF2E" w14:textId="3C1EF414" w:rsidR="0049327C" w:rsidRDefault="0049327C" w:rsidP="0049327C">
      <w:pPr>
        <w:spacing w:after="0" w:line="240" w:lineRule="auto"/>
        <w:rPr>
          <w:b/>
          <w:u w:val="single"/>
        </w:rPr>
      </w:pPr>
      <w:r>
        <w:rPr>
          <w:b/>
          <w:u w:val="single"/>
        </w:rPr>
        <w:t xml:space="preserve">CONSULTAR </w:t>
      </w:r>
      <w:r w:rsidR="00E34E10">
        <w:rPr>
          <w:b/>
          <w:u w:val="single"/>
        </w:rPr>
        <w:t>Parámetro</w:t>
      </w:r>
    </w:p>
    <w:p w14:paraId="2513375F" w14:textId="77777777" w:rsidR="0049327C" w:rsidRPr="00977914" w:rsidRDefault="0049327C" w:rsidP="0049327C">
      <w:pPr>
        <w:spacing w:after="0" w:line="240" w:lineRule="auto"/>
        <w:rPr>
          <w:b/>
          <w:u w:val="single"/>
        </w:rPr>
      </w:pPr>
    </w:p>
    <w:p w14:paraId="6D3FEFB2" w14:textId="4470D0D1" w:rsidR="0049327C" w:rsidRDefault="0049327C" w:rsidP="0049327C">
      <w:r>
        <w:t xml:space="preserve">Al pulsar Botón Consultar de un </w:t>
      </w:r>
      <w:r w:rsidR="00E34E10">
        <w:t>Parámetro</w:t>
      </w:r>
      <w:r>
        <w:t xml:space="preserve"> del listado se mostrará el formulario </w:t>
      </w:r>
    </w:p>
    <w:p w14:paraId="26CF746B" w14:textId="4026EF1E" w:rsidR="0049327C" w:rsidRDefault="00E34E10" w:rsidP="0049327C">
      <w:r w:rsidRPr="00E34E10">
        <w:t>SIA_CUGESCNF03 Consultar Parámetro</w:t>
      </w:r>
      <w:r w:rsidRPr="00E34E10">
        <w:rPr>
          <w:noProof/>
        </w:rPr>
        <w:drawing>
          <wp:inline distT="0" distB="0" distL="0" distR="0" wp14:anchorId="37B6247F" wp14:editId="61A2DE73">
            <wp:extent cx="3305636" cy="2896004"/>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05636" cy="2896004"/>
                    </a:xfrm>
                    <a:prstGeom prst="rect">
                      <a:avLst/>
                    </a:prstGeom>
                  </pic:spPr>
                </pic:pic>
              </a:graphicData>
            </a:graphic>
          </wp:inline>
        </w:drawing>
      </w:r>
    </w:p>
    <w:p w14:paraId="7FB1EA75" w14:textId="77777777" w:rsidR="0049327C" w:rsidRDefault="0049327C" w:rsidP="0049327C"/>
    <w:p w14:paraId="6E88430F" w14:textId="202C24DE" w:rsidR="0049327C" w:rsidRDefault="00E34E10" w:rsidP="0049327C">
      <w:pPr>
        <w:spacing w:after="0" w:line="240" w:lineRule="auto"/>
        <w:rPr>
          <w:b/>
          <w:u w:val="single"/>
        </w:rPr>
      </w:pPr>
      <w:r>
        <w:rPr>
          <w:b/>
          <w:u w:val="single"/>
        </w:rPr>
        <w:lastRenderedPageBreak/>
        <w:t>Actualizar Parámetro</w:t>
      </w:r>
    </w:p>
    <w:p w14:paraId="7C819BF8" w14:textId="77777777" w:rsidR="0049327C" w:rsidRPr="00977914" w:rsidRDefault="0049327C" w:rsidP="0049327C">
      <w:pPr>
        <w:spacing w:after="0" w:line="240" w:lineRule="auto"/>
        <w:rPr>
          <w:b/>
          <w:u w:val="single"/>
        </w:rPr>
      </w:pPr>
    </w:p>
    <w:p w14:paraId="13496D50" w14:textId="0D166CF9" w:rsidR="0049327C" w:rsidRDefault="0049327C" w:rsidP="0049327C">
      <w:r>
        <w:t xml:space="preserve">Al pulsar Botón </w:t>
      </w:r>
      <w:r w:rsidR="00E34E10">
        <w:t>“Editar”</w:t>
      </w:r>
      <w:r>
        <w:t xml:space="preserve"> de un </w:t>
      </w:r>
      <w:r w:rsidR="00E34E10">
        <w:t>Parámetro</w:t>
      </w:r>
      <w:r>
        <w:t xml:space="preserve"> del listado se mostrará el formulario:</w:t>
      </w:r>
    </w:p>
    <w:p w14:paraId="53D0A6B7" w14:textId="438351DB" w:rsidR="00E34E10" w:rsidRDefault="00E34E10" w:rsidP="0049327C">
      <w:r w:rsidRPr="00E34E10">
        <w:t xml:space="preserve">SIA_CUGESCNF04 Actualizar </w:t>
      </w:r>
      <w:proofErr w:type="spellStart"/>
      <w:r w:rsidRPr="00E34E10">
        <w:t>Parametro</w:t>
      </w:r>
      <w:proofErr w:type="spellEnd"/>
      <w:r w:rsidRPr="00E34E10">
        <w:rPr>
          <w:noProof/>
        </w:rPr>
        <w:drawing>
          <wp:inline distT="0" distB="0" distL="0" distR="0" wp14:anchorId="5E092053" wp14:editId="1F29F768">
            <wp:extent cx="3286584" cy="2876951"/>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86584" cy="2876951"/>
                    </a:xfrm>
                    <a:prstGeom prst="rect">
                      <a:avLst/>
                    </a:prstGeom>
                  </pic:spPr>
                </pic:pic>
              </a:graphicData>
            </a:graphic>
          </wp:inline>
        </w:drawing>
      </w:r>
    </w:p>
    <w:p w14:paraId="6EE8C74B" w14:textId="77777777" w:rsidR="0049327C" w:rsidRDefault="0049327C" w:rsidP="0049327C">
      <w:pPr>
        <w:spacing w:after="0" w:line="240" w:lineRule="auto"/>
        <w:rPr>
          <w:b/>
          <w:u w:val="single"/>
        </w:rPr>
      </w:pPr>
    </w:p>
    <w:p w14:paraId="73326F58" w14:textId="39028D98" w:rsidR="0049327C" w:rsidRPr="00977914" w:rsidRDefault="0049327C" w:rsidP="0049327C">
      <w:pPr>
        <w:spacing w:after="0" w:line="240" w:lineRule="auto"/>
        <w:rPr>
          <w:b/>
          <w:u w:val="single"/>
        </w:rPr>
      </w:pPr>
      <w:r>
        <w:rPr>
          <w:b/>
          <w:u w:val="single"/>
        </w:rPr>
        <w:t xml:space="preserve">ELIMINAR </w:t>
      </w:r>
      <w:r w:rsidR="00E34E10">
        <w:rPr>
          <w:b/>
          <w:u w:val="single"/>
        </w:rPr>
        <w:t>Parámetro</w:t>
      </w:r>
    </w:p>
    <w:p w14:paraId="70E680C5" w14:textId="77777777" w:rsidR="0049327C" w:rsidRDefault="0049327C" w:rsidP="0049327C">
      <w:r>
        <w:t>Al pulsar Eliminar se mostrará una ventana de confirmación de eliminación:</w:t>
      </w:r>
    </w:p>
    <w:p w14:paraId="063FA2B6" w14:textId="61597E05" w:rsidR="0049327C" w:rsidRDefault="00E34E10" w:rsidP="0049327C">
      <w:r w:rsidRPr="00E34E10">
        <w:t>SIA_CUGESCNF05 Eliminar Parámetro</w:t>
      </w:r>
    </w:p>
    <w:p w14:paraId="1B97FC8E" w14:textId="3A2DFD29" w:rsidR="00E34E10" w:rsidRPr="0049327C" w:rsidRDefault="00E34E10" w:rsidP="0049327C">
      <w:pPr>
        <w:rPr>
          <w:color w:val="FF0000"/>
        </w:rPr>
      </w:pPr>
      <w:r w:rsidRPr="00E34E10">
        <w:rPr>
          <w:noProof/>
          <w:color w:val="FF0000"/>
        </w:rPr>
        <w:drawing>
          <wp:inline distT="0" distB="0" distL="0" distR="0" wp14:anchorId="1155EC02" wp14:editId="25A9CBDC">
            <wp:extent cx="3930319" cy="2001328"/>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42067" cy="2007310"/>
                    </a:xfrm>
                    <a:prstGeom prst="rect">
                      <a:avLst/>
                    </a:prstGeom>
                  </pic:spPr>
                </pic:pic>
              </a:graphicData>
            </a:graphic>
          </wp:inline>
        </w:drawing>
      </w:r>
    </w:p>
    <w:p w14:paraId="37DCBF04" w14:textId="25D0D686" w:rsidR="005651C0" w:rsidRDefault="00DA6973" w:rsidP="00057B0A">
      <w:pPr>
        <w:pStyle w:val="Ttulo1"/>
        <w:numPr>
          <w:ilvl w:val="0"/>
          <w:numId w:val="1"/>
        </w:numPr>
      </w:pPr>
      <w:bookmarkStart w:id="2781" w:name="_Toc238141167"/>
      <w:bookmarkStart w:id="2782" w:name="_Toc154738162"/>
      <w:r>
        <w:t>CRITERIOS DE ACEPTACIÓN</w:t>
      </w:r>
      <w:bookmarkEnd w:id="2781"/>
    </w:p>
    <w:tbl>
      <w:tblPr>
        <w:tblStyle w:val="Tablaconcuadrcula"/>
        <w:tblW w:w="0" w:type="auto"/>
        <w:tblInd w:w="-5" w:type="dxa"/>
        <w:tblLook w:val="04A0" w:firstRow="1" w:lastRow="0" w:firstColumn="1" w:lastColumn="0" w:noHBand="0" w:noVBand="1"/>
        <w:tblPrChange w:id="2783" w:author="OLIVARES MARTINEZ FERNANDO JESUS" w:date="2026-08-19T10:32:00Z">
          <w:tblPr>
            <w:tblStyle w:val="Tablaconcuadrcula"/>
            <w:tblW w:w="0" w:type="auto"/>
            <w:tblInd w:w="-5" w:type="dxa"/>
            <w:tblLook w:val="04A0" w:firstRow="1" w:lastRow="0" w:firstColumn="1" w:lastColumn="0" w:noHBand="0" w:noVBand="1"/>
          </w:tblPr>
        </w:tblPrChange>
      </w:tblPr>
      <w:tblGrid>
        <w:gridCol w:w="3119"/>
        <w:gridCol w:w="2835"/>
        <w:gridCol w:w="2545"/>
        <w:tblGridChange w:id="2784">
          <w:tblGrid>
            <w:gridCol w:w="20"/>
            <w:gridCol w:w="3099"/>
            <w:gridCol w:w="680"/>
            <w:gridCol w:w="2155"/>
            <w:gridCol w:w="20"/>
            <w:gridCol w:w="2525"/>
            <w:gridCol w:w="20"/>
          </w:tblGrid>
        </w:tblGridChange>
      </w:tblGrid>
      <w:tr w:rsidR="00323D35" w:rsidRPr="00323D35" w14:paraId="7BDA344B" w14:textId="359F9E63" w:rsidTr="00C266AF">
        <w:trPr>
          <w:trPrChange w:id="2785" w:author="OLIVARES MARTINEZ FERNANDO JESUS" w:date="2026-08-19T10:32:00Z">
            <w:trPr>
              <w:gridBefore w:val="1"/>
            </w:trPr>
          </w:trPrChange>
        </w:trPr>
        <w:tc>
          <w:tcPr>
            <w:tcW w:w="3119" w:type="dxa"/>
            <w:shd w:val="clear" w:color="auto" w:fill="5B9BD5" w:themeFill="accent1"/>
            <w:tcPrChange w:id="2786" w:author="OLIVARES MARTINEZ FERNANDO JESUS" w:date="2026-08-19T10:32:00Z">
              <w:tcPr>
                <w:tcW w:w="3779" w:type="dxa"/>
                <w:gridSpan w:val="2"/>
                <w:shd w:val="clear" w:color="auto" w:fill="5B9BD5" w:themeFill="accent1"/>
              </w:tcPr>
            </w:tcPrChange>
          </w:tcPr>
          <w:p w14:paraId="73B5A789" w14:textId="58EC4F7A" w:rsidR="00323D35" w:rsidRPr="00323D35" w:rsidRDefault="00323D35" w:rsidP="00323D35">
            <w:pPr>
              <w:spacing w:after="0" w:line="240" w:lineRule="auto"/>
              <w:rPr>
                <w:rFonts w:cs="Arial"/>
                <w:b/>
                <w:bCs/>
                <w:color w:val="FFFFFF" w:themeColor="background1"/>
              </w:rPr>
            </w:pPr>
            <w:r w:rsidRPr="00323D35">
              <w:rPr>
                <w:rFonts w:cs="Arial"/>
                <w:b/>
                <w:bCs/>
                <w:color w:val="FFFFFF" w:themeColor="background1"/>
              </w:rPr>
              <w:t>TAREA</w:t>
            </w:r>
          </w:p>
        </w:tc>
        <w:tc>
          <w:tcPr>
            <w:tcW w:w="2835" w:type="dxa"/>
            <w:shd w:val="clear" w:color="auto" w:fill="5B9BD5" w:themeFill="accent1"/>
            <w:tcPrChange w:id="2787" w:author="OLIVARES MARTINEZ FERNANDO JESUS" w:date="2026-08-19T10:32:00Z">
              <w:tcPr>
                <w:tcW w:w="2175" w:type="dxa"/>
                <w:gridSpan w:val="2"/>
                <w:shd w:val="clear" w:color="auto" w:fill="5B9BD5" w:themeFill="accent1"/>
              </w:tcPr>
            </w:tcPrChange>
          </w:tcPr>
          <w:p w14:paraId="1AE91BBF" w14:textId="7EA1711E" w:rsidR="00323D35" w:rsidRPr="00323D35" w:rsidRDefault="00323D35" w:rsidP="00323D35">
            <w:pPr>
              <w:spacing w:after="0" w:line="240" w:lineRule="auto"/>
              <w:rPr>
                <w:rFonts w:cs="Arial"/>
                <w:b/>
                <w:bCs/>
                <w:color w:val="FFFFFF" w:themeColor="background1"/>
              </w:rPr>
            </w:pPr>
            <w:r w:rsidRPr="00323D35">
              <w:rPr>
                <w:rFonts w:cs="Arial"/>
                <w:b/>
                <w:bCs/>
                <w:color w:val="FFFFFF" w:themeColor="background1"/>
              </w:rPr>
              <w:t>ESTADO</w:t>
            </w:r>
          </w:p>
        </w:tc>
        <w:tc>
          <w:tcPr>
            <w:tcW w:w="2545" w:type="dxa"/>
            <w:shd w:val="clear" w:color="auto" w:fill="5B9BD5" w:themeFill="accent1"/>
            <w:tcPrChange w:id="2788" w:author="OLIVARES MARTINEZ FERNANDO JESUS" w:date="2026-08-19T10:32:00Z">
              <w:tcPr>
                <w:tcW w:w="2545" w:type="dxa"/>
                <w:gridSpan w:val="2"/>
                <w:shd w:val="clear" w:color="auto" w:fill="5B9BD5" w:themeFill="accent1"/>
              </w:tcPr>
            </w:tcPrChange>
          </w:tcPr>
          <w:p w14:paraId="478C10EF" w14:textId="66BFFF01" w:rsidR="00323D35" w:rsidRPr="00323D35" w:rsidRDefault="00323D35" w:rsidP="00323D35">
            <w:pPr>
              <w:spacing w:after="0" w:line="240" w:lineRule="auto"/>
              <w:rPr>
                <w:rFonts w:cs="Arial"/>
                <w:b/>
                <w:bCs/>
                <w:color w:val="FFFFFF" w:themeColor="background1"/>
              </w:rPr>
            </w:pPr>
            <w:r>
              <w:rPr>
                <w:rFonts w:cs="Arial"/>
                <w:b/>
                <w:bCs/>
                <w:color w:val="FFFFFF" w:themeColor="background1"/>
              </w:rPr>
              <w:t>OBSERVACIONES</w:t>
            </w:r>
          </w:p>
        </w:tc>
      </w:tr>
      <w:tr w:rsidR="00323D35" w:rsidRPr="00323D35" w14:paraId="4C45B3E9" w14:textId="637279EA" w:rsidTr="00C266AF">
        <w:trPr>
          <w:trPrChange w:id="2789" w:author="OLIVARES MARTINEZ FERNANDO JESUS" w:date="2026-08-19T10:32:00Z">
            <w:trPr>
              <w:gridBefore w:val="1"/>
            </w:trPr>
          </w:trPrChange>
        </w:trPr>
        <w:tc>
          <w:tcPr>
            <w:tcW w:w="3119" w:type="dxa"/>
            <w:tcPrChange w:id="2790" w:author="OLIVARES MARTINEZ FERNANDO JESUS" w:date="2026-08-19T10:32:00Z">
              <w:tcPr>
                <w:tcW w:w="3779" w:type="dxa"/>
                <w:gridSpan w:val="2"/>
              </w:tcPr>
            </w:tcPrChange>
          </w:tcPr>
          <w:p w14:paraId="13194A57" w14:textId="77777777" w:rsidR="00323D35" w:rsidRPr="00323D35" w:rsidRDefault="00323D35" w:rsidP="00CE021D">
            <w:pPr>
              <w:pStyle w:val="Prrafodelista"/>
              <w:ind w:left="0"/>
            </w:pPr>
            <w:r w:rsidRPr="00323D35">
              <w:t xml:space="preserve">Desarrollo </w:t>
            </w:r>
            <w:proofErr w:type="spellStart"/>
            <w:r w:rsidRPr="00323D35">
              <w:t>feature</w:t>
            </w:r>
            <w:proofErr w:type="spellEnd"/>
            <w:r w:rsidRPr="00323D35">
              <w:t xml:space="preserve"> del evolutivo</w:t>
            </w:r>
          </w:p>
        </w:tc>
        <w:tc>
          <w:tcPr>
            <w:tcW w:w="2835" w:type="dxa"/>
            <w:tcPrChange w:id="2791" w:author="OLIVARES MARTINEZ FERNANDO JESUS" w:date="2026-08-19T10:32:00Z">
              <w:tcPr>
                <w:tcW w:w="2175" w:type="dxa"/>
                <w:gridSpan w:val="2"/>
              </w:tcPr>
            </w:tcPrChange>
          </w:tcPr>
          <w:p w14:paraId="5FDCBC8C" w14:textId="406375EE" w:rsidR="00323D35" w:rsidRPr="00323D35" w:rsidRDefault="00C266AF" w:rsidP="00CE021D">
            <w:pPr>
              <w:pStyle w:val="Prrafodelista"/>
              <w:ind w:left="0"/>
            </w:pPr>
            <w:ins w:id="2792" w:author="OLIVARES MARTINEZ FERNANDO JESUS" w:date="2026-08-19T10:33:00Z">
              <w:r>
                <w:t>90%</w:t>
              </w:r>
            </w:ins>
          </w:p>
        </w:tc>
        <w:tc>
          <w:tcPr>
            <w:tcW w:w="2545" w:type="dxa"/>
            <w:tcPrChange w:id="2793" w:author="OLIVARES MARTINEZ FERNANDO JESUS" w:date="2026-08-19T10:32:00Z">
              <w:tcPr>
                <w:tcW w:w="2545" w:type="dxa"/>
                <w:gridSpan w:val="2"/>
              </w:tcPr>
            </w:tcPrChange>
          </w:tcPr>
          <w:p w14:paraId="39BBDEB9" w14:textId="3943295E" w:rsidR="00323D35" w:rsidRPr="00323D35" w:rsidRDefault="00C266AF" w:rsidP="00CE021D">
            <w:pPr>
              <w:pStyle w:val="Prrafodelista"/>
              <w:ind w:left="0"/>
            </w:pPr>
            <w:ins w:id="2794" w:author="OLIVARES MARTINEZ FERNANDO JESUS" w:date="2026-08-19T10:33:00Z">
              <w:r>
                <w:t>En fase de corrección de Errores</w:t>
              </w:r>
            </w:ins>
          </w:p>
        </w:tc>
      </w:tr>
      <w:tr w:rsidR="00323D35" w:rsidRPr="00323D35" w14:paraId="7912F2F7" w14:textId="775C3B71" w:rsidTr="00C266AF">
        <w:trPr>
          <w:trPrChange w:id="2795" w:author="OLIVARES MARTINEZ FERNANDO JESUS" w:date="2026-08-19T10:32:00Z">
            <w:trPr>
              <w:gridBefore w:val="1"/>
            </w:trPr>
          </w:trPrChange>
        </w:trPr>
        <w:tc>
          <w:tcPr>
            <w:tcW w:w="3119" w:type="dxa"/>
            <w:tcPrChange w:id="2796" w:author="OLIVARES MARTINEZ FERNANDO JESUS" w:date="2026-08-19T10:32:00Z">
              <w:tcPr>
                <w:tcW w:w="3779" w:type="dxa"/>
                <w:gridSpan w:val="2"/>
              </w:tcPr>
            </w:tcPrChange>
          </w:tcPr>
          <w:p w14:paraId="2913D65A" w14:textId="77777777" w:rsidR="00323D35" w:rsidRPr="00323D35" w:rsidRDefault="00323D35" w:rsidP="00CE021D">
            <w:pPr>
              <w:pStyle w:val="Prrafodelista"/>
              <w:ind w:left="0"/>
            </w:pPr>
            <w:r w:rsidRPr="00323D35">
              <w:t>Test unitarios</w:t>
            </w:r>
          </w:p>
        </w:tc>
        <w:tc>
          <w:tcPr>
            <w:tcW w:w="2835" w:type="dxa"/>
            <w:tcPrChange w:id="2797" w:author="OLIVARES MARTINEZ FERNANDO JESUS" w:date="2026-08-19T10:32:00Z">
              <w:tcPr>
                <w:tcW w:w="2175" w:type="dxa"/>
                <w:gridSpan w:val="2"/>
              </w:tcPr>
            </w:tcPrChange>
          </w:tcPr>
          <w:p w14:paraId="7D2D2BDD" w14:textId="0399DC96" w:rsidR="00323D35" w:rsidRPr="00323D35" w:rsidRDefault="00C266AF" w:rsidP="00CE021D">
            <w:pPr>
              <w:pStyle w:val="Prrafodelista"/>
              <w:ind w:left="0"/>
            </w:pPr>
            <w:ins w:id="2798" w:author="OLIVARES MARTINEZ FERNANDO JESUS" w:date="2026-08-19T10:33:00Z">
              <w:r>
                <w:t>90%</w:t>
              </w:r>
            </w:ins>
          </w:p>
        </w:tc>
        <w:tc>
          <w:tcPr>
            <w:tcW w:w="2545" w:type="dxa"/>
            <w:tcPrChange w:id="2799" w:author="OLIVARES MARTINEZ FERNANDO JESUS" w:date="2026-08-19T10:32:00Z">
              <w:tcPr>
                <w:tcW w:w="2545" w:type="dxa"/>
                <w:gridSpan w:val="2"/>
              </w:tcPr>
            </w:tcPrChange>
          </w:tcPr>
          <w:p w14:paraId="28614EE5" w14:textId="7D0E455F" w:rsidR="00323D35" w:rsidRPr="00323D35" w:rsidRDefault="00C266AF" w:rsidP="00CE021D">
            <w:pPr>
              <w:pStyle w:val="Prrafodelista"/>
              <w:ind w:left="0"/>
            </w:pPr>
            <w:ins w:id="2800" w:author="OLIVARES MARTINEZ FERNANDO JESUS" w:date="2026-08-19T10:33:00Z">
              <w:r>
                <w:t>XXXXXX</w:t>
              </w:r>
            </w:ins>
          </w:p>
        </w:tc>
      </w:tr>
      <w:tr w:rsidR="00323D35" w:rsidRPr="00323D35" w14:paraId="7FF68292" w14:textId="381C6FF3" w:rsidTr="00C266AF">
        <w:trPr>
          <w:trPrChange w:id="2801" w:author="OLIVARES MARTINEZ FERNANDO JESUS" w:date="2026-08-19T10:32:00Z">
            <w:trPr>
              <w:gridBefore w:val="1"/>
            </w:trPr>
          </w:trPrChange>
        </w:trPr>
        <w:tc>
          <w:tcPr>
            <w:tcW w:w="3119" w:type="dxa"/>
            <w:tcPrChange w:id="2802" w:author="OLIVARES MARTINEZ FERNANDO JESUS" w:date="2026-08-19T10:32:00Z">
              <w:tcPr>
                <w:tcW w:w="3779" w:type="dxa"/>
                <w:gridSpan w:val="2"/>
              </w:tcPr>
            </w:tcPrChange>
          </w:tcPr>
          <w:p w14:paraId="66FFD761" w14:textId="77777777" w:rsidR="00323D35" w:rsidRPr="00323D35" w:rsidRDefault="00323D35" w:rsidP="00CE021D">
            <w:pPr>
              <w:pStyle w:val="Prrafodelista"/>
              <w:ind w:left="0"/>
            </w:pPr>
            <w:r w:rsidRPr="00323D35">
              <w:lastRenderedPageBreak/>
              <w:t>Integración FRONT/BACK</w:t>
            </w:r>
          </w:p>
        </w:tc>
        <w:tc>
          <w:tcPr>
            <w:tcW w:w="2835" w:type="dxa"/>
            <w:tcPrChange w:id="2803" w:author="OLIVARES MARTINEZ FERNANDO JESUS" w:date="2026-08-19T10:32:00Z">
              <w:tcPr>
                <w:tcW w:w="2175" w:type="dxa"/>
                <w:gridSpan w:val="2"/>
              </w:tcPr>
            </w:tcPrChange>
          </w:tcPr>
          <w:p w14:paraId="0BA0DE1B" w14:textId="77777777" w:rsidR="00323D35" w:rsidRPr="00323D35" w:rsidRDefault="00323D35" w:rsidP="00CE021D">
            <w:pPr>
              <w:pStyle w:val="Prrafodelista"/>
              <w:ind w:left="0"/>
            </w:pPr>
          </w:p>
        </w:tc>
        <w:tc>
          <w:tcPr>
            <w:tcW w:w="2545" w:type="dxa"/>
            <w:tcPrChange w:id="2804" w:author="OLIVARES MARTINEZ FERNANDO JESUS" w:date="2026-08-19T10:32:00Z">
              <w:tcPr>
                <w:tcW w:w="2545" w:type="dxa"/>
                <w:gridSpan w:val="2"/>
              </w:tcPr>
            </w:tcPrChange>
          </w:tcPr>
          <w:p w14:paraId="35FF7F11" w14:textId="77777777" w:rsidR="00323D35" w:rsidRPr="00323D35" w:rsidRDefault="00323D35" w:rsidP="00CE021D">
            <w:pPr>
              <w:pStyle w:val="Prrafodelista"/>
              <w:ind w:left="0"/>
            </w:pPr>
          </w:p>
        </w:tc>
      </w:tr>
      <w:tr w:rsidR="00323D35" w:rsidRPr="00323D35" w14:paraId="16DF202B" w14:textId="25BA7516" w:rsidTr="00C266AF">
        <w:trPr>
          <w:trPrChange w:id="2805" w:author="OLIVARES MARTINEZ FERNANDO JESUS" w:date="2026-08-19T10:32:00Z">
            <w:trPr>
              <w:gridBefore w:val="1"/>
            </w:trPr>
          </w:trPrChange>
        </w:trPr>
        <w:tc>
          <w:tcPr>
            <w:tcW w:w="3119" w:type="dxa"/>
            <w:tcPrChange w:id="2806" w:author="OLIVARES MARTINEZ FERNANDO JESUS" w:date="2026-08-19T10:32:00Z">
              <w:tcPr>
                <w:tcW w:w="3779" w:type="dxa"/>
                <w:gridSpan w:val="2"/>
              </w:tcPr>
            </w:tcPrChange>
          </w:tcPr>
          <w:p w14:paraId="2EFC0F2E" w14:textId="77777777" w:rsidR="00323D35" w:rsidRPr="00323D35" w:rsidRDefault="00323D35" w:rsidP="00CE021D">
            <w:pPr>
              <w:pStyle w:val="Prrafodelista"/>
              <w:ind w:left="0"/>
            </w:pPr>
            <w:proofErr w:type="spellStart"/>
            <w:r w:rsidRPr="00323D35">
              <w:t>Sonar+Jenkins</w:t>
            </w:r>
            <w:proofErr w:type="spellEnd"/>
            <w:r w:rsidRPr="00323D35">
              <w:t xml:space="preserve"> </w:t>
            </w:r>
            <w:r w:rsidRPr="00323D35">
              <w:sym w:font="Wingdings" w:char="F0E0"/>
            </w:r>
            <w:r w:rsidRPr="00323D35">
              <w:t xml:space="preserve"> despliegue de </w:t>
            </w:r>
            <w:proofErr w:type="spellStart"/>
            <w:r w:rsidRPr="00323D35">
              <w:t>feature</w:t>
            </w:r>
            <w:proofErr w:type="spellEnd"/>
            <w:r w:rsidRPr="00323D35">
              <w:t xml:space="preserve"> en DESA funcionando</w:t>
            </w:r>
          </w:p>
        </w:tc>
        <w:tc>
          <w:tcPr>
            <w:tcW w:w="2835" w:type="dxa"/>
            <w:tcPrChange w:id="2807" w:author="OLIVARES MARTINEZ FERNANDO JESUS" w:date="2026-08-19T10:32:00Z">
              <w:tcPr>
                <w:tcW w:w="2175" w:type="dxa"/>
                <w:gridSpan w:val="2"/>
              </w:tcPr>
            </w:tcPrChange>
          </w:tcPr>
          <w:p w14:paraId="74D246A5" w14:textId="77777777" w:rsidR="00323D35" w:rsidRPr="00323D35" w:rsidRDefault="00323D35" w:rsidP="00CE021D">
            <w:pPr>
              <w:pStyle w:val="Prrafodelista"/>
              <w:ind w:left="0"/>
            </w:pPr>
          </w:p>
        </w:tc>
        <w:tc>
          <w:tcPr>
            <w:tcW w:w="2545" w:type="dxa"/>
            <w:tcPrChange w:id="2808" w:author="OLIVARES MARTINEZ FERNANDO JESUS" w:date="2026-08-19T10:32:00Z">
              <w:tcPr>
                <w:tcW w:w="2545" w:type="dxa"/>
                <w:gridSpan w:val="2"/>
              </w:tcPr>
            </w:tcPrChange>
          </w:tcPr>
          <w:p w14:paraId="7D2A9286" w14:textId="77777777" w:rsidR="00323D35" w:rsidRPr="00323D35" w:rsidRDefault="00323D35" w:rsidP="00CE021D">
            <w:pPr>
              <w:pStyle w:val="Prrafodelista"/>
              <w:ind w:left="0"/>
            </w:pPr>
          </w:p>
        </w:tc>
      </w:tr>
      <w:tr w:rsidR="00323D35" w:rsidRPr="00323D35" w14:paraId="5C0A96F2" w14:textId="65440E19" w:rsidTr="00C266AF">
        <w:trPr>
          <w:trPrChange w:id="2809" w:author="OLIVARES MARTINEZ FERNANDO JESUS" w:date="2026-08-19T10:32:00Z">
            <w:trPr>
              <w:gridBefore w:val="1"/>
            </w:trPr>
          </w:trPrChange>
        </w:trPr>
        <w:tc>
          <w:tcPr>
            <w:tcW w:w="3119" w:type="dxa"/>
            <w:tcPrChange w:id="2810" w:author="OLIVARES MARTINEZ FERNANDO JESUS" w:date="2026-08-19T10:32:00Z">
              <w:tcPr>
                <w:tcW w:w="3779" w:type="dxa"/>
                <w:gridSpan w:val="2"/>
              </w:tcPr>
            </w:tcPrChange>
          </w:tcPr>
          <w:p w14:paraId="08E1DDE7" w14:textId="77777777" w:rsidR="00323D35" w:rsidRPr="00323D35" w:rsidRDefault="00323D35" w:rsidP="00CE021D">
            <w:pPr>
              <w:pStyle w:val="Prrafodelista"/>
              <w:ind w:left="0"/>
            </w:pPr>
            <w:r w:rsidRPr="00323D35">
              <w:t>Plan de pruebas superado + evidencias</w:t>
            </w:r>
          </w:p>
        </w:tc>
        <w:tc>
          <w:tcPr>
            <w:tcW w:w="2835" w:type="dxa"/>
            <w:tcPrChange w:id="2811" w:author="OLIVARES MARTINEZ FERNANDO JESUS" w:date="2026-08-19T10:32:00Z">
              <w:tcPr>
                <w:tcW w:w="2175" w:type="dxa"/>
                <w:gridSpan w:val="2"/>
              </w:tcPr>
            </w:tcPrChange>
          </w:tcPr>
          <w:p w14:paraId="3FAEA1D8" w14:textId="77777777" w:rsidR="00323D35" w:rsidRPr="00323D35" w:rsidRDefault="00323D35" w:rsidP="00CE021D">
            <w:pPr>
              <w:pStyle w:val="Prrafodelista"/>
              <w:ind w:left="0"/>
            </w:pPr>
          </w:p>
        </w:tc>
        <w:tc>
          <w:tcPr>
            <w:tcW w:w="2545" w:type="dxa"/>
            <w:tcPrChange w:id="2812" w:author="OLIVARES MARTINEZ FERNANDO JESUS" w:date="2026-08-19T10:32:00Z">
              <w:tcPr>
                <w:tcW w:w="2545" w:type="dxa"/>
                <w:gridSpan w:val="2"/>
              </w:tcPr>
            </w:tcPrChange>
          </w:tcPr>
          <w:p w14:paraId="7EDDB2D0" w14:textId="77777777" w:rsidR="00323D35" w:rsidRPr="00323D35" w:rsidRDefault="00323D35" w:rsidP="00CE021D">
            <w:pPr>
              <w:pStyle w:val="Prrafodelista"/>
              <w:ind w:left="0"/>
            </w:pPr>
          </w:p>
        </w:tc>
      </w:tr>
      <w:tr w:rsidR="00323D35" w:rsidRPr="00323D35" w14:paraId="3AB199B0" w14:textId="77777777" w:rsidTr="00323D35">
        <w:tc>
          <w:tcPr>
            <w:tcW w:w="8499" w:type="dxa"/>
            <w:gridSpan w:val="3"/>
            <w:shd w:val="clear" w:color="auto" w:fill="5B9BD5" w:themeFill="accent1"/>
          </w:tcPr>
          <w:p w14:paraId="4E2D4B61" w14:textId="12BD43B2" w:rsidR="00323D35" w:rsidRPr="00323D35" w:rsidRDefault="00323D35" w:rsidP="00323D35">
            <w:pPr>
              <w:spacing w:after="0" w:line="240" w:lineRule="auto"/>
            </w:pPr>
            <w:r w:rsidRPr="00323D35">
              <w:rPr>
                <w:rFonts w:cs="Arial"/>
                <w:b/>
                <w:bCs/>
                <w:color w:val="FFFFFF" w:themeColor="background1"/>
              </w:rPr>
              <w:t>ENTREGA</w:t>
            </w:r>
          </w:p>
        </w:tc>
      </w:tr>
      <w:tr w:rsidR="00323D35" w:rsidRPr="00323D35" w14:paraId="4ADFD426" w14:textId="6934107E" w:rsidTr="00C266AF">
        <w:trPr>
          <w:trPrChange w:id="2813" w:author="OLIVARES MARTINEZ FERNANDO JESUS" w:date="2026-08-19T10:32:00Z">
            <w:trPr>
              <w:gridBefore w:val="1"/>
            </w:trPr>
          </w:trPrChange>
        </w:trPr>
        <w:tc>
          <w:tcPr>
            <w:tcW w:w="3119" w:type="dxa"/>
            <w:tcPrChange w:id="2814" w:author="OLIVARES MARTINEZ FERNANDO JESUS" w:date="2026-08-19T10:32:00Z">
              <w:tcPr>
                <w:tcW w:w="3779" w:type="dxa"/>
                <w:gridSpan w:val="2"/>
              </w:tcPr>
            </w:tcPrChange>
          </w:tcPr>
          <w:p w14:paraId="72A60410" w14:textId="23B1F082" w:rsidR="00323D35" w:rsidRDefault="00323D35" w:rsidP="00323D35">
            <w:pPr>
              <w:pStyle w:val="Prrafodelista"/>
              <w:ind w:left="0"/>
            </w:pPr>
            <w:r w:rsidRPr="00323D35">
              <w:t xml:space="preserve">Nombre de la </w:t>
            </w:r>
            <w:proofErr w:type="spellStart"/>
            <w:r w:rsidRPr="00323D35">
              <w:t>feature</w:t>
            </w:r>
            <w:proofErr w:type="spellEnd"/>
          </w:p>
        </w:tc>
        <w:tc>
          <w:tcPr>
            <w:tcW w:w="5380" w:type="dxa"/>
            <w:gridSpan w:val="2"/>
            <w:tcPrChange w:id="2815" w:author="OLIVARES MARTINEZ FERNANDO JESUS" w:date="2026-08-19T10:32:00Z">
              <w:tcPr>
                <w:tcW w:w="4720" w:type="dxa"/>
                <w:gridSpan w:val="4"/>
              </w:tcPr>
            </w:tcPrChange>
          </w:tcPr>
          <w:p w14:paraId="0D69A458" w14:textId="77777777" w:rsidR="00323D35" w:rsidRPr="00323D35" w:rsidRDefault="00323D35" w:rsidP="00323D35"/>
        </w:tc>
      </w:tr>
      <w:tr w:rsidR="00323D35" w:rsidRPr="00323D35" w14:paraId="34BBF7B5" w14:textId="28D26D08" w:rsidTr="00C266AF">
        <w:trPr>
          <w:trPrChange w:id="2816" w:author="OLIVARES MARTINEZ FERNANDO JESUS" w:date="2026-08-19T10:32:00Z">
            <w:trPr>
              <w:gridBefore w:val="1"/>
            </w:trPr>
          </w:trPrChange>
        </w:trPr>
        <w:tc>
          <w:tcPr>
            <w:tcW w:w="3119" w:type="dxa"/>
            <w:tcPrChange w:id="2817" w:author="OLIVARES MARTINEZ FERNANDO JESUS" w:date="2026-08-19T10:32:00Z">
              <w:tcPr>
                <w:tcW w:w="3779" w:type="dxa"/>
                <w:gridSpan w:val="2"/>
              </w:tcPr>
            </w:tcPrChange>
          </w:tcPr>
          <w:p w14:paraId="0BD55482" w14:textId="7C647B8C" w:rsidR="00323D35" w:rsidRDefault="00323D35" w:rsidP="00323D35">
            <w:pPr>
              <w:pStyle w:val="Prrafodelista"/>
              <w:ind w:left="0"/>
            </w:pPr>
            <w:r w:rsidRPr="00323D35">
              <w:t xml:space="preserve">Fichero (BBDD, </w:t>
            </w:r>
            <w:proofErr w:type="spellStart"/>
            <w:r w:rsidRPr="00323D35">
              <w:t>properties</w:t>
            </w:r>
            <w:proofErr w:type="spellEnd"/>
            <w:r w:rsidRPr="00323D35">
              <w:t>…)</w:t>
            </w:r>
          </w:p>
        </w:tc>
        <w:tc>
          <w:tcPr>
            <w:tcW w:w="5380" w:type="dxa"/>
            <w:gridSpan w:val="2"/>
            <w:tcPrChange w:id="2818" w:author="OLIVARES MARTINEZ FERNANDO JESUS" w:date="2026-08-19T10:32:00Z">
              <w:tcPr>
                <w:tcW w:w="4720" w:type="dxa"/>
                <w:gridSpan w:val="4"/>
              </w:tcPr>
            </w:tcPrChange>
          </w:tcPr>
          <w:p w14:paraId="2BAD9410" w14:textId="77777777" w:rsidR="00323D35" w:rsidRPr="00323D35" w:rsidRDefault="00323D35" w:rsidP="00323D35"/>
        </w:tc>
      </w:tr>
      <w:tr w:rsidR="00323D35" w:rsidRPr="00323D35" w14:paraId="03262ABF" w14:textId="77777777" w:rsidTr="00C266AF">
        <w:trPr>
          <w:trPrChange w:id="2819" w:author="OLIVARES MARTINEZ FERNANDO JESUS" w:date="2026-08-19T10:32:00Z">
            <w:trPr>
              <w:gridBefore w:val="1"/>
            </w:trPr>
          </w:trPrChange>
        </w:trPr>
        <w:tc>
          <w:tcPr>
            <w:tcW w:w="3119" w:type="dxa"/>
            <w:tcPrChange w:id="2820" w:author="OLIVARES MARTINEZ FERNANDO JESUS" w:date="2026-08-19T10:32:00Z">
              <w:tcPr>
                <w:tcW w:w="3779" w:type="dxa"/>
                <w:gridSpan w:val="2"/>
              </w:tcPr>
            </w:tcPrChange>
          </w:tcPr>
          <w:p w14:paraId="5F8D4372" w14:textId="35E49F46" w:rsidR="00323D35" w:rsidRDefault="00323D35" w:rsidP="00323D35">
            <w:pPr>
              <w:pStyle w:val="Prrafodelista"/>
              <w:ind w:left="0"/>
            </w:pPr>
            <w:r>
              <w:t>Observaciones</w:t>
            </w:r>
          </w:p>
        </w:tc>
        <w:tc>
          <w:tcPr>
            <w:tcW w:w="5380" w:type="dxa"/>
            <w:gridSpan w:val="2"/>
            <w:tcPrChange w:id="2821" w:author="OLIVARES MARTINEZ FERNANDO JESUS" w:date="2026-08-19T10:32:00Z">
              <w:tcPr>
                <w:tcW w:w="4720" w:type="dxa"/>
                <w:gridSpan w:val="4"/>
              </w:tcPr>
            </w:tcPrChange>
          </w:tcPr>
          <w:p w14:paraId="34DC5142" w14:textId="77777777" w:rsidR="00323D35" w:rsidRPr="00323D35" w:rsidRDefault="00323D35" w:rsidP="00323D35"/>
        </w:tc>
      </w:tr>
    </w:tbl>
    <w:p w14:paraId="4067D637" w14:textId="1E236026" w:rsidR="00CE5280" w:rsidRDefault="00CE5280">
      <w:pPr>
        <w:spacing w:after="160" w:line="259" w:lineRule="auto"/>
        <w:rPr>
          <w:rFonts w:ascii="Cambria" w:eastAsiaTheme="majorEastAsia" w:hAnsi="Cambria" w:cstheme="majorBidi"/>
          <w:color w:val="2E74B5" w:themeColor="accent1" w:themeShade="BF"/>
          <w:sz w:val="28"/>
          <w:szCs w:val="32"/>
        </w:rPr>
      </w:pPr>
    </w:p>
    <w:p w14:paraId="3AE213AC" w14:textId="6C0CC17D" w:rsidR="006D7B21" w:rsidRDefault="006D7B21" w:rsidP="00057B0A">
      <w:pPr>
        <w:pStyle w:val="Ttulo1"/>
        <w:numPr>
          <w:ilvl w:val="0"/>
          <w:numId w:val="1"/>
        </w:numPr>
      </w:pPr>
      <w:bookmarkStart w:id="2822" w:name="_Toc238141168"/>
      <w:r>
        <w:t>PLAN DE PRUEBAS</w:t>
      </w:r>
      <w:bookmarkEnd w:id="2782"/>
      <w:bookmarkEnd w:id="2822"/>
    </w:p>
    <w:p w14:paraId="0E198561" w14:textId="77777777" w:rsidR="006D7B21" w:rsidRDefault="006D7B21" w:rsidP="00057B0A">
      <w:pPr>
        <w:pStyle w:val="Ttulo1"/>
        <w:numPr>
          <w:ilvl w:val="1"/>
          <w:numId w:val="1"/>
        </w:numPr>
      </w:pPr>
      <w:bookmarkStart w:id="2823" w:name="_Toc154738163"/>
      <w:bookmarkStart w:id="2824" w:name="_Toc238141169"/>
      <w:r>
        <w:t>Matriz de casos de prueba</w:t>
      </w:r>
      <w:bookmarkEnd w:id="2823"/>
      <w:bookmarkEnd w:id="2824"/>
    </w:p>
    <w:p w14:paraId="041E9031" w14:textId="77777777" w:rsidR="006D7B21" w:rsidRDefault="006D7B21" w:rsidP="006D7B21">
      <w:pPr>
        <w:rPr>
          <w:i/>
          <w:iCs/>
        </w:rPr>
      </w:pPr>
      <w:r>
        <w:rPr>
          <w:i/>
          <w:iCs/>
        </w:rPr>
        <w:t xml:space="preserve">La matriz de pruebas está disponible en el siguiente </w:t>
      </w:r>
      <w:proofErr w:type="spellStart"/>
      <w:r>
        <w:rPr>
          <w:i/>
          <w:iCs/>
        </w:rPr>
        <w:t>excel</w:t>
      </w:r>
      <w:proofErr w:type="spellEnd"/>
      <w:r>
        <w:rPr>
          <w:i/>
          <w:iCs/>
        </w:rPr>
        <w:t>:</w:t>
      </w:r>
    </w:p>
    <w:p w14:paraId="0F5861AE" w14:textId="43241C28" w:rsidR="00795431" w:rsidDel="007025DB" w:rsidRDefault="00CE5280" w:rsidP="006D7B21">
      <w:pPr>
        <w:rPr>
          <w:del w:id="2825" w:author="OLIVARES MARTINEZ FERNANDO JESUS" w:date="2026-08-17T12:22:00Z"/>
          <w:color w:val="FF0000"/>
        </w:rPr>
      </w:pPr>
      <w:commentRangeStart w:id="2826"/>
      <w:del w:id="2827" w:author="OLIVARES MARTINEZ FERNANDO JESUS" w:date="2026-08-17T12:22:00Z">
        <w:r w:rsidDel="007025DB">
          <w:delText>*</w:delText>
        </w:r>
        <w:r w:rsidRPr="00CE5280" w:rsidDel="007025DB">
          <w:rPr>
            <w:color w:val="FF0000"/>
          </w:rPr>
          <w:delText xml:space="preserve">Falta por hacer este </w:delText>
        </w:r>
        <w:r w:rsidDel="007025DB">
          <w:rPr>
            <w:color w:val="FF0000"/>
          </w:rPr>
          <w:delText>Excel</w:delText>
        </w:r>
        <w:commentRangeEnd w:id="2826"/>
        <w:r w:rsidR="00F31370" w:rsidDel="007025DB">
          <w:rPr>
            <w:rStyle w:val="Refdecomentario"/>
          </w:rPr>
          <w:commentReference w:id="2826"/>
        </w:r>
        <w:r w:rsidDel="007025DB">
          <w:rPr>
            <w:color w:val="FF0000"/>
          </w:rPr>
          <w:delText xml:space="preserve">: </w:delText>
        </w:r>
      </w:del>
    </w:p>
    <w:p w14:paraId="362B0F1C" w14:textId="4C616129" w:rsidR="00004DDE" w:rsidRDefault="00E44C0A" w:rsidP="00795431">
      <w:ins w:id="2828" w:author="OLIVARES MARTINEZ FERNANDO JESUS" w:date="2026-08-27T09:07:00Z">
        <w:r w:rsidRPr="00E44C0A">
          <w:t>Q:\Comun\04 SEGADE CAPITAL HUMANO\00 PORFOLIO\SIABODV2\2_Gestión Técnica\206_Diseño_Funcional\2060_Analisis\2063_Evolutivos_SCANs\03.DAT.Mantenimiento_TablasMaestras\03.3.Mantenimiento Ejército\</w:t>
        </w:r>
        <w:proofErr w:type="spellStart"/>
        <w:r w:rsidRPr="00E44C0A">
          <w:t>planPruebas</w:t>
        </w:r>
      </w:ins>
      <w:proofErr w:type="spellEnd"/>
      <w:del w:id="2829" w:author="OLIVARES MARTINEZ FERNANDO JESUS" w:date="2026-08-27T09:07:00Z">
        <w:r w:rsidR="00795431" w:rsidRPr="00795431" w:rsidDel="00E44C0A">
          <w:delText>Q:\Comun\04 SEGADE CAPITAL HUMANO\00 PORFOLIO\SIABODV2\2_Gestión Técnica\206_Diseño_Funcional\2060_Analisis\2063_Evolutivos_SCANs\01.CNF.Mantenimiento_Parametros\planPruebas</w:delText>
        </w:r>
      </w:del>
      <w:r w:rsidR="00795431">
        <w:t>\</w:t>
      </w:r>
      <w:bookmarkStart w:id="2830" w:name="_Toc154738164"/>
      <w:r w:rsidR="00795431" w:rsidRPr="00795431">
        <w:t xml:space="preserve"> </w:t>
      </w:r>
      <w:r w:rsidR="00795431">
        <w:t>XXXXX</w:t>
      </w:r>
      <w:r w:rsidR="00795431" w:rsidRPr="00795431">
        <w:t>_PlanPruebas_SIABOD_</w:t>
      </w:r>
      <w:del w:id="2831" w:author="OLIVARES MARTINEZ FERNANDO JESUS" w:date="2026-08-27T09:07:00Z">
        <w:r w:rsidR="00795431" w:rsidRPr="00795431" w:rsidDel="00E44C0A">
          <w:delText>Parametros</w:delText>
        </w:r>
      </w:del>
      <w:ins w:id="2832" w:author="OLIVARES MARTINEZ FERNANDO JESUS" w:date="2026-08-27T09:07:00Z">
        <w:r>
          <w:t>Ejercitos</w:t>
        </w:r>
      </w:ins>
      <w:r w:rsidR="00795431" w:rsidRPr="00795431">
        <w:t>_v1.0.0.xlsx</w:t>
      </w:r>
    </w:p>
    <w:p w14:paraId="260E92F4" w14:textId="0CB27B26" w:rsidR="00795431" w:rsidRDefault="006D7B21" w:rsidP="00004DDE">
      <w:pPr>
        <w:pStyle w:val="Ttulo1"/>
        <w:numPr>
          <w:ilvl w:val="0"/>
          <w:numId w:val="1"/>
        </w:numPr>
      </w:pPr>
      <w:bookmarkStart w:id="2833" w:name="_Toc238141170"/>
      <w:r>
        <w:t>GLOSARIO DE TÉRMINOS</w:t>
      </w:r>
      <w:bookmarkEnd w:id="2830"/>
      <w:bookmarkEnd w:id="2833"/>
    </w:p>
    <w:p w14:paraId="31C4CE81" w14:textId="75B6E088" w:rsidR="00795431" w:rsidRDefault="00795431">
      <w:pPr>
        <w:spacing w:after="160" w:line="259" w:lineRule="auto"/>
      </w:pPr>
    </w:p>
    <w:tbl>
      <w:tblPr>
        <w:tblStyle w:val="Tablaconcuadrcula"/>
        <w:tblW w:w="5000" w:type="pct"/>
        <w:tblLook w:val="04A0" w:firstRow="1" w:lastRow="0" w:firstColumn="1" w:lastColumn="0" w:noHBand="0" w:noVBand="1"/>
      </w:tblPr>
      <w:tblGrid>
        <w:gridCol w:w="1792"/>
        <w:gridCol w:w="6702"/>
      </w:tblGrid>
      <w:tr w:rsidR="006D7B21" w:rsidRPr="00EB52A9" w14:paraId="37B35437" w14:textId="77777777" w:rsidTr="00372AFB">
        <w:tc>
          <w:tcPr>
            <w:tcW w:w="1055" w:type="pct"/>
            <w:shd w:val="clear" w:color="auto" w:fill="2E74B5" w:themeFill="accent1" w:themeFillShade="BF"/>
          </w:tcPr>
          <w:p w14:paraId="5D666547" w14:textId="77777777" w:rsidR="006D7B21" w:rsidRPr="00EB52A9" w:rsidRDefault="006D7B21" w:rsidP="00372AFB">
            <w:pPr>
              <w:jc w:val="center"/>
              <w:rPr>
                <w:rFonts w:ascii="Arial" w:hAnsi="Arial" w:cs="Arial"/>
                <w:b/>
                <w:color w:val="FFFFFF" w:themeColor="background1"/>
                <w:lang w:val="es-ES_tradnl"/>
              </w:rPr>
            </w:pPr>
            <w:r>
              <w:rPr>
                <w:rFonts w:ascii="Arial" w:hAnsi="Arial" w:cs="Arial"/>
                <w:b/>
                <w:color w:val="FFFFFF" w:themeColor="background1"/>
                <w:lang w:val="es-ES_tradnl"/>
              </w:rPr>
              <w:t>TERMINO</w:t>
            </w:r>
          </w:p>
        </w:tc>
        <w:tc>
          <w:tcPr>
            <w:tcW w:w="3945" w:type="pct"/>
            <w:shd w:val="clear" w:color="auto" w:fill="2E74B5" w:themeFill="accent1" w:themeFillShade="BF"/>
          </w:tcPr>
          <w:p w14:paraId="3C482B56" w14:textId="77777777" w:rsidR="006D7B21" w:rsidRPr="00EB52A9" w:rsidRDefault="006D7B21" w:rsidP="00372AFB">
            <w:pPr>
              <w:jc w:val="center"/>
              <w:rPr>
                <w:rFonts w:ascii="Arial" w:hAnsi="Arial" w:cs="Arial"/>
                <w:b/>
                <w:color w:val="FFFFFF" w:themeColor="background1"/>
                <w:lang w:val="es-ES_tradnl"/>
              </w:rPr>
            </w:pPr>
            <w:r>
              <w:rPr>
                <w:rFonts w:ascii="Arial" w:hAnsi="Arial" w:cs="Arial"/>
                <w:b/>
                <w:color w:val="FFFFFF" w:themeColor="background1"/>
                <w:lang w:val="es-ES_tradnl"/>
              </w:rPr>
              <w:t>DESCRIPCIÓN</w:t>
            </w:r>
          </w:p>
        </w:tc>
      </w:tr>
      <w:tr w:rsidR="006D7B21" w14:paraId="13A08AB9" w14:textId="77777777" w:rsidTr="00372AFB">
        <w:tc>
          <w:tcPr>
            <w:tcW w:w="1055" w:type="pct"/>
          </w:tcPr>
          <w:p w14:paraId="75B290E1" w14:textId="2E71AF6E" w:rsidR="006D7B21" w:rsidRDefault="00BF1975" w:rsidP="00372AFB">
            <w:pPr>
              <w:rPr>
                <w:lang w:val="es-ES_tradnl"/>
              </w:rPr>
            </w:pPr>
            <w:r>
              <w:rPr>
                <w:lang w:val="es-ES_tradnl"/>
              </w:rPr>
              <w:t>SIABOD</w:t>
            </w:r>
          </w:p>
        </w:tc>
        <w:tc>
          <w:tcPr>
            <w:tcW w:w="3945" w:type="pct"/>
          </w:tcPr>
          <w:p w14:paraId="5E6CEBD7" w14:textId="62F864A3" w:rsidR="006D7B21" w:rsidRDefault="00BF1975" w:rsidP="00372AFB">
            <w:pPr>
              <w:rPr>
                <w:lang w:val="es-ES_tradnl"/>
              </w:rPr>
            </w:pPr>
            <w:r>
              <w:rPr>
                <w:lang w:val="es-ES_tradnl"/>
              </w:rPr>
              <w:t>Sistema de Integración y Automatización del Boletín Oficial de Defensa</w:t>
            </w:r>
          </w:p>
        </w:tc>
      </w:tr>
      <w:tr w:rsidR="006D7B21" w14:paraId="63234933" w14:textId="77777777" w:rsidTr="00372AFB">
        <w:tc>
          <w:tcPr>
            <w:tcW w:w="1055" w:type="pct"/>
          </w:tcPr>
          <w:p w14:paraId="10F6991A" w14:textId="77777777" w:rsidR="006D7B21" w:rsidRDefault="006D7B21" w:rsidP="00372AFB">
            <w:pPr>
              <w:rPr>
                <w:lang w:val="es-ES_tradnl"/>
              </w:rPr>
            </w:pPr>
            <w:r>
              <w:rPr>
                <w:lang w:val="es-ES_tradnl"/>
              </w:rPr>
              <w:t>PK</w:t>
            </w:r>
          </w:p>
        </w:tc>
        <w:tc>
          <w:tcPr>
            <w:tcW w:w="3945" w:type="pct"/>
          </w:tcPr>
          <w:p w14:paraId="5F5C2F45" w14:textId="77777777" w:rsidR="006D7B21" w:rsidRDefault="006D7B21" w:rsidP="00372AFB">
            <w:pPr>
              <w:rPr>
                <w:lang w:val="es-ES_tradnl"/>
              </w:rPr>
            </w:pPr>
            <w:proofErr w:type="spellStart"/>
            <w:r>
              <w:rPr>
                <w:lang w:val="es-ES_tradnl"/>
              </w:rPr>
              <w:t>Primary</w:t>
            </w:r>
            <w:proofErr w:type="spellEnd"/>
            <w:r>
              <w:rPr>
                <w:lang w:val="es-ES_tradnl"/>
              </w:rPr>
              <w:t xml:space="preserve"> Key</w:t>
            </w:r>
          </w:p>
          <w:p w14:paraId="6E8E4613" w14:textId="77777777" w:rsidR="006D7B21" w:rsidRDefault="006D7B21" w:rsidP="00372AFB">
            <w:pPr>
              <w:rPr>
                <w:lang w:val="es-ES_tradnl"/>
              </w:rPr>
            </w:pPr>
            <w:r>
              <w:rPr>
                <w:lang w:val="es-ES_tradnl"/>
              </w:rPr>
              <w:t>Tipo de dato que se corresponde con un identificador de BD.</w:t>
            </w:r>
          </w:p>
        </w:tc>
      </w:tr>
      <w:tr w:rsidR="006D7B21" w14:paraId="77811746" w14:textId="77777777" w:rsidTr="00372AFB">
        <w:tc>
          <w:tcPr>
            <w:tcW w:w="1055" w:type="pct"/>
          </w:tcPr>
          <w:p w14:paraId="5BBC24EF" w14:textId="77777777" w:rsidR="006D7B21" w:rsidRDefault="006D7B21" w:rsidP="00372AFB">
            <w:pPr>
              <w:rPr>
                <w:lang w:val="es-ES_tradnl"/>
              </w:rPr>
            </w:pPr>
            <w:r>
              <w:rPr>
                <w:lang w:val="es-ES_tradnl"/>
              </w:rPr>
              <w:t>FK</w:t>
            </w:r>
          </w:p>
        </w:tc>
        <w:tc>
          <w:tcPr>
            <w:tcW w:w="3945" w:type="pct"/>
          </w:tcPr>
          <w:p w14:paraId="5BE1C4E2" w14:textId="77777777" w:rsidR="006D7B21" w:rsidRDefault="006D7B21" w:rsidP="00372AFB">
            <w:pPr>
              <w:rPr>
                <w:lang w:val="es-ES_tradnl"/>
              </w:rPr>
            </w:pPr>
            <w:proofErr w:type="spellStart"/>
            <w:r>
              <w:rPr>
                <w:lang w:val="es-ES_tradnl"/>
              </w:rPr>
              <w:t>Foreing</w:t>
            </w:r>
            <w:proofErr w:type="spellEnd"/>
            <w:r>
              <w:rPr>
                <w:lang w:val="es-ES_tradnl"/>
              </w:rPr>
              <w:t xml:space="preserve"> Key</w:t>
            </w:r>
          </w:p>
          <w:p w14:paraId="7F4AE6B1" w14:textId="77777777" w:rsidR="006D7B21" w:rsidRDefault="006D7B21" w:rsidP="00372AFB">
            <w:pPr>
              <w:rPr>
                <w:lang w:val="es-ES_tradnl"/>
              </w:rPr>
            </w:pPr>
            <w:r>
              <w:rPr>
                <w:lang w:val="es-ES_tradnl"/>
              </w:rPr>
              <w:t>Tipo de dato que se corresponde con una clave foránea de BD. El valor a asignar será el identificador del dato foráneo.</w:t>
            </w:r>
          </w:p>
        </w:tc>
      </w:tr>
      <w:tr w:rsidR="006D7B21" w14:paraId="6C1B7D8E" w14:textId="77777777" w:rsidTr="00372AFB">
        <w:tc>
          <w:tcPr>
            <w:tcW w:w="1055" w:type="pct"/>
          </w:tcPr>
          <w:p w14:paraId="2E66C5C0" w14:textId="77777777" w:rsidR="006D7B21" w:rsidRDefault="006D7B21" w:rsidP="00372AFB">
            <w:pPr>
              <w:rPr>
                <w:lang w:val="es-ES_tradnl"/>
              </w:rPr>
            </w:pPr>
            <w:r>
              <w:rPr>
                <w:lang w:val="es-ES_tradnl"/>
              </w:rPr>
              <w:t>SEQ</w:t>
            </w:r>
          </w:p>
        </w:tc>
        <w:tc>
          <w:tcPr>
            <w:tcW w:w="3945" w:type="pct"/>
          </w:tcPr>
          <w:p w14:paraId="37BD3130" w14:textId="77777777" w:rsidR="006D7B21" w:rsidRDefault="006D7B21" w:rsidP="00372AFB">
            <w:pPr>
              <w:rPr>
                <w:lang w:val="es-ES_tradnl"/>
              </w:rPr>
            </w:pPr>
            <w:r>
              <w:rPr>
                <w:lang w:val="es-ES_tradnl"/>
              </w:rPr>
              <w:t>Secuencia</w:t>
            </w:r>
          </w:p>
          <w:p w14:paraId="7014E17D" w14:textId="77777777" w:rsidR="006D7B21" w:rsidRDefault="006D7B21" w:rsidP="00372AFB">
            <w:pPr>
              <w:rPr>
                <w:lang w:val="es-ES_tradnl"/>
              </w:rPr>
            </w:pPr>
            <w:r>
              <w:rPr>
                <w:lang w:val="es-ES_tradnl"/>
              </w:rPr>
              <w:t>Tipo de dato que se corresponde con una secuencia de BD. Al dar de alta un nuevo registro, el valor será el siguiente valor del secuencial</w:t>
            </w:r>
          </w:p>
        </w:tc>
      </w:tr>
      <w:tr w:rsidR="006D7B21" w14:paraId="31761244" w14:textId="77777777" w:rsidTr="00372AFB">
        <w:tc>
          <w:tcPr>
            <w:tcW w:w="1055" w:type="pct"/>
          </w:tcPr>
          <w:p w14:paraId="75ACA83E" w14:textId="77777777" w:rsidR="006D7B21" w:rsidRDefault="006D7B21" w:rsidP="00372AFB">
            <w:pPr>
              <w:rPr>
                <w:lang w:val="es-ES_tradnl"/>
              </w:rPr>
            </w:pPr>
            <w:r>
              <w:rPr>
                <w:lang w:val="es-ES_tradnl"/>
              </w:rPr>
              <w:t>ALG</w:t>
            </w:r>
          </w:p>
        </w:tc>
        <w:tc>
          <w:tcPr>
            <w:tcW w:w="3945" w:type="pct"/>
          </w:tcPr>
          <w:p w14:paraId="7BBF55DF" w14:textId="77777777" w:rsidR="006D7B21" w:rsidRDefault="006D7B21" w:rsidP="00372AFB">
            <w:pPr>
              <w:rPr>
                <w:lang w:val="es-ES_tradnl"/>
              </w:rPr>
            </w:pPr>
            <w:r>
              <w:rPr>
                <w:lang w:val="es-ES_tradnl"/>
              </w:rPr>
              <w:t>Algorítmico</w:t>
            </w:r>
          </w:p>
          <w:p w14:paraId="764E35E2" w14:textId="77777777" w:rsidR="006D7B21" w:rsidRDefault="006D7B21" w:rsidP="00372AFB">
            <w:pPr>
              <w:rPr>
                <w:lang w:val="es-ES_tradnl"/>
              </w:rPr>
            </w:pPr>
            <w:r>
              <w:rPr>
                <w:lang w:val="es-ES_tradnl"/>
              </w:rPr>
              <w:lastRenderedPageBreak/>
              <w:t>Tipo de dato que se obtiene llevando a cabo algún proceso y/o algoritmo sobre el dato informado en el formulario</w:t>
            </w:r>
          </w:p>
        </w:tc>
      </w:tr>
      <w:tr w:rsidR="006D7B21" w14:paraId="3BA2AEBC" w14:textId="77777777" w:rsidTr="00372AFB">
        <w:tc>
          <w:tcPr>
            <w:tcW w:w="1055" w:type="pct"/>
          </w:tcPr>
          <w:p w14:paraId="19A79B97" w14:textId="77777777" w:rsidR="006D7B21" w:rsidRDefault="006D7B21" w:rsidP="00372AFB">
            <w:pPr>
              <w:rPr>
                <w:lang w:val="es-ES_tradnl"/>
              </w:rPr>
            </w:pPr>
            <w:r>
              <w:rPr>
                <w:lang w:val="es-ES_tradnl"/>
              </w:rPr>
              <w:lastRenderedPageBreak/>
              <w:t>EOC</w:t>
            </w:r>
          </w:p>
        </w:tc>
        <w:tc>
          <w:tcPr>
            <w:tcW w:w="3945" w:type="pct"/>
          </w:tcPr>
          <w:p w14:paraId="4E089E03" w14:textId="77777777" w:rsidR="006D7B21" w:rsidRPr="00F163E7" w:rsidRDefault="006D7B21" w:rsidP="00372AFB">
            <w:pPr>
              <w:rPr>
                <w:lang w:val="es-ES_tradnl"/>
              </w:rPr>
            </w:pPr>
            <w:r>
              <w:rPr>
                <w:lang w:val="es-ES_tradnl"/>
              </w:rPr>
              <w:t>En otro caso</w:t>
            </w:r>
          </w:p>
        </w:tc>
      </w:tr>
    </w:tbl>
    <w:p w14:paraId="6B162D5F" w14:textId="77777777" w:rsidR="006D7B21" w:rsidRPr="00360F66" w:rsidRDefault="006D7B21" w:rsidP="006D7B21"/>
    <w:p w14:paraId="4CD795DD" w14:textId="77777777" w:rsidR="003973D0" w:rsidRDefault="003973D0" w:rsidP="006D7B21"/>
    <w:sectPr w:rsidR="003973D0">
      <w:headerReference w:type="default" r:id="rId41"/>
      <w:footerReference w:type="default" r:id="rId42"/>
      <w:pgSz w:w="11906" w:h="16838"/>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42" w:author="BERNARDO MONJAS GEMA" w:date="2026-08-16T20:25:00Z" w:initials="BMG">
    <w:p w14:paraId="24678CA8" w14:textId="4F8E2455" w:rsidR="004842B4" w:rsidRDefault="004842B4">
      <w:pPr>
        <w:pStyle w:val="Textocomentario"/>
      </w:pPr>
      <w:r>
        <w:rPr>
          <w:rStyle w:val="Refdecomentario"/>
        </w:rPr>
        <w:annotationRef/>
      </w:r>
      <w:r>
        <w:t>Revisar CHAR</w:t>
      </w:r>
    </w:p>
  </w:comment>
  <w:comment w:id="516" w:author="BERNARDO MONJAS GEMA" w:date="2026-08-16T20:32:00Z" w:initials="BMG">
    <w:p w14:paraId="353AD38C" w14:textId="130D3D43" w:rsidR="00646AEB" w:rsidRDefault="00646AEB">
      <w:pPr>
        <w:pStyle w:val="Textocomentario"/>
      </w:pPr>
      <w:r>
        <w:rPr>
          <w:rStyle w:val="Refdecomentario"/>
        </w:rPr>
        <w:annotationRef/>
      </w:r>
      <w:r>
        <w:t>No está creado en BD, asegurar que es necesario crear este índice para realizar la funcionalidad de campo autocomplete.</w:t>
      </w:r>
    </w:p>
  </w:comment>
  <w:comment w:id="537" w:author="BERNARDO MONJAS GEMA" w:date="2026-08-16T20:33:00Z" w:initials="BMG">
    <w:p w14:paraId="1BA0F3AA" w14:textId="0D859C6C" w:rsidR="00646AEB" w:rsidRDefault="00646AEB">
      <w:pPr>
        <w:pStyle w:val="Textocomentario"/>
      </w:pPr>
      <w:r>
        <w:rPr>
          <w:rStyle w:val="Refdecomentario"/>
        </w:rPr>
        <w:annotationRef/>
      </w:r>
      <w:r>
        <w:t xml:space="preserve">Actualizar en el diagrama el nombre de SI_CUGESCNF03 </w:t>
      </w:r>
      <w:r w:rsidRPr="00646AEB">
        <w:rPr>
          <w:b/>
          <w:bCs/>
        </w:rPr>
        <w:t>Consular</w:t>
      </w:r>
      <w:r>
        <w:t xml:space="preserve"> Parámetro, poner Consul</w:t>
      </w:r>
      <w:r w:rsidRPr="00646AEB">
        <w:rPr>
          <w:b/>
          <w:bCs/>
        </w:rPr>
        <w:t>t</w:t>
      </w:r>
      <w:r>
        <w:t>ar</w:t>
      </w:r>
    </w:p>
  </w:comment>
  <w:comment w:id="588" w:author="BERNARDO MONJAS GEMA" w:date="2026-08-16T22:01:00Z" w:initials="BMG">
    <w:p w14:paraId="3A3BC708" w14:textId="3E5B5DC0" w:rsidR="00DE0202" w:rsidRDefault="00DE0202">
      <w:pPr>
        <w:pStyle w:val="Textocomentario"/>
      </w:pPr>
      <w:r>
        <w:rPr>
          <w:rStyle w:val="Refdecomentario"/>
        </w:rPr>
        <w:annotationRef/>
      </w:r>
      <w:r>
        <w:t>Cambiado por “de configuración”. En este caso, no es una tabla maestra.</w:t>
      </w:r>
    </w:p>
  </w:comment>
  <w:comment w:id="701" w:author="BERNARDO MONJAS GEMA" w:date="2026-08-16T21:53:00Z" w:initials="BMG">
    <w:p w14:paraId="4E1B2C44" w14:textId="01CD5A8A" w:rsidR="00DE0202" w:rsidRDefault="00DE0202">
      <w:pPr>
        <w:pStyle w:val="Textocomentario"/>
      </w:pPr>
      <w:r>
        <w:rPr>
          <w:rStyle w:val="Refdecomentario"/>
        </w:rPr>
        <w:annotationRef/>
      </w:r>
      <w:r>
        <w:t>Asegurar que se ordena por defecto por código ASC</w:t>
      </w:r>
    </w:p>
  </w:comment>
  <w:comment w:id="750" w:author="BERNARDO MONJAS GEMA" w:date="2026-08-16T21:54:00Z" w:initials="BMG">
    <w:p w14:paraId="3C91B853" w14:textId="425ED243" w:rsidR="00DE0202" w:rsidRDefault="00DE0202">
      <w:pPr>
        <w:pStyle w:val="Textocomentario"/>
      </w:pPr>
      <w:r>
        <w:rPr>
          <w:rStyle w:val="Refdecomentario"/>
        </w:rPr>
        <w:annotationRef/>
      </w:r>
      <w:r>
        <w:t xml:space="preserve">Debe llamarse igual que el CU, cambiando CU por PR, en este caso el proceso debe llamarse: </w:t>
      </w:r>
      <w:r w:rsidRPr="00A90069">
        <w:t>SIA_</w:t>
      </w:r>
      <w:r w:rsidRPr="00AA7EE8">
        <w:rPr>
          <w:b/>
          <w:bCs/>
        </w:rPr>
        <w:t>PR</w:t>
      </w:r>
      <w:r w:rsidRPr="00A90069">
        <w:t>GESCNF01</w:t>
      </w:r>
      <w:r>
        <w:t xml:space="preserve"> - </w:t>
      </w:r>
      <w:r w:rsidRPr="00A90069">
        <w:t>ConsultarRegistros &lt;&lt;Parámetro&gt;&gt;</w:t>
      </w:r>
    </w:p>
  </w:comment>
  <w:comment w:id="877" w:author="BERNARDO MONJAS GEMA" w:date="2026-08-16T22:05:00Z" w:initials="BMG">
    <w:p w14:paraId="245E7C0B" w14:textId="10EF088B" w:rsidR="00EB7408" w:rsidRDefault="00EB7408">
      <w:pPr>
        <w:pStyle w:val="Textocomentario"/>
      </w:pPr>
      <w:r>
        <w:rPr>
          <w:rStyle w:val="Refdecomentario"/>
        </w:rPr>
        <w:annotationRef/>
      </w:r>
      <w:r>
        <w:t>Revisar nombre del botón</w:t>
      </w:r>
    </w:p>
  </w:comment>
  <w:comment w:id="1062" w:author="BERNARDO MONJAS GEMA" w:date="2026-08-16T22:12:00Z" w:initials="BMG">
    <w:p w14:paraId="056C9D26" w14:textId="7112DB3A" w:rsidR="00B414A7" w:rsidRDefault="00B414A7">
      <w:pPr>
        <w:pStyle w:val="Textocomentario"/>
      </w:pPr>
      <w:r>
        <w:rPr>
          <w:rStyle w:val="Refdecomentario"/>
        </w:rPr>
        <w:annotationRef/>
      </w:r>
      <w:r>
        <w:t>Revisar nomenclatura</w:t>
      </w:r>
      <w:r w:rsidR="009558A9">
        <w:t xml:space="preserve"> de todos los CUs</w:t>
      </w:r>
    </w:p>
  </w:comment>
  <w:comment w:id="1065" w:author="BERNARDO MONJAS GEMA" w:date="2026-08-16T22:08:00Z" w:initials="BMG">
    <w:p w14:paraId="4FAD8B28" w14:textId="2ADCBD4F" w:rsidR="008169E9" w:rsidRDefault="008169E9">
      <w:pPr>
        <w:pStyle w:val="Textocomentario"/>
      </w:pPr>
      <w:r>
        <w:rPr>
          <w:rStyle w:val="Refdecomentario"/>
        </w:rPr>
        <w:annotationRef/>
      </w:r>
      <w:r>
        <w:t>Modificado, poner Parámetro</w:t>
      </w:r>
    </w:p>
  </w:comment>
  <w:comment w:id="1191" w:author="BERNARDO MONJAS GEMA" w:date="2026-08-16T22:10:00Z" w:initials="BMG">
    <w:p w14:paraId="7298EBB7" w14:textId="149A7DCB" w:rsidR="00854B7A" w:rsidRDefault="00854B7A">
      <w:pPr>
        <w:pStyle w:val="Textocomentario"/>
      </w:pPr>
      <w:r>
        <w:rPr>
          <w:rStyle w:val="Refdecomentario"/>
        </w:rPr>
        <w:annotationRef/>
      </w:r>
      <w:r>
        <w:t>Pulsar Aceptar para cerrar el formulario</w:t>
      </w:r>
    </w:p>
  </w:comment>
  <w:comment w:id="1544" w:author="BERNARDO MONJAS GEMA" w:date="2026-08-16T22:17:00Z" w:initials="BMG">
    <w:p w14:paraId="2BE9CB49" w14:textId="28366AD1" w:rsidR="00401E64" w:rsidRDefault="00401E64">
      <w:pPr>
        <w:pStyle w:val="Textocomentario"/>
      </w:pPr>
      <w:r>
        <w:rPr>
          <w:rStyle w:val="Refdecomentario"/>
        </w:rPr>
        <w:annotationRef/>
      </w:r>
      <w:r>
        <w:t>Revisar</w:t>
      </w:r>
    </w:p>
  </w:comment>
  <w:comment w:id="1774" w:author="BERNARDO MONJAS GEMA" w:date="2026-08-19T08:34:00Z" w:initials="BMG">
    <w:p w14:paraId="7E9C5BBD" w14:textId="0E896055" w:rsidR="00C3555E" w:rsidRDefault="00C3555E">
      <w:pPr>
        <w:pStyle w:val="Textocomentario"/>
      </w:pPr>
      <w:r>
        <w:rPr>
          <w:rStyle w:val="Refdecomentario"/>
        </w:rPr>
        <w:annotationRef/>
      </w:r>
      <w:r>
        <w:t>Eliminar al ADMINISTRADOR</w:t>
      </w:r>
      <w:r w:rsidR="0007175A">
        <w:t xml:space="preserve"> en los nuevos CU</w:t>
      </w:r>
    </w:p>
  </w:comment>
  <w:comment w:id="1828" w:author="BERNARDO MONJAS GEMA" w:date="2026-08-19T08:36:00Z" w:initials="BMG">
    <w:p w14:paraId="1E71D175" w14:textId="23DF0962" w:rsidR="00B45E2F" w:rsidRDefault="00B45E2F">
      <w:pPr>
        <w:pStyle w:val="Textocomentario"/>
      </w:pPr>
      <w:r>
        <w:rPr>
          <w:rStyle w:val="Refdecomentario"/>
        </w:rPr>
        <w:annotationRef/>
      </w:r>
      <w:r>
        <w:t>Revisar</w:t>
      </w:r>
    </w:p>
  </w:comment>
  <w:comment w:id="2034" w:author="BERNARDO MONJAS GEMA" w:date="2026-08-16T22:18:00Z" w:initials="BMG">
    <w:p w14:paraId="0EDAA6D5" w14:textId="09CC9EE9" w:rsidR="00401E64" w:rsidRDefault="00401E64">
      <w:pPr>
        <w:pStyle w:val="Textocomentario"/>
      </w:pPr>
      <w:r>
        <w:rPr>
          <w:rStyle w:val="Refdecomentario"/>
        </w:rPr>
        <w:annotationRef/>
      </w:r>
      <w:r>
        <w:t>Revisar nomenclatura de nombres de procesos</w:t>
      </w:r>
    </w:p>
  </w:comment>
  <w:comment w:id="2041" w:author="BERNARDO MONJAS GEMA" w:date="2026-08-16T22:19:00Z" w:initials="BMG">
    <w:p w14:paraId="15B70E2D" w14:textId="65CF4CD5" w:rsidR="00401E64" w:rsidRDefault="00401E64">
      <w:pPr>
        <w:pStyle w:val="Textocomentario"/>
      </w:pPr>
      <w:r>
        <w:rPr>
          <w:rStyle w:val="Refdecomentario"/>
        </w:rPr>
        <w:annotationRef/>
      </w:r>
      <w:r>
        <w:t>Revisar nomenclaura proceso</w:t>
      </w:r>
    </w:p>
  </w:comment>
  <w:comment w:id="2084" w:author="BERNARDO MONJAS GEMA" w:date="2026-08-16T22:22:00Z" w:initials="BMG">
    <w:p w14:paraId="352DC35D" w14:textId="606D67FD" w:rsidR="00974E65" w:rsidRDefault="00974E65">
      <w:pPr>
        <w:pStyle w:val="Textocomentario"/>
      </w:pPr>
      <w:r>
        <w:rPr>
          <w:rStyle w:val="Refdecomentario"/>
        </w:rPr>
        <w:annotationRef/>
      </w:r>
      <w:r w:rsidR="00C10BE0">
        <w:t>Se ha cambiado a tipo Switch ON/OFF</w:t>
      </w:r>
    </w:p>
  </w:comment>
  <w:comment w:id="2087" w:author="BERNARDO MONJAS GEMA" w:date="2026-08-16T22:23:00Z" w:initials="BMG">
    <w:p w14:paraId="590F4B50" w14:textId="77777777" w:rsidR="00C10BE0" w:rsidRDefault="00C10BE0">
      <w:pPr>
        <w:pStyle w:val="Textocomentario"/>
      </w:pPr>
      <w:r>
        <w:t>Etiqueta: “</w:t>
      </w:r>
      <w:r>
        <w:rPr>
          <w:rStyle w:val="Refdecomentario"/>
        </w:rPr>
        <w:annotationRef/>
      </w:r>
      <w:r>
        <w:t>Solo Activos”</w:t>
      </w:r>
    </w:p>
    <w:p w14:paraId="1C8C6C66" w14:textId="203C820D" w:rsidR="00C10BE0" w:rsidRDefault="00C10BE0">
      <w:pPr>
        <w:pStyle w:val="Textocomentario"/>
      </w:pPr>
    </w:p>
  </w:comment>
  <w:comment w:id="2323" w:author="BERNARDO MONJAS GEMA" w:date="2026-08-16T22:39:00Z" w:initials="BMG">
    <w:p w14:paraId="57CC05D8" w14:textId="4FCC9610" w:rsidR="00E80F95" w:rsidRDefault="00E80F95">
      <w:pPr>
        <w:pStyle w:val="Textocomentario"/>
      </w:pPr>
      <w:r>
        <w:rPr>
          <w:rStyle w:val="Refdecomentario"/>
        </w:rPr>
        <w:annotationRef/>
      </w:r>
      <w:r>
        <w:t>Formulario de búsqueda</w:t>
      </w:r>
    </w:p>
  </w:comment>
  <w:comment w:id="2579" w:author="BERNARDO MONJAS GEMA" w:date="2026-08-16T22:47:00Z" w:initials="BMG">
    <w:p w14:paraId="7685CD3E" w14:textId="0CE75D20" w:rsidR="00BC0D0B" w:rsidRDefault="00BC0D0B">
      <w:pPr>
        <w:pStyle w:val="Textocomentario"/>
      </w:pPr>
      <w:r>
        <w:rPr>
          <w:rStyle w:val="Refdecomentario"/>
        </w:rPr>
        <w:annotationRef/>
      </w:r>
      <w:r>
        <w:t>La descripción debería ser similar a la de acceso a Consultar Parámetro, pero con la opción “Editar”.</w:t>
      </w:r>
    </w:p>
    <w:p w14:paraId="0C27DA6B" w14:textId="1FAF3304" w:rsidR="00BC0D0B" w:rsidRDefault="00BC0D0B">
      <w:pPr>
        <w:pStyle w:val="Textocomentario"/>
      </w:pPr>
      <w:r>
        <w:t xml:space="preserve">“El proceso inicia el usuario selecciona uno de los parámetros mostrados en la lista de parámetros recuperados y mostrados, en la columna “Acciones”, hace click en “…” y se muestra un menú pop-up con la opción “Consultar” y hace click sobre esta opción. En ese momento se recuperan los datos del Parámetro seleccionado y se muestran el </w:t>
      </w:r>
      <w:r w:rsidRPr="001F00F3">
        <w:rPr>
          <w:lang w:val="es-ES_tradnl"/>
        </w:rPr>
        <w:t xml:space="preserve">formulario de consulta de </w:t>
      </w:r>
      <w:r>
        <w:rPr>
          <w:lang w:val="es-ES_tradnl"/>
        </w:rPr>
        <w:t>Parámetro”</w:t>
      </w:r>
    </w:p>
  </w:comment>
  <w:comment w:id="2731" w:author="BERNARDO MONJAS GEMA" w:date="2026-08-16T22:51:00Z" w:initials="BMG">
    <w:p w14:paraId="00CD3213" w14:textId="7CF23AF2" w:rsidR="00AB79BC" w:rsidRDefault="00AB79BC">
      <w:pPr>
        <w:pStyle w:val="Textocomentario"/>
      </w:pPr>
      <w:r>
        <w:rPr>
          <w:rStyle w:val="Refdecomentario"/>
        </w:rPr>
        <w:annotationRef/>
      </w:r>
      <w:r>
        <w:t>Misma descripción en Consultar, Actualizar y Eliminar</w:t>
      </w:r>
    </w:p>
  </w:comment>
  <w:comment w:id="2741" w:author="BERNARDO MONJAS GEMA" w:date="2026-08-16T22:52:00Z" w:initials="BMG">
    <w:p w14:paraId="46F7F54F" w14:textId="61B994FC" w:rsidR="00AB79BC" w:rsidRDefault="00AB79BC">
      <w:pPr>
        <w:pStyle w:val="Textocomentario"/>
      </w:pPr>
      <w:r>
        <w:rPr>
          <w:rStyle w:val="Refdecomentario"/>
        </w:rPr>
        <w:annotationRef/>
      </w:r>
      <w:r>
        <w:t xml:space="preserve">Un parámetro de configuración no va a tener relación con otras tablas, </w:t>
      </w:r>
      <w:r w:rsidR="000B56FA">
        <w:t>no es FK. Se borrará si el usuario pulsa Aceptar.</w:t>
      </w:r>
    </w:p>
  </w:comment>
  <w:comment w:id="2826" w:author="BERNARDO MONJAS GEMA" w:date="2026-08-16T22:57:00Z" w:initials="BMG">
    <w:p w14:paraId="7BE90359" w14:textId="1D2A164E" w:rsidR="00F31370" w:rsidRDefault="00F31370">
      <w:pPr>
        <w:pStyle w:val="Textocomentario"/>
      </w:pPr>
      <w:r>
        <w:rPr>
          <w:rStyle w:val="Refdecomentario"/>
        </w:rPr>
        <w:annotationRef/>
      </w:r>
      <w:r>
        <w:rPr>
          <w:rStyle w:val="Refdecomentario"/>
        </w:rPr>
        <w:t xml:space="preserve">Eliminar </w:t>
      </w:r>
      <w:r>
        <w:t xml:space="preserve">comentario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678CA8" w15:done="0"/>
  <w15:commentEx w15:paraId="353AD38C" w15:done="0"/>
  <w15:commentEx w15:paraId="1BA0F3AA" w15:done="0"/>
  <w15:commentEx w15:paraId="3A3BC708" w15:done="0"/>
  <w15:commentEx w15:paraId="4E1B2C44" w15:done="0"/>
  <w15:commentEx w15:paraId="3C91B853" w15:done="1"/>
  <w15:commentEx w15:paraId="245E7C0B" w15:done="0"/>
  <w15:commentEx w15:paraId="056C9D26" w15:done="0"/>
  <w15:commentEx w15:paraId="4FAD8B28" w15:done="0"/>
  <w15:commentEx w15:paraId="7298EBB7" w15:done="1"/>
  <w15:commentEx w15:paraId="2BE9CB49" w15:done="0"/>
  <w15:commentEx w15:paraId="7E9C5BBD" w15:done="0"/>
  <w15:commentEx w15:paraId="1E71D175" w15:done="0"/>
  <w15:commentEx w15:paraId="0EDAA6D5" w15:done="1"/>
  <w15:commentEx w15:paraId="15B70E2D" w15:done="0"/>
  <w15:commentEx w15:paraId="352DC35D" w15:done="0"/>
  <w15:commentEx w15:paraId="1C8C6C66" w15:done="0"/>
  <w15:commentEx w15:paraId="57CC05D8" w15:done="0"/>
  <w15:commentEx w15:paraId="0C27DA6B" w15:done="0"/>
  <w15:commentEx w15:paraId="00CD3213" w15:done="0"/>
  <w15:commentEx w15:paraId="46F7F54F" w15:done="0"/>
  <w15:commentEx w15:paraId="7BE903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B202B2A" w16cex:dateUtc="2026-08-16T18:25:00Z"/>
  <w16cex:commentExtensible w16cex:durableId="53EF5093" w16cex:dateUtc="2026-08-16T18:32:00Z"/>
  <w16cex:commentExtensible w16cex:durableId="30147FC5" w16cex:dateUtc="2026-08-16T18:33:00Z"/>
  <w16cex:commentExtensible w16cex:durableId="43584849" w16cex:dateUtc="2026-08-16T20:01:00Z"/>
  <w16cex:commentExtensible w16cex:durableId="12E8B5FD" w16cex:dateUtc="2026-08-16T19:53:00Z"/>
  <w16cex:commentExtensible w16cex:durableId="73A4AD23" w16cex:dateUtc="2026-08-16T19:54:00Z"/>
  <w16cex:commentExtensible w16cex:durableId="602E3380" w16cex:dateUtc="2026-08-16T20:05:00Z"/>
  <w16cex:commentExtensible w16cex:durableId="7E59D1B0" w16cex:dateUtc="2026-08-16T20:12:00Z"/>
  <w16cex:commentExtensible w16cex:durableId="53F726A8" w16cex:dateUtc="2026-08-16T20:08:00Z"/>
  <w16cex:commentExtensible w16cex:durableId="61742EBE" w16cex:dateUtc="2026-08-16T20:10:00Z"/>
  <w16cex:commentExtensible w16cex:durableId="265A67B6" w16cex:dateUtc="2026-08-16T20:17:00Z"/>
  <w16cex:commentExtensible w16cex:durableId="04629370" w16cex:dateUtc="2026-08-19T06:34:00Z"/>
  <w16cex:commentExtensible w16cex:durableId="59759A7E" w16cex:dateUtc="2026-08-19T06:36:00Z"/>
  <w16cex:commentExtensible w16cex:durableId="7309A715" w16cex:dateUtc="2026-08-16T20:18:00Z"/>
  <w16cex:commentExtensible w16cex:durableId="6FAB6A52" w16cex:dateUtc="2026-08-16T20:19:00Z"/>
  <w16cex:commentExtensible w16cex:durableId="6908BF46" w16cex:dateUtc="2026-08-16T20:22:00Z"/>
  <w16cex:commentExtensible w16cex:durableId="302553FC" w16cex:dateUtc="2026-08-16T20:23:00Z"/>
  <w16cex:commentExtensible w16cex:durableId="4AB72794" w16cex:dateUtc="2026-08-16T20:39:00Z"/>
  <w16cex:commentExtensible w16cex:durableId="41BD84A3" w16cex:dateUtc="2026-08-16T20:47:00Z"/>
  <w16cex:commentExtensible w16cex:durableId="6250E7D5" w16cex:dateUtc="2026-08-16T20:51:00Z"/>
  <w16cex:commentExtensible w16cex:durableId="5B9F9C6B" w16cex:dateUtc="2026-08-16T20:52:00Z"/>
  <w16cex:commentExtensible w16cex:durableId="3528E23D" w16cex:dateUtc="2026-08-16T2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678CA8" w16cid:durableId="4B202B2A"/>
  <w16cid:commentId w16cid:paraId="353AD38C" w16cid:durableId="53EF5093"/>
  <w16cid:commentId w16cid:paraId="1BA0F3AA" w16cid:durableId="30147FC5"/>
  <w16cid:commentId w16cid:paraId="3A3BC708" w16cid:durableId="43584849"/>
  <w16cid:commentId w16cid:paraId="4E1B2C44" w16cid:durableId="12E8B5FD"/>
  <w16cid:commentId w16cid:paraId="3C91B853" w16cid:durableId="73A4AD23"/>
  <w16cid:commentId w16cid:paraId="245E7C0B" w16cid:durableId="602E3380"/>
  <w16cid:commentId w16cid:paraId="056C9D26" w16cid:durableId="7E59D1B0"/>
  <w16cid:commentId w16cid:paraId="4FAD8B28" w16cid:durableId="53F726A8"/>
  <w16cid:commentId w16cid:paraId="7298EBB7" w16cid:durableId="61742EBE"/>
  <w16cid:commentId w16cid:paraId="2BE9CB49" w16cid:durableId="265A67B6"/>
  <w16cid:commentId w16cid:paraId="7E9C5BBD" w16cid:durableId="04629370"/>
  <w16cid:commentId w16cid:paraId="1E71D175" w16cid:durableId="59759A7E"/>
  <w16cid:commentId w16cid:paraId="0EDAA6D5" w16cid:durableId="7309A715"/>
  <w16cid:commentId w16cid:paraId="15B70E2D" w16cid:durableId="6FAB6A52"/>
  <w16cid:commentId w16cid:paraId="352DC35D" w16cid:durableId="6908BF46"/>
  <w16cid:commentId w16cid:paraId="1C8C6C66" w16cid:durableId="302553FC"/>
  <w16cid:commentId w16cid:paraId="57CC05D8" w16cid:durableId="4AB72794"/>
  <w16cid:commentId w16cid:paraId="0C27DA6B" w16cid:durableId="41BD84A3"/>
  <w16cid:commentId w16cid:paraId="00CD3213" w16cid:durableId="6250E7D5"/>
  <w16cid:commentId w16cid:paraId="46F7F54F" w16cid:durableId="5B9F9C6B"/>
  <w16cid:commentId w16cid:paraId="7BE90359" w16cid:durableId="3528E2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F5B7E" w14:textId="77777777" w:rsidR="00605AFC" w:rsidRDefault="00605AFC">
      <w:pPr>
        <w:spacing w:after="0" w:line="240" w:lineRule="auto"/>
      </w:pPr>
      <w:r>
        <w:separator/>
      </w:r>
    </w:p>
  </w:endnote>
  <w:endnote w:type="continuationSeparator" w:id="0">
    <w:p w14:paraId="2CE80499" w14:textId="77777777" w:rsidR="00605AFC" w:rsidRDefault="00605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F55F2" w14:textId="77777777" w:rsidR="00372AFB" w:rsidRDefault="00372AFB">
    <w:pPr>
      <w:pStyle w:val="Piedepgina"/>
      <w:rPr>
        <w:lang w:val="es-ES_tradnl"/>
      </w:rPr>
    </w:pPr>
    <w:r>
      <w:rPr>
        <w:lang w:val="es-ES_tradnl"/>
      </w:rPr>
      <w:fldChar w:fldCharType="begin"/>
    </w:r>
    <w:r>
      <w:rPr>
        <w:lang w:val="es-ES_tradnl"/>
      </w:rPr>
      <w:instrText>PAGE   \* MERGEFORMAT</w:instrText>
    </w:r>
    <w:r>
      <w:rPr>
        <w:lang w:val="es-ES_tradnl"/>
      </w:rPr>
      <w:fldChar w:fldCharType="separate"/>
    </w:r>
    <w:r w:rsidR="00B315A2">
      <w:rPr>
        <w:noProof/>
        <w:lang w:val="es-ES_tradnl"/>
      </w:rPr>
      <w:t>22</w:t>
    </w:r>
    <w:r>
      <w:rPr>
        <w:lang w:val="es-ES_trad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A32F7" w14:textId="77777777" w:rsidR="00605AFC" w:rsidRDefault="00605AFC">
      <w:pPr>
        <w:spacing w:after="0" w:line="240" w:lineRule="auto"/>
      </w:pPr>
      <w:r>
        <w:separator/>
      </w:r>
    </w:p>
  </w:footnote>
  <w:footnote w:type="continuationSeparator" w:id="0">
    <w:p w14:paraId="40B98A54" w14:textId="77777777" w:rsidR="00605AFC" w:rsidRDefault="00605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20" w:type="dxa"/>
      <w:jc w:val="center"/>
      <w:tblBorders>
        <w:bottom w:val="single" w:sz="4" w:space="0" w:color="auto"/>
      </w:tblBorders>
      <w:tblLayout w:type="fixed"/>
      <w:tblLook w:val="04A0" w:firstRow="1" w:lastRow="0" w:firstColumn="1" w:lastColumn="0" w:noHBand="0" w:noVBand="1"/>
    </w:tblPr>
    <w:tblGrid>
      <w:gridCol w:w="3189"/>
      <w:gridCol w:w="1383"/>
      <w:gridCol w:w="6048"/>
    </w:tblGrid>
    <w:tr w:rsidR="00372AFB" w14:paraId="004694EF" w14:textId="77777777">
      <w:trPr>
        <w:trHeight w:val="712"/>
        <w:jc w:val="center"/>
      </w:trPr>
      <w:tc>
        <w:tcPr>
          <w:tcW w:w="4569" w:type="dxa"/>
          <w:gridSpan w:val="2"/>
          <w:tcBorders>
            <w:top w:val="none" w:sz="4" w:space="0" w:color="000000"/>
            <w:left w:val="none" w:sz="4" w:space="0" w:color="000000"/>
            <w:bottom w:val="none" w:sz="4" w:space="0" w:color="000000"/>
            <w:right w:val="none" w:sz="4" w:space="0" w:color="000000"/>
          </w:tcBorders>
          <w:vAlign w:val="center"/>
        </w:tcPr>
        <w:p w14:paraId="6C4694F5" w14:textId="77777777" w:rsidR="00372AFB" w:rsidRDefault="00372AFB">
          <w:pPr>
            <w:pStyle w:val="Encabezado"/>
            <w:rPr>
              <w:sz w:val="16"/>
              <w:szCs w:val="16"/>
              <w:lang w:val="pt-BR"/>
            </w:rPr>
          </w:pPr>
          <w:r>
            <w:rPr>
              <w:noProof/>
              <w:sz w:val="16"/>
              <w:szCs w:val="16"/>
              <w:lang w:eastAsia="es-ES"/>
            </w:rPr>
            <w:drawing>
              <wp:anchor distT="0" distB="0" distL="114300" distR="114300" simplePos="0" relativeHeight="251659264" behindDoc="0" locked="0" layoutInCell="1" allowOverlap="1" wp14:anchorId="48D61222" wp14:editId="578275E5">
                <wp:simplePos x="0" y="0"/>
                <wp:positionH relativeFrom="column">
                  <wp:posOffset>-1892300</wp:posOffset>
                </wp:positionH>
                <wp:positionV relativeFrom="paragraph">
                  <wp:posOffset>0</wp:posOffset>
                </wp:positionV>
                <wp:extent cx="1723390" cy="482600"/>
                <wp:effectExtent l="0" t="0" r="0" b="0"/>
                <wp:wrapSquare wrapText="bothSides"/>
                <wp:docPr id="1" name="Imagen 3" descr="Logo_MINISD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 Imagen" descr="Logo_MINISDEF.png"/>
                        <pic:cNvPicPr>
                          <a:picLocks noChangeAspect="1"/>
                        </pic:cNvPicPr>
                      </pic:nvPicPr>
                      <pic:blipFill>
                        <a:blip r:embed="rId1"/>
                        <a:stretch/>
                      </pic:blipFill>
                      <pic:spPr bwMode="auto">
                        <a:xfrm>
                          <a:off x="0" y="0"/>
                          <a:ext cx="1723390" cy="482600"/>
                        </a:xfrm>
                        <a:prstGeom prst="rect">
                          <a:avLst/>
                        </a:prstGeom>
                        <a:noFill/>
                      </pic:spPr>
                    </pic:pic>
                  </a:graphicData>
                </a:graphic>
                <wp14:sizeRelH relativeFrom="page">
                  <wp14:pctWidth>0</wp14:pctWidth>
                </wp14:sizeRelH>
                <wp14:sizeRelV relativeFrom="page">
                  <wp14:pctHeight>0</wp14:pctHeight>
                </wp14:sizeRelV>
              </wp:anchor>
            </w:drawing>
          </w:r>
        </w:p>
      </w:tc>
      <w:tc>
        <w:tcPr>
          <w:tcW w:w="6044" w:type="dxa"/>
          <w:vMerge w:val="restart"/>
          <w:tcBorders>
            <w:top w:val="none" w:sz="4" w:space="0" w:color="000000"/>
            <w:left w:val="none" w:sz="4" w:space="0" w:color="000000"/>
            <w:bottom w:val="single" w:sz="4" w:space="0" w:color="auto"/>
            <w:right w:val="none" w:sz="4" w:space="0" w:color="000000"/>
          </w:tcBorders>
          <w:vAlign w:val="center"/>
        </w:tcPr>
        <w:p w14:paraId="6ACD7403" w14:textId="77777777" w:rsidR="00372AFB" w:rsidRDefault="00372AFB">
          <w:pPr>
            <w:pStyle w:val="Encabezado"/>
            <w:jc w:val="center"/>
            <w:rPr>
              <w:sz w:val="16"/>
              <w:szCs w:val="16"/>
            </w:rPr>
          </w:pPr>
          <w:r>
            <w:rPr>
              <w:noProof/>
              <w:sz w:val="16"/>
              <w:szCs w:val="16"/>
              <w:lang w:eastAsia="es-ES"/>
            </w:rPr>
            <mc:AlternateContent>
              <mc:Choice Requires="wps">
                <w:drawing>
                  <wp:anchor distT="0" distB="0" distL="114300" distR="114300" simplePos="0" relativeHeight="251660288" behindDoc="1" locked="0" layoutInCell="1" allowOverlap="1" wp14:anchorId="42F1C056" wp14:editId="4F6C7D88">
                    <wp:simplePos x="0" y="0"/>
                    <wp:positionH relativeFrom="column">
                      <wp:posOffset>1953260</wp:posOffset>
                    </wp:positionH>
                    <wp:positionV relativeFrom="paragraph">
                      <wp:posOffset>-210185</wp:posOffset>
                    </wp:positionV>
                    <wp:extent cx="1741170" cy="784225"/>
                    <wp:effectExtent l="0" t="0" r="0" b="0"/>
                    <wp:wrapNone/>
                    <wp:docPr id="2" name="Cuadro de text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41170" cy="784225"/>
                            </a:xfrm>
                            <a:prstGeom prst="rect">
                              <a:avLst/>
                            </a:prstGeom>
                            <a:solidFill>
                              <a:srgbClr val="DBDBDB"/>
                            </a:solidFill>
                            <a:ln>
                              <a:noFill/>
                            </a:ln>
                          </wps:spPr>
                          <wps:txbx>
                            <w:txbxContent>
                              <w:p w14:paraId="4D1CF63A" w14:textId="77777777" w:rsidR="00372AFB" w:rsidRDefault="00372AFB">
                                <w:pPr>
                                  <w:jc w:val="center"/>
                                  <w:rPr>
                                    <w:sz w:val="16"/>
                                    <w:szCs w:val="16"/>
                                  </w:rPr>
                                </w:pPr>
                                <w:r>
                                  <w:rPr>
                                    <w:sz w:val="16"/>
                                    <w:szCs w:val="16"/>
                                  </w:rPr>
                                  <w:t>SECRETARÍA DE ESTADO</w:t>
                                </w:r>
                              </w:p>
                              <w:p w14:paraId="6B1EEC0E" w14:textId="77777777" w:rsidR="00372AFB" w:rsidRDefault="00372AFB">
                                <w:pPr>
                                  <w:rPr>
                                    <w:sz w:val="16"/>
                                    <w:szCs w:val="16"/>
                                  </w:rPr>
                                </w:pPr>
                              </w:p>
                            </w:txbxContent>
                          </wps:txbx>
                          <wps:bodyPr rot="0" vert="horz" wrap="square" lIns="91440" tIns="90000" rIns="91440" bIns="90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F1C056" id="Cuadro de texto 5" o:spid="_x0000_s1026" style="position:absolute;left:0;text-align:left;margin-left:153.8pt;margin-top:-16.55pt;width:137.1pt;height:61.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" fillcolor="#dbdbdb" stroked="f">
                    <o:lock v:ext="edit" aspectratio="t"/>
                    <v:textbox inset=",2.5mm,,2.5mm">
                      <w:txbxContent>
                        <w:p w14:paraId="4D1CF63A" w14:textId="77777777" w:rsidR="00372AFB" w:rsidRDefault="00372AFB">
                          <w:pPr>
                            <w:jc w:val="center"/>
                            <w:rPr>
                              <w:sz w:val="16"/>
                              <w:szCs w:val="16"/>
                            </w:rPr>
                          </w:pPr>
                          <w:r>
                            <w:rPr>
                              <w:sz w:val="16"/>
                              <w:szCs w:val="16"/>
                            </w:rPr>
                            <w:t>SECRETARÍA DE ESTADO</w:t>
                          </w:r>
                        </w:p>
                        <w:p w14:paraId="6B1EEC0E" w14:textId="77777777" w:rsidR="00372AFB" w:rsidRDefault="00372AFB">
                          <w:pPr>
                            <w:rPr>
                              <w:sz w:val="16"/>
                              <w:szCs w:val="16"/>
                            </w:rPr>
                          </w:pPr>
                        </w:p>
                      </w:txbxContent>
                    </v:textbox>
                  </v:rect>
                </w:pict>
              </mc:Fallback>
            </mc:AlternateContent>
          </w:r>
        </w:p>
        <w:p w14:paraId="66E87E6A" w14:textId="77777777" w:rsidR="00372AFB" w:rsidRDefault="00372AFB">
          <w:pPr>
            <w:spacing w:line="240" w:lineRule="auto"/>
            <w:jc w:val="center"/>
            <w:rPr>
              <w:sz w:val="16"/>
              <w:szCs w:val="16"/>
            </w:rPr>
          </w:pPr>
          <w:r>
            <w:rPr>
              <w:noProof/>
              <w:sz w:val="16"/>
              <w:szCs w:val="16"/>
              <w:lang w:eastAsia="es-ES"/>
            </w:rPr>
            <mc:AlternateContent>
              <mc:Choice Requires="wps">
                <w:drawing>
                  <wp:anchor distT="0" distB="0" distL="114300" distR="114300" simplePos="0" relativeHeight="251661312" behindDoc="1" locked="0" layoutInCell="1" allowOverlap="1" wp14:anchorId="10189F87" wp14:editId="1BACBEB5">
                    <wp:simplePos x="0" y="0"/>
                    <wp:positionH relativeFrom="column">
                      <wp:posOffset>1900555</wp:posOffset>
                    </wp:positionH>
                    <wp:positionV relativeFrom="paragraph">
                      <wp:posOffset>9525</wp:posOffset>
                    </wp:positionV>
                    <wp:extent cx="1791970" cy="542925"/>
                    <wp:effectExtent l="0" t="0" r="0" b="9525"/>
                    <wp:wrapNone/>
                    <wp:docPr id="3"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970" cy="542925"/>
                            </a:xfrm>
                            <a:prstGeom prst="rect">
                              <a:avLst/>
                            </a:prstGeom>
                            <a:solidFill>
                              <a:srgbClr val="FFFFFF"/>
                            </a:solidFill>
                            <a:ln>
                              <a:noFill/>
                            </a:ln>
                          </wps:spPr>
                          <wps:txbx>
                            <w:txbxContent>
                              <w:p w14:paraId="2D71D039" w14:textId="77777777" w:rsidR="00372AFB" w:rsidRDefault="00372AFB">
                                <w:pPr>
                                  <w:jc w:val="center"/>
                                  <w:rPr>
                                    <w:sz w:val="16"/>
                                    <w:szCs w:val="16"/>
                                  </w:rPr>
                                </w:pPr>
                                <w:r>
                                  <w:rPr>
                                    <w:sz w:val="16"/>
                                    <w:szCs w:val="16"/>
                                  </w:rPr>
                                  <w:t>CENTRO DE SISTEMAS Y TECNOLOGÍAS DE LA INFORMACIÓN Y LAS COMUNICACIONES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189F87" id="_x0000_t202" coordsize="21600,21600" o:spt="202" path="m,l,21600r21600,l21600,xe">
                    <v:stroke joinstyle="miter"/>
                    <v:path gradientshapeok="t" o:connecttype="rect"/>
                  </v:shapetype>
                  <v:shape id="Cuadro de texto 4" o:spid="_x0000_s1027" type="#_x0000_t202" style="position:absolute;left:0;text-align:left;margin-left:149.65pt;margin-top:.75pt;width:141.1pt;height:42.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" stroked="f">
                    <v:textbox>
                      <w:txbxContent>
                        <w:p w14:paraId="2D71D039" w14:textId="77777777" w:rsidR="00372AFB" w:rsidRDefault="00372AFB">
                          <w:pPr>
                            <w:jc w:val="center"/>
                            <w:rPr>
                              <w:sz w:val="16"/>
                              <w:szCs w:val="16"/>
                            </w:rPr>
                          </w:pPr>
                          <w:r>
                            <w:rPr>
                              <w:sz w:val="16"/>
                              <w:szCs w:val="16"/>
                            </w:rPr>
                            <w:t>CENTRO DE SISTEMAS Y TECNOLOGÍAS DE LA INFORMACIÓN Y LAS COMUNICACIONES</w:t>
                          </w:r>
                        </w:p>
                      </w:txbxContent>
                    </v:textbox>
                  </v:shape>
                </w:pict>
              </mc:Fallback>
            </mc:AlternateContent>
          </w:r>
          <w:r>
            <w:rPr>
              <w:sz w:val="16"/>
              <w:szCs w:val="16"/>
            </w:rPr>
            <w:t xml:space="preserve"> </w:t>
          </w:r>
        </w:p>
      </w:tc>
    </w:tr>
    <w:tr w:rsidR="00372AFB" w14:paraId="6FBA3934" w14:textId="77777777">
      <w:trPr>
        <w:trHeight w:val="531"/>
        <w:jc w:val="center"/>
      </w:trPr>
      <w:tc>
        <w:tcPr>
          <w:tcW w:w="3187" w:type="dxa"/>
          <w:tcBorders>
            <w:top w:val="none" w:sz="4" w:space="0" w:color="000000"/>
            <w:left w:val="none" w:sz="4" w:space="0" w:color="000000"/>
            <w:bottom w:val="single" w:sz="4" w:space="0" w:color="auto"/>
            <w:right w:val="none" w:sz="4" w:space="0" w:color="000000"/>
          </w:tcBorders>
          <w:vAlign w:val="center"/>
        </w:tcPr>
        <w:p w14:paraId="2ECC41EF" w14:textId="77777777" w:rsidR="00372AFB" w:rsidRDefault="00372AFB">
          <w:pPr>
            <w:pStyle w:val="Encabezado"/>
            <w:rPr>
              <w:rFonts w:ascii="Arial" w:hAnsi="Arial" w:cs="Arial"/>
              <w:i/>
              <w:sz w:val="10"/>
              <w:szCs w:val="10"/>
            </w:rPr>
          </w:pPr>
          <w:r>
            <w:rPr>
              <w:rFonts w:ascii="Arial" w:hAnsi="Arial" w:cs="Arial"/>
              <w:b/>
              <w:i/>
              <w:sz w:val="10"/>
              <w:szCs w:val="10"/>
            </w:rPr>
            <w:t>Tipo Documento</w:t>
          </w:r>
          <w:r>
            <w:rPr>
              <w:rFonts w:ascii="Arial" w:hAnsi="Arial" w:cs="Arial"/>
              <w:i/>
              <w:sz w:val="10"/>
              <w:szCs w:val="10"/>
            </w:rPr>
            <w:t>: Solicitud Mantenimiento/Entrega</w:t>
          </w:r>
        </w:p>
      </w:tc>
      <w:tc>
        <w:tcPr>
          <w:tcW w:w="1382" w:type="dxa"/>
          <w:tcBorders>
            <w:top w:val="none" w:sz="4" w:space="0" w:color="000000"/>
            <w:left w:val="none" w:sz="4" w:space="0" w:color="000000"/>
            <w:bottom w:val="single" w:sz="4" w:space="0" w:color="auto"/>
            <w:right w:val="none" w:sz="4" w:space="0" w:color="000000"/>
          </w:tcBorders>
          <w:vAlign w:val="center"/>
        </w:tcPr>
        <w:p w14:paraId="6D0A2EA3" w14:textId="77777777" w:rsidR="00372AFB" w:rsidRDefault="00372AFB">
          <w:pPr>
            <w:pStyle w:val="Encabezado"/>
            <w:rPr>
              <w:sz w:val="16"/>
              <w:szCs w:val="16"/>
            </w:rPr>
          </w:pPr>
        </w:p>
        <w:p w14:paraId="3AAC1003" w14:textId="77777777" w:rsidR="00372AFB" w:rsidRDefault="00372AFB">
          <w:pPr>
            <w:pStyle w:val="Encabezado"/>
            <w:rPr>
              <w:sz w:val="16"/>
              <w:szCs w:val="16"/>
            </w:rPr>
          </w:pPr>
          <w:r>
            <w:rPr>
              <w:sz w:val="16"/>
              <w:szCs w:val="16"/>
            </w:rPr>
            <w:t xml:space="preserve">                       </w:t>
          </w:r>
        </w:p>
      </w:tc>
      <w:tc>
        <w:tcPr>
          <w:tcW w:w="6044" w:type="dxa"/>
          <w:vMerge/>
          <w:tcBorders>
            <w:top w:val="none" w:sz="4" w:space="0" w:color="000000"/>
            <w:left w:val="none" w:sz="4" w:space="0" w:color="000000"/>
            <w:bottom w:val="single" w:sz="4" w:space="0" w:color="auto"/>
            <w:right w:val="none" w:sz="4" w:space="0" w:color="000000"/>
          </w:tcBorders>
          <w:vAlign w:val="center"/>
        </w:tcPr>
        <w:p w14:paraId="75EF1309" w14:textId="77777777" w:rsidR="00372AFB" w:rsidRDefault="00372AFB">
          <w:pPr>
            <w:spacing w:after="0" w:line="240" w:lineRule="auto"/>
            <w:rPr>
              <w:sz w:val="16"/>
              <w:szCs w:val="16"/>
            </w:rPr>
          </w:pPr>
        </w:p>
      </w:tc>
    </w:tr>
  </w:tbl>
  <w:p w14:paraId="56316053" w14:textId="77777777" w:rsidR="00372AFB" w:rsidRDefault="00372AF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0C1B"/>
    <w:multiLevelType w:val="hybridMultilevel"/>
    <w:tmpl w:val="34A61C58"/>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900DF4"/>
    <w:multiLevelType w:val="hybridMultilevel"/>
    <w:tmpl w:val="723E126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4650F9"/>
    <w:multiLevelType w:val="hybridMultilevel"/>
    <w:tmpl w:val="619E6F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A345D0"/>
    <w:multiLevelType w:val="hybridMultilevel"/>
    <w:tmpl w:val="0D6A0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BA447C"/>
    <w:multiLevelType w:val="hybridMultilevel"/>
    <w:tmpl w:val="0C1037A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C212B8"/>
    <w:multiLevelType w:val="hybridMultilevel"/>
    <w:tmpl w:val="43DE23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1D5352"/>
    <w:multiLevelType w:val="hybridMultilevel"/>
    <w:tmpl w:val="5F2215C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40116B"/>
    <w:multiLevelType w:val="hybridMultilevel"/>
    <w:tmpl w:val="29260948"/>
    <w:lvl w:ilvl="0" w:tplc="0C0A000F">
      <w:start w:val="1"/>
      <w:numFmt w:val="decimal"/>
      <w:lvlText w:val="%1."/>
      <w:lvlJc w:val="left"/>
      <w:pPr>
        <w:ind w:left="1440" w:hanging="360"/>
      </w:pPr>
    </w:lvl>
    <w:lvl w:ilvl="1" w:tplc="0C0A0019">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 w15:restartNumberingAfterBreak="0">
    <w:nsid w:val="14A9514B"/>
    <w:multiLevelType w:val="multilevel"/>
    <w:tmpl w:val="0C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CA153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3B35E1"/>
    <w:multiLevelType w:val="hybridMultilevel"/>
    <w:tmpl w:val="812E265C"/>
    <w:lvl w:ilvl="0" w:tplc="0C0A0011">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85309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B673B6"/>
    <w:multiLevelType w:val="hybridMultilevel"/>
    <w:tmpl w:val="C7EC2F7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7552C35"/>
    <w:multiLevelType w:val="hybridMultilevel"/>
    <w:tmpl w:val="03D67F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FF45B0"/>
    <w:multiLevelType w:val="hybridMultilevel"/>
    <w:tmpl w:val="DD98979E"/>
    <w:lvl w:ilvl="0" w:tplc="0C0A0011">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542DAF"/>
    <w:multiLevelType w:val="multilevel"/>
    <w:tmpl w:val="1234D112"/>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25A6FB2"/>
    <w:multiLevelType w:val="hybridMultilevel"/>
    <w:tmpl w:val="B41E79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40E44F5"/>
    <w:multiLevelType w:val="hybridMultilevel"/>
    <w:tmpl w:val="608C55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7783E7D"/>
    <w:multiLevelType w:val="hybridMultilevel"/>
    <w:tmpl w:val="DFD6C642"/>
    <w:lvl w:ilvl="0" w:tplc="0C0A000F">
      <w:start w:val="1"/>
      <w:numFmt w:val="decimal"/>
      <w:lvlText w:val="%1."/>
      <w:lvlJc w:val="left"/>
      <w:pPr>
        <w:ind w:left="1440" w:hanging="360"/>
      </w:pPr>
    </w:lvl>
    <w:lvl w:ilvl="1" w:tplc="0C0A0019">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9" w15:restartNumberingAfterBreak="0">
    <w:nsid w:val="3C001E6D"/>
    <w:multiLevelType w:val="hybridMultilevel"/>
    <w:tmpl w:val="6BAE767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47310F"/>
    <w:multiLevelType w:val="multilevel"/>
    <w:tmpl w:val="1234D112"/>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E806A6C"/>
    <w:multiLevelType w:val="hybridMultilevel"/>
    <w:tmpl w:val="1122B7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04E2461"/>
    <w:multiLevelType w:val="multilevel"/>
    <w:tmpl w:val="1234D112"/>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CB6B61"/>
    <w:multiLevelType w:val="multilevel"/>
    <w:tmpl w:val="1234D112"/>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315389C"/>
    <w:multiLevelType w:val="multilevel"/>
    <w:tmpl w:val="285A83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0A65ED"/>
    <w:multiLevelType w:val="hybridMultilevel"/>
    <w:tmpl w:val="5F2215C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89F3B12"/>
    <w:multiLevelType w:val="multilevel"/>
    <w:tmpl w:val="0C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F320A27"/>
    <w:multiLevelType w:val="multilevel"/>
    <w:tmpl w:val="0C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2E02A1A"/>
    <w:multiLevelType w:val="hybridMultilevel"/>
    <w:tmpl w:val="AED6D2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C22CDE"/>
    <w:multiLevelType w:val="hybridMultilevel"/>
    <w:tmpl w:val="1D74320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E077014"/>
    <w:multiLevelType w:val="hybridMultilevel"/>
    <w:tmpl w:val="E3B07FF0"/>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31" w15:restartNumberingAfterBreak="0">
    <w:nsid w:val="613A3DEE"/>
    <w:multiLevelType w:val="multilevel"/>
    <w:tmpl w:val="7F8E0836"/>
    <w:lvl w:ilvl="0">
      <w:start w:val="1"/>
      <w:numFmt w:val="decimal"/>
      <w:pStyle w:val="Ttulo1"/>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2" w15:restartNumberingAfterBreak="0">
    <w:nsid w:val="61C74BA6"/>
    <w:multiLevelType w:val="hybridMultilevel"/>
    <w:tmpl w:val="CA6C2534"/>
    <w:lvl w:ilvl="0" w:tplc="C6E24E7E">
      <w:start w:val="1"/>
      <w:numFmt w:val="bullet"/>
      <w:lvlText w:val=""/>
      <w:lvlJc w:val="left"/>
      <w:pPr>
        <w:ind w:left="720" w:hanging="360"/>
      </w:pPr>
      <w:rPr>
        <w:rFonts w:ascii="Symbol" w:hAnsi="Symbol" w:hint="default"/>
      </w:rPr>
    </w:lvl>
    <w:lvl w:ilvl="1" w:tplc="92D0D05C">
      <w:start w:val="1"/>
      <w:numFmt w:val="bullet"/>
      <w:lvlText w:val="o"/>
      <w:lvlJc w:val="left"/>
      <w:pPr>
        <w:ind w:left="1440" w:hanging="360"/>
      </w:pPr>
      <w:rPr>
        <w:rFonts w:ascii="Courier New" w:hAnsi="Courier New" w:cs="Courier New" w:hint="default"/>
      </w:rPr>
    </w:lvl>
    <w:lvl w:ilvl="2" w:tplc="D018CCA4">
      <w:start w:val="1"/>
      <w:numFmt w:val="bullet"/>
      <w:lvlText w:val=""/>
      <w:lvlJc w:val="left"/>
      <w:pPr>
        <w:ind w:left="2160" w:hanging="360"/>
      </w:pPr>
      <w:rPr>
        <w:rFonts w:ascii="Wingdings" w:hAnsi="Wingdings" w:hint="default"/>
      </w:rPr>
    </w:lvl>
    <w:lvl w:ilvl="3" w:tplc="5BE60A50">
      <w:start w:val="1"/>
      <w:numFmt w:val="bullet"/>
      <w:lvlText w:val=""/>
      <w:lvlJc w:val="left"/>
      <w:pPr>
        <w:ind w:left="2880" w:hanging="360"/>
      </w:pPr>
      <w:rPr>
        <w:rFonts w:ascii="Symbol" w:hAnsi="Symbol" w:hint="default"/>
      </w:rPr>
    </w:lvl>
    <w:lvl w:ilvl="4" w:tplc="0390F878">
      <w:start w:val="1"/>
      <w:numFmt w:val="bullet"/>
      <w:lvlText w:val="o"/>
      <w:lvlJc w:val="left"/>
      <w:pPr>
        <w:ind w:left="3600" w:hanging="360"/>
      </w:pPr>
      <w:rPr>
        <w:rFonts w:ascii="Courier New" w:hAnsi="Courier New" w:cs="Courier New" w:hint="default"/>
      </w:rPr>
    </w:lvl>
    <w:lvl w:ilvl="5" w:tplc="C8E21960">
      <w:start w:val="1"/>
      <w:numFmt w:val="bullet"/>
      <w:lvlText w:val=""/>
      <w:lvlJc w:val="left"/>
      <w:pPr>
        <w:ind w:left="4320" w:hanging="360"/>
      </w:pPr>
      <w:rPr>
        <w:rFonts w:ascii="Wingdings" w:hAnsi="Wingdings" w:hint="default"/>
      </w:rPr>
    </w:lvl>
    <w:lvl w:ilvl="6" w:tplc="CCE4C598">
      <w:start w:val="1"/>
      <w:numFmt w:val="bullet"/>
      <w:lvlText w:val=""/>
      <w:lvlJc w:val="left"/>
      <w:pPr>
        <w:ind w:left="5040" w:hanging="360"/>
      </w:pPr>
      <w:rPr>
        <w:rFonts w:ascii="Symbol" w:hAnsi="Symbol" w:hint="default"/>
      </w:rPr>
    </w:lvl>
    <w:lvl w:ilvl="7" w:tplc="E1EA63FE">
      <w:start w:val="1"/>
      <w:numFmt w:val="bullet"/>
      <w:lvlText w:val="o"/>
      <w:lvlJc w:val="left"/>
      <w:pPr>
        <w:ind w:left="5760" w:hanging="360"/>
      </w:pPr>
      <w:rPr>
        <w:rFonts w:ascii="Courier New" w:hAnsi="Courier New" w:cs="Courier New" w:hint="default"/>
      </w:rPr>
    </w:lvl>
    <w:lvl w:ilvl="8" w:tplc="84CCEB74">
      <w:start w:val="1"/>
      <w:numFmt w:val="bullet"/>
      <w:lvlText w:val=""/>
      <w:lvlJc w:val="left"/>
      <w:pPr>
        <w:ind w:left="6480" w:hanging="360"/>
      </w:pPr>
      <w:rPr>
        <w:rFonts w:ascii="Wingdings" w:hAnsi="Wingdings" w:hint="default"/>
      </w:rPr>
    </w:lvl>
  </w:abstractNum>
  <w:abstractNum w:abstractNumId="33" w15:restartNumberingAfterBreak="0">
    <w:nsid w:val="682407B1"/>
    <w:multiLevelType w:val="hybridMultilevel"/>
    <w:tmpl w:val="2B22048C"/>
    <w:lvl w:ilvl="0" w:tplc="ACF6CC58">
      <w:numFmt w:val="bullet"/>
      <w:lvlText w:val="-"/>
      <w:lvlJc w:val="left"/>
      <w:pPr>
        <w:ind w:left="720" w:hanging="360"/>
      </w:pPr>
      <w:rPr>
        <w:rFonts w:ascii="Arial" w:eastAsia="Times New Roman" w:hAnsi="Arial" w:cs="Arial" w:hint="default"/>
        <w:sz w:val="20"/>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3DD0E056">
      <w:numFmt w:val="bullet"/>
      <w:lvlText w:val="-"/>
      <w:lvlJc w:val="left"/>
      <w:pPr>
        <w:ind w:left="2880" w:hanging="360"/>
      </w:pPr>
      <w:rPr>
        <w:rFonts w:ascii="Times" w:eastAsia="Times New Roman" w:hAnsi="Times" w:cs="Times"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B2258A2"/>
    <w:multiLevelType w:val="hybridMultilevel"/>
    <w:tmpl w:val="DE34EC0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FEE5EF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A36416"/>
    <w:multiLevelType w:val="multilevel"/>
    <w:tmpl w:val="1234D112"/>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0DA3DD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3637925"/>
    <w:multiLevelType w:val="hybridMultilevel"/>
    <w:tmpl w:val="C7FC846C"/>
    <w:lvl w:ilvl="0" w:tplc="0C0A0019">
      <w:start w:val="1"/>
      <w:numFmt w:val="lowerLetter"/>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39" w15:restartNumberingAfterBreak="0">
    <w:nsid w:val="76612D7D"/>
    <w:multiLevelType w:val="hybridMultilevel"/>
    <w:tmpl w:val="7A522574"/>
    <w:lvl w:ilvl="0" w:tplc="0C0A0001">
      <w:start w:val="1"/>
      <w:numFmt w:val="bullet"/>
      <w:lvlText w:val=""/>
      <w:lvlJc w:val="left"/>
      <w:pPr>
        <w:ind w:left="775" w:hanging="360"/>
      </w:pPr>
      <w:rPr>
        <w:rFonts w:ascii="Symbol" w:hAnsi="Symbol" w:hint="default"/>
      </w:rPr>
    </w:lvl>
    <w:lvl w:ilvl="1" w:tplc="0C0A0003">
      <w:start w:val="1"/>
      <w:numFmt w:val="bullet"/>
      <w:lvlText w:val="o"/>
      <w:lvlJc w:val="left"/>
      <w:pPr>
        <w:ind w:left="1495" w:hanging="360"/>
      </w:pPr>
      <w:rPr>
        <w:rFonts w:ascii="Courier New" w:hAnsi="Courier New" w:cs="Courier New" w:hint="default"/>
      </w:rPr>
    </w:lvl>
    <w:lvl w:ilvl="2" w:tplc="0C0A0005">
      <w:start w:val="1"/>
      <w:numFmt w:val="bullet"/>
      <w:lvlText w:val=""/>
      <w:lvlJc w:val="left"/>
      <w:pPr>
        <w:ind w:left="2215" w:hanging="360"/>
      </w:pPr>
      <w:rPr>
        <w:rFonts w:ascii="Wingdings" w:hAnsi="Wingdings" w:hint="default"/>
      </w:rPr>
    </w:lvl>
    <w:lvl w:ilvl="3" w:tplc="0C0A0001">
      <w:start w:val="1"/>
      <w:numFmt w:val="bullet"/>
      <w:lvlText w:val=""/>
      <w:lvlJc w:val="left"/>
      <w:pPr>
        <w:ind w:left="2935" w:hanging="360"/>
      </w:pPr>
      <w:rPr>
        <w:rFonts w:ascii="Symbol" w:hAnsi="Symbol" w:hint="default"/>
      </w:rPr>
    </w:lvl>
    <w:lvl w:ilvl="4" w:tplc="0C0A0003" w:tentative="1">
      <w:start w:val="1"/>
      <w:numFmt w:val="bullet"/>
      <w:lvlText w:val="o"/>
      <w:lvlJc w:val="left"/>
      <w:pPr>
        <w:ind w:left="3655" w:hanging="360"/>
      </w:pPr>
      <w:rPr>
        <w:rFonts w:ascii="Courier New" w:hAnsi="Courier New" w:cs="Courier New" w:hint="default"/>
      </w:rPr>
    </w:lvl>
    <w:lvl w:ilvl="5" w:tplc="0C0A0005" w:tentative="1">
      <w:start w:val="1"/>
      <w:numFmt w:val="bullet"/>
      <w:lvlText w:val=""/>
      <w:lvlJc w:val="left"/>
      <w:pPr>
        <w:ind w:left="4375" w:hanging="360"/>
      </w:pPr>
      <w:rPr>
        <w:rFonts w:ascii="Wingdings" w:hAnsi="Wingdings" w:hint="default"/>
      </w:rPr>
    </w:lvl>
    <w:lvl w:ilvl="6" w:tplc="0C0A0001" w:tentative="1">
      <w:start w:val="1"/>
      <w:numFmt w:val="bullet"/>
      <w:lvlText w:val=""/>
      <w:lvlJc w:val="left"/>
      <w:pPr>
        <w:ind w:left="5095" w:hanging="360"/>
      </w:pPr>
      <w:rPr>
        <w:rFonts w:ascii="Symbol" w:hAnsi="Symbol" w:hint="default"/>
      </w:rPr>
    </w:lvl>
    <w:lvl w:ilvl="7" w:tplc="0C0A0003" w:tentative="1">
      <w:start w:val="1"/>
      <w:numFmt w:val="bullet"/>
      <w:lvlText w:val="o"/>
      <w:lvlJc w:val="left"/>
      <w:pPr>
        <w:ind w:left="5815" w:hanging="360"/>
      </w:pPr>
      <w:rPr>
        <w:rFonts w:ascii="Courier New" w:hAnsi="Courier New" w:cs="Courier New" w:hint="default"/>
      </w:rPr>
    </w:lvl>
    <w:lvl w:ilvl="8" w:tplc="0C0A0005" w:tentative="1">
      <w:start w:val="1"/>
      <w:numFmt w:val="bullet"/>
      <w:lvlText w:val=""/>
      <w:lvlJc w:val="left"/>
      <w:pPr>
        <w:ind w:left="6535" w:hanging="360"/>
      </w:pPr>
      <w:rPr>
        <w:rFonts w:ascii="Wingdings" w:hAnsi="Wingdings" w:hint="default"/>
      </w:rPr>
    </w:lvl>
  </w:abstractNum>
  <w:abstractNum w:abstractNumId="40" w15:restartNumberingAfterBreak="0">
    <w:nsid w:val="7E957B64"/>
    <w:multiLevelType w:val="hybridMultilevel"/>
    <w:tmpl w:val="9FD2E2C6"/>
    <w:lvl w:ilvl="0" w:tplc="0C0A0001">
      <w:start w:val="1"/>
      <w:numFmt w:val="bullet"/>
      <w:lvlText w:val=""/>
      <w:lvlJc w:val="left"/>
      <w:pPr>
        <w:ind w:left="780" w:hanging="360"/>
      </w:pPr>
      <w:rPr>
        <w:rFonts w:ascii="Symbol" w:hAnsi="Symbol" w:hint="default"/>
      </w:rPr>
    </w:lvl>
    <w:lvl w:ilvl="1" w:tplc="0C0A0003">
      <w:start w:val="1"/>
      <w:numFmt w:val="bullet"/>
      <w:lvlText w:val="o"/>
      <w:lvlJc w:val="left"/>
      <w:pPr>
        <w:ind w:left="1500" w:hanging="360"/>
      </w:pPr>
      <w:rPr>
        <w:rFonts w:ascii="Courier New" w:hAnsi="Courier New" w:cs="Courier New" w:hint="default"/>
      </w:rPr>
    </w:lvl>
    <w:lvl w:ilvl="2" w:tplc="0C0A0005">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41" w15:restartNumberingAfterBreak="0">
    <w:nsid w:val="7F761829"/>
    <w:multiLevelType w:val="multilevel"/>
    <w:tmpl w:val="0C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45077810">
    <w:abstractNumId w:val="15"/>
  </w:num>
  <w:num w:numId="2" w16cid:durableId="381638002">
    <w:abstractNumId w:val="31"/>
  </w:num>
  <w:num w:numId="3" w16cid:durableId="682054470">
    <w:abstractNumId w:val="40"/>
  </w:num>
  <w:num w:numId="4" w16cid:durableId="1217625275">
    <w:abstractNumId w:val="24"/>
  </w:num>
  <w:num w:numId="5" w16cid:durableId="37096447">
    <w:abstractNumId w:val="30"/>
  </w:num>
  <w:num w:numId="6" w16cid:durableId="1102721935">
    <w:abstractNumId w:val="13"/>
  </w:num>
  <w:num w:numId="7" w16cid:durableId="1174413463">
    <w:abstractNumId w:val="12"/>
  </w:num>
  <w:num w:numId="8" w16cid:durableId="1907298573">
    <w:abstractNumId w:val="3"/>
  </w:num>
  <w:num w:numId="9" w16cid:durableId="687683029">
    <w:abstractNumId w:val="17"/>
  </w:num>
  <w:num w:numId="10" w16cid:durableId="395788415">
    <w:abstractNumId w:val="8"/>
  </w:num>
  <w:num w:numId="11" w16cid:durableId="655650002">
    <w:abstractNumId w:val="14"/>
  </w:num>
  <w:num w:numId="12" w16cid:durableId="1483736605">
    <w:abstractNumId w:val="10"/>
  </w:num>
  <w:num w:numId="13" w16cid:durableId="2074352567">
    <w:abstractNumId w:val="19"/>
  </w:num>
  <w:num w:numId="14" w16cid:durableId="1706174372">
    <w:abstractNumId w:val="4"/>
  </w:num>
  <w:num w:numId="15" w16cid:durableId="1744718405">
    <w:abstractNumId w:val="2"/>
  </w:num>
  <w:num w:numId="16" w16cid:durableId="1992826217">
    <w:abstractNumId w:val="6"/>
  </w:num>
  <w:num w:numId="17" w16cid:durableId="1142965968">
    <w:abstractNumId w:val="25"/>
  </w:num>
  <w:num w:numId="18" w16cid:durableId="1114714369">
    <w:abstractNumId w:val="32"/>
  </w:num>
  <w:num w:numId="19" w16cid:durableId="2064870210">
    <w:abstractNumId w:val="5"/>
  </w:num>
  <w:num w:numId="20" w16cid:durableId="1081218127">
    <w:abstractNumId w:val="21"/>
  </w:num>
  <w:num w:numId="21" w16cid:durableId="1414813724">
    <w:abstractNumId w:val="1"/>
  </w:num>
  <w:num w:numId="22" w16cid:durableId="1858040527">
    <w:abstractNumId w:val="39"/>
  </w:num>
  <w:num w:numId="23" w16cid:durableId="2037803773">
    <w:abstractNumId w:val="35"/>
  </w:num>
  <w:num w:numId="24" w16cid:durableId="10493569">
    <w:abstractNumId w:val="7"/>
  </w:num>
  <w:num w:numId="25" w16cid:durableId="935678499">
    <w:abstractNumId w:val="38"/>
  </w:num>
  <w:num w:numId="26" w16cid:durableId="1959415019">
    <w:abstractNumId w:val="18"/>
  </w:num>
  <w:num w:numId="27" w16cid:durableId="1828813957">
    <w:abstractNumId w:val="31"/>
  </w:num>
  <w:num w:numId="28" w16cid:durableId="799347317">
    <w:abstractNumId w:val="31"/>
  </w:num>
  <w:num w:numId="29" w16cid:durableId="1940065840">
    <w:abstractNumId w:val="0"/>
  </w:num>
  <w:num w:numId="30" w16cid:durableId="1560051646">
    <w:abstractNumId w:val="33"/>
  </w:num>
  <w:num w:numId="31" w16cid:durableId="1653869740">
    <w:abstractNumId w:val="37"/>
  </w:num>
  <w:num w:numId="32" w16cid:durableId="1378777823">
    <w:abstractNumId w:val="20"/>
  </w:num>
  <w:num w:numId="33" w16cid:durableId="1232423549">
    <w:abstractNumId w:val="23"/>
  </w:num>
  <w:num w:numId="34" w16cid:durableId="2102874700">
    <w:abstractNumId w:val="36"/>
  </w:num>
  <w:num w:numId="35" w16cid:durableId="1031223242">
    <w:abstractNumId w:val="27"/>
  </w:num>
  <w:num w:numId="36" w16cid:durableId="677998103">
    <w:abstractNumId w:val="11"/>
  </w:num>
  <w:num w:numId="37" w16cid:durableId="994141277">
    <w:abstractNumId w:val="9"/>
  </w:num>
  <w:num w:numId="38" w16cid:durableId="473957199">
    <w:abstractNumId w:val="31"/>
  </w:num>
  <w:num w:numId="39" w16cid:durableId="1840775860">
    <w:abstractNumId w:val="26"/>
  </w:num>
  <w:num w:numId="40" w16cid:durableId="1284848755">
    <w:abstractNumId w:val="28"/>
  </w:num>
  <w:num w:numId="41" w16cid:durableId="1254313192">
    <w:abstractNumId w:val="16"/>
  </w:num>
  <w:num w:numId="42" w16cid:durableId="484905263">
    <w:abstractNumId w:val="22"/>
  </w:num>
  <w:num w:numId="43" w16cid:durableId="27337402">
    <w:abstractNumId w:val="34"/>
  </w:num>
  <w:num w:numId="44" w16cid:durableId="901519950">
    <w:abstractNumId w:val="41"/>
  </w:num>
  <w:num w:numId="45" w16cid:durableId="479420351">
    <w:abstractNumId w:val="31"/>
  </w:num>
  <w:num w:numId="46" w16cid:durableId="680399709">
    <w:abstractNumId w:val="29"/>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ARES MARTINEZ FERNANDO JESUS">
    <w15:presenceInfo w15:providerId="AD" w15:userId="S-1-5-21-183249554-1397776783-1881534176-2529573"/>
  </w15:person>
  <w15:person w15:author="BERNARDO MONJAS GEMA">
    <w15:presenceInfo w15:providerId="AD" w15:userId="S-1-5-21-183249554-1397776783-1881534176-19252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3D0"/>
    <w:rsid w:val="00004894"/>
    <w:rsid w:val="00004DDE"/>
    <w:rsid w:val="000070CA"/>
    <w:rsid w:val="00016E7A"/>
    <w:rsid w:val="00024ABA"/>
    <w:rsid w:val="00032F95"/>
    <w:rsid w:val="00044DD9"/>
    <w:rsid w:val="00045A43"/>
    <w:rsid w:val="000463A0"/>
    <w:rsid w:val="00051438"/>
    <w:rsid w:val="00057B0A"/>
    <w:rsid w:val="000658DE"/>
    <w:rsid w:val="0007175A"/>
    <w:rsid w:val="000A3713"/>
    <w:rsid w:val="000A5617"/>
    <w:rsid w:val="000A71B1"/>
    <w:rsid w:val="000A730C"/>
    <w:rsid w:val="000B1757"/>
    <w:rsid w:val="000B56FA"/>
    <w:rsid w:val="000C2E0D"/>
    <w:rsid w:val="000C3868"/>
    <w:rsid w:val="000C51ED"/>
    <w:rsid w:val="000C77FB"/>
    <w:rsid w:val="000D3348"/>
    <w:rsid w:val="000D6960"/>
    <w:rsid w:val="000E0514"/>
    <w:rsid w:val="000E3CE6"/>
    <w:rsid w:val="000F0022"/>
    <w:rsid w:val="00100274"/>
    <w:rsid w:val="001004F8"/>
    <w:rsid w:val="001063FA"/>
    <w:rsid w:val="00111FA9"/>
    <w:rsid w:val="00114FD3"/>
    <w:rsid w:val="00117D9D"/>
    <w:rsid w:val="00117EE6"/>
    <w:rsid w:val="00126B43"/>
    <w:rsid w:val="001319E1"/>
    <w:rsid w:val="00140710"/>
    <w:rsid w:val="00144785"/>
    <w:rsid w:val="001562F0"/>
    <w:rsid w:val="001642FB"/>
    <w:rsid w:val="00174BD1"/>
    <w:rsid w:val="00177A87"/>
    <w:rsid w:val="0018116C"/>
    <w:rsid w:val="001A0CED"/>
    <w:rsid w:val="001A539A"/>
    <w:rsid w:val="001B2B1F"/>
    <w:rsid w:val="001B4954"/>
    <w:rsid w:val="001B5F92"/>
    <w:rsid w:val="001B6011"/>
    <w:rsid w:val="001C4325"/>
    <w:rsid w:val="001D2557"/>
    <w:rsid w:val="001E3D5A"/>
    <w:rsid w:val="001E4F0E"/>
    <w:rsid w:val="001E6BBA"/>
    <w:rsid w:val="001E6DDC"/>
    <w:rsid w:val="001F00F3"/>
    <w:rsid w:val="001F1898"/>
    <w:rsid w:val="001F3254"/>
    <w:rsid w:val="001F4F31"/>
    <w:rsid w:val="002014DA"/>
    <w:rsid w:val="00201639"/>
    <w:rsid w:val="002046D0"/>
    <w:rsid w:val="00206A95"/>
    <w:rsid w:val="00214F04"/>
    <w:rsid w:val="00220199"/>
    <w:rsid w:val="00221B99"/>
    <w:rsid w:val="002276B0"/>
    <w:rsid w:val="00231574"/>
    <w:rsid w:val="002340A4"/>
    <w:rsid w:val="00235B43"/>
    <w:rsid w:val="00236EFC"/>
    <w:rsid w:val="00237910"/>
    <w:rsid w:val="00241534"/>
    <w:rsid w:val="00246500"/>
    <w:rsid w:val="0025460E"/>
    <w:rsid w:val="00254B5C"/>
    <w:rsid w:val="00255A57"/>
    <w:rsid w:val="00257852"/>
    <w:rsid w:val="00257963"/>
    <w:rsid w:val="00257D41"/>
    <w:rsid w:val="0026383B"/>
    <w:rsid w:val="002652C5"/>
    <w:rsid w:val="002652D6"/>
    <w:rsid w:val="0028386D"/>
    <w:rsid w:val="00290452"/>
    <w:rsid w:val="00297C83"/>
    <w:rsid w:val="002A4362"/>
    <w:rsid w:val="002A6559"/>
    <w:rsid w:val="002A6DDB"/>
    <w:rsid w:val="002B094C"/>
    <w:rsid w:val="002B18C0"/>
    <w:rsid w:val="002B7609"/>
    <w:rsid w:val="002C3697"/>
    <w:rsid w:val="002C75C4"/>
    <w:rsid w:val="002D2788"/>
    <w:rsid w:val="002D3781"/>
    <w:rsid w:val="002D46B8"/>
    <w:rsid w:val="002E3D14"/>
    <w:rsid w:val="002F0E72"/>
    <w:rsid w:val="002F4E9E"/>
    <w:rsid w:val="00300094"/>
    <w:rsid w:val="00302013"/>
    <w:rsid w:val="003035F7"/>
    <w:rsid w:val="00311C5B"/>
    <w:rsid w:val="0031307B"/>
    <w:rsid w:val="003163DC"/>
    <w:rsid w:val="00316681"/>
    <w:rsid w:val="00323D35"/>
    <w:rsid w:val="00327AF7"/>
    <w:rsid w:val="00332C31"/>
    <w:rsid w:val="0034078F"/>
    <w:rsid w:val="003412E2"/>
    <w:rsid w:val="00344CEC"/>
    <w:rsid w:val="00351246"/>
    <w:rsid w:val="00352893"/>
    <w:rsid w:val="003568B7"/>
    <w:rsid w:val="00357D55"/>
    <w:rsid w:val="00362841"/>
    <w:rsid w:val="00362CB3"/>
    <w:rsid w:val="00365DBC"/>
    <w:rsid w:val="00370A21"/>
    <w:rsid w:val="00370B23"/>
    <w:rsid w:val="00371A95"/>
    <w:rsid w:val="00372AFB"/>
    <w:rsid w:val="00372F1D"/>
    <w:rsid w:val="00382A57"/>
    <w:rsid w:val="00390051"/>
    <w:rsid w:val="00390E6B"/>
    <w:rsid w:val="00391E5A"/>
    <w:rsid w:val="003973D0"/>
    <w:rsid w:val="003B0A3A"/>
    <w:rsid w:val="003B5516"/>
    <w:rsid w:val="003B7149"/>
    <w:rsid w:val="003C1285"/>
    <w:rsid w:val="003C609B"/>
    <w:rsid w:val="003D4B2A"/>
    <w:rsid w:val="003D5AE8"/>
    <w:rsid w:val="003E4EC0"/>
    <w:rsid w:val="003F2A3F"/>
    <w:rsid w:val="003F578D"/>
    <w:rsid w:val="004009AC"/>
    <w:rsid w:val="00401E64"/>
    <w:rsid w:val="004147F3"/>
    <w:rsid w:val="0042022E"/>
    <w:rsid w:val="0042063A"/>
    <w:rsid w:val="00426B7F"/>
    <w:rsid w:val="00436ED7"/>
    <w:rsid w:val="00436F1B"/>
    <w:rsid w:val="00444553"/>
    <w:rsid w:val="00447650"/>
    <w:rsid w:val="004516F4"/>
    <w:rsid w:val="004522F2"/>
    <w:rsid w:val="00454CA4"/>
    <w:rsid w:val="00455C0A"/>
    <w:rsid w:val="00455E0A"/>
    <w:rsid w:val="00466EA6"/>
    <w:rsid w:val="00470E3A"/>
    <w:rsid w:val="00471A76"/>
    <w:rsid w:val="00473B0E"/>
    <w:rsid w:val="004816DA"/>
    <w:rsid w:val="00482E8C"/>
    <w:rsid w:val="004842B4"/>
    <w:rsid w:val="004854B2"/>
    <w:rsid w:val="0049327C"/>
    <w:rsid w:val="00493996"/>
    <w:rsid w:val="004A3DA3"/>
    <w:rsid w:val="004A3E5C"/>
    <w:rsid w:val="004A57B6"/>
    <w:rsid w:val="004B2241"/>
    <w:rsid w:val="004B4A6C"/>
    <w:rsid w:val="004D02D4"/>
    <w:rsid w:val="004D219F"/>
    <w:rsid w:val="004D251C"/>
    <w:rsid w:val="004F3B7F"/>
    <w:rsid w:val="00502E36"/>
    <w:rsid w:val="00510F04"/>
    <w:rsid w:val="0051480D"/>
    <w:rsid w:val="00523BAA"/>
    <w:rsid w:val="005260CF"/>
    <w:rsid w:val="005312DD"/>
    <w:rsid w:val="005314AB"/>
    <w:rsid w:val="00532611"/>
    <w:rsid w:val="00533E41"/>
    <w:rsid w:val="00540211"/>
    <w:rsid w:val="00546A2E"/>
    <w:rsid w:val="00550567"/>
    <w:rsid w:val="00551405"/>
    <w:rsid w:val="00551A14"/>
    <w:rsid w:val="00554763"/>
    <w:rsid w:val="0055604A"/>
    <w:rsid w:val="00560DA9"/>
    <w:rsid w:val="00560E72"/>
    <w:rsid w:val="005651C0"/>
    <w:rsid w:val="00566244"/>
    <w:rsid w:val="005668A0"/>
    <w:rsid w:val="00573179"/>
    <w:rsid w:val="00573B26"/>
    <w:rsid w:val="005755D6"/>
    <w:rsid w:val="005860BC"/>
    <w:rsid w:val="00594388"/>
    <w:rsid w:val="00596DA9"/>
    <w:rsid w:val="005B5838"/>
    <w:rsid w:val="005C6958"/>
    <w:rsid w:val="005C6E26"/>
    <w:rsid w:val="005D01BE"/>
    <w:rsid w:val="005D19D4"/>
    <w:rsid w:val="005D5C2C"/>
    <w:rsid w:val="005D6EEE"/>
    <w:rsid w:val="005E1FF9"/>
    <w:rsid w:val="005F53D2"/>
    <w:rsid w:val="00601CBA"/>
    <w:rsid w:val="006029BE"/>
    <w:rsid w:val="00603C66"/>
    <w:rsid w:val="00605AFC"/>
    <w:rsid w:val="00610931"/>
    <w:rsid w:val="0061242E"/>
    <w:rsid w:val="0061524B"/>
    <w:rsid w:val="00633650"/>
    <w:rsid w:val="00634B30"/>
    <w:rsid w:val="00635467"/>
    <w:rsid w:val="0063687F"/>
    <w:rsid w:val="006459C7"/>
    <w:rsid w:val="00646AEB"/>
    <w:rsid w:val="00647B7B"/>
    <w:rsid w:val="00651CED"/>
    <w:rsid w:val="006552A6"/>
    <w:rsid w:val="0065675B"/>
    <w:rsid w:val="0065682A"/>
    <w:rsid w:val="006577E1"/>
    <w:rsid w:val="00660A2F"/>
    <w:rsid w:val="00664586"/>
    <w:rsid w:val="006660B3"/>
    <w:rsid w:val="00671F8E"/>
    <w:rsid w:val="006757D6"/>
    <w:rsid w:val="006942AF"/>
    <w:rsid w:val="00694E03"/>
    <w:rsid w:val="006A5A95"/>
    <w:rsid w:val="006A7466"/>
    <w:rsid w:val="006B03BD"/>
    <w:rsid w:val="006B0775"/>
    <w:rsid w:val="006B1ACA"/>
    <w:rsid w:val="006B351A"/>
    <w:rsid w:val="006B58BC"/>
    <w:rsid w:val="006B6E19"/>
    <w:rsid w:val="006B6E3C"/>
    <w:rsid w:val="006C54C7"/>
    <w:rsid w:val="006C7CCC"/>
    <w:rsid w:val="006D7B21"/>
    <w:rsid w:val="006D7B33"/>
    <w:rsid w:val="006E350F"/>
    <w:rsid w:val="006F2C34"/>
    <w:rsid w:val="007025DB"/>
    <w:rsid w:val="00707D80"/>
    <w:rsid w:val="007110CA"/>
    <w:rsid w:val="0071485B"/>
    <w:rsid w:val="007203AE"/>
    <w:rsid w:val="007311CF"/>
    <w:rsid w:val="007347BB"/>
    <w:rsid w:val="00734DD7"/>
    <w:rsid w:val="00747C34"/>
    <w:rsid w:val="00754474"/>
    <w:rsid w:val="007625E6"/>
    <w:rsid w:val="00771AC1"/>
    <w:rsid w:val="00774A9D"/>
    <w:rsid w:val="0079273F"/>
    <w:rsid w:val="00792CB0"/>
    <w:rsid w:val="00795431"/>
    <w:rsid w:val="007A3009"/>
    <w:rsid w:val="007B01F8"/>
    <w:rsid w:val="007B2451"/>
    <w:rsid w:val="007B4055"/>
    <w:rsid w:val="007C4CCC"/>
    <w:rsid w:val="007D0E58"/>
    <w:rsid w:val="007E33A0"/>
    <w:rsid w:val="007F17DF"/>
    <w:rsid w:val="007F202C"/>
    <w:rsid w:val="0080291D"/>
    <w:rsid w:val="00803EA2"/>
    <w:rsid w:val="00805463"/>
    <w:rsid w:val="008155D5"/>
    <w:rsid w:val="008169E9"/>
    <w:rsid w:val="00835613"/>
    <w:rsid w:val="008423A7"/>
    <w:rsid w:val="008500E7"/>
    <w:rsid w:val="00854B7A"/>
    <w:rsid w:val="00856C08"/>
    <w:rsid w:val="00861F55"/>
    <w:rsid w:val="00882E8E"/>
    <w:rsid w:val="0089085B"/>
    <w:rsid w:val="008910D1"/>
    <w:rsid w:val="0089418B"/>
    <w:rsid w:val="008A1D05"/>
    <w:rsid w:val="008B33F2"/>
    <w:rsid w:val="008B4217"/>
    <w:rsid w:val="008C027B"/>
    <w:rsid w:val="008C0C28"/>
    <w:rsid w:val="008D0A85"/>
    <w:rsid w:val="008E27C4"/>
    <w:rsid w:val="008E3754"/>
    <w:rsid w:val="008F3A28"/>
    <w:rsid w:val="008F6004"/>
    <w:rsid w:val="008F6AF7"/>
    <w:rsid w:val="009008BA"/>
    <w:rsid w:val="00910BD6"/>
    <w:rsid w:val="00912540"/>
    <w:rsid w:val="00925956"/>
    <w:rsid w:val="0094159A"/>
    <w:rsid w:val="00942A3F"/>
    <w:rsid w:val="00944B6F"/>
    <w:rsid w:val="0095237C"/>
    <w:rsid w:val="00953F7C"/>
    <w:rsid w:val="00954880"/>
    <w:rsid w:val="009558A9"/>
    <w:rsid w:val="00963C6C"/>
    <w:rsid w:val="00970DD3"/>
    <w:rsid w:val="00974E65"/>
    <w:rsid w:val="00975219"/>
    <w:rsid w:val="0097798C"/>
    <w:rsid w:val="0098019B"/>
    <w:rsid w:val="00980E9D"/>
    <w:rsid w:val="00982437"/>
    <w:rsid w:val="009866AF"/>
    <w:rsid w:val="00986DE1"/>
    <w:rsid w:val="00992895"/>
    <w:rsid w:val="009A080E"/>
    <w:rsid w:val="009A5670"/>
    <w:rsid w:val="009A6134"/>
    <w:rsid w:val="009A6D79"/>
    <w:rsid w:val="009A7E31"/>
    <w:rsid w:val="009B426E"/>
    <w:rsid w:val="009C2870"/>
    <w:rsid w:val="009C60C8"/>
    <w:rsid w:val="009C7D51"/>
    <w:rsid w:val="009C7EB0"/>
    <w:rsid w:val="009D12AC"/>
    <w:rsid w:val="009D6A77"/>
    <w:rsid w:val="009D6DEC"/>
    <w:rsid w:val="009E0D8B"/>
    <w:rsid w:val="009E1C8C"/>
    <w:rsid w:val="009E3D5F"/>
    <w:rsid w:val="009F07A0"/>
    <w:rsid w:val="009F3204"/>
    <w:rsid w:val="00A03382"/>
    <w:rsid w:val="00A125E3"/>
    <w:rsid w:val="00A163A5"/>
    <w:rsid w:val="00A247DC"/>
    <w:rsid w:val="00A30F83"/>
    <w:rsid w:val="00A41621"/>
    <w:rsid w:val="00A44A31"/>
    <w:rsid w:val="00A479E2"/>
    <w:rsid w:val="00A50F50"/>
    <w:rsid w:val="00A5268A"/>
    <w:rsid w:val="00A548BC"/>
    <w:rsid w:val="00A569FA"/>
    <w:rsid w:val="00A648E6"/>
    <w:rsid w:val="00A66122"/>
    <w:rsid w:val="00A75084"/>
    <w:rsid w:val="00A75288"/>
    <w:rsid w:val="00A75E47"/>
    <w:rsid w:val="00A90069"/>
    <w:rsid w:val="00A902EB"/>
    <w:rsid w:val="00A90947"/>
    <w:rsid w:val="00A92A41"/>
    <w:rsid w:val="00A94B33"/>
    <w:rsid w:val="00AA06CA"/>
    <w:rsid w:val="00AA4B74"/>
    <w:rsid w:val="00AA69F0"/>
    <w:rsid w:val="00AA7290"/>
    <w:rsid w:val="00AA7EE8"/>
    <w:rsid w:val="00AB09E1"/>
    <w:rsid w:val="00AB4830"/>
    <w:rsid w:val="00AB4C8E"/>
    <w:rsid w:val="00AB79BC"/>
    <w:rsid w:val="00AC7D7D"/>
    <w:rsid w:val="00AD077D"/>
    <w:rsid w:val="00AD33C8"/>
    <w:rsid w:val="00AD6D2A"/>
    <w:rsid w:val="00AF3F7B"/>
    <w:rsid w:val="00AF4F54"/>
    <w:rsid w:val="00AF753B"/>
    <w:rsid w:val="00B01A21"/>
    <w:rsid w:val="00B03BE8"/>
    <w:rsid w:val="00B03DDA"/>
    <w:rsid w:val="00B04DCD"/>
    <w:rsid w:val="00B05B34"/>
    <w:rsid w:val="00B13194"/>
    <w:rsid w:val="00B2028F"/>
    <w:rsid w:val="00B2452E"/>
    <w:rsid w:val="00B315A2"/>
    <w:rsid w:val="00B35364"/>
    <w:rsid w:val="00B359FD"/>
    <w:rsid w:val="00B414A7"/>
    <w:rsid w:val="00B440AC"/>
    <w:rsid w:val="00B4585A"/>
    <w:rsid w:val="00B45E2F"/>
    <w:rsid w:val="00B464A2"/>
    <w:rsid w:val="00B57E90"/>
    <w:rsid w:val="00B62347"/>
    <w:rsid w:val="00B6378E"/>
    <w:rsid w:val="00B700D2"/>
    <w:rsid w:val="00B72C3A"/>
    <w:rsid w:val="00B8390F"/>
    <w:rsid w:val="00B86ED5"/>
    <w:rsid w:val="00B90195"/>
    <w:rsid w:val="00BA5C0C"/>
    <w:rsid w:val="00BB0320"/>
    <w:rsid w:val="00BB36AC"/>
    <w:rsid w:val="00BB4FAC"/>
    <w:rsid w:val="00BB7370"/>
    <w:rsid w:val="00BC0D0B"/>
    <w:rsid w:val="00BC5F8B"/>
    <w:rsid w:val="00BC68CD"/>
    <w:rsid w:val="00BD1060"/>
    <w:rsid w:val="00BD21F0"/>
    <w:rsid w:val="00BD305F"/>
    <w:rsid w:val="00BD4AEF"/>
    <w:rsid w:val="00BD4BD0"/>
    <w:rsid w:val="00BD78BC"/>
    <w:rsid w:val="00BE0DF4"/>
    <w:rsid w:val="00BE2281"/>
    <w:rsid w:val="00BE4467"/>
    <w:rsid w:val="00BE5E07"/>
    <w:rsid w:val="00BF1975"/>
    <w:rsid w:val="00C10BE0"/>
    <w:rsid w:val="00C22B6F"/>
    <w:rsid w:val="00C266AF"/>
    <w:rsid w:val="00C27B90"/>
    <w:rsid w:val="00C309BD"/>
    <w:rsid w:val="00C3555E"/>
    <w:rsid w:val="00C355B0"/>
    <w:rsid w:val="00C35FDD"/>
    <w:rsid w:val="00C366D8"/>
    <w:rsid w:val="00C42FE5"/>
    <w:rsid w:val="00C52D69"/>
    <w:rsid w:val="00C55D23"/>
    <w:rsid w:val="00C5617F"/>
    <w:rsid w:val="00C573ED"/>
    <w:rsid w:val="00C61089"/>
    <w:rsid w:val="00C72BB3"/>
    <w:rsid w:val="00C76F8F"/>
    <w:rsid w:val="00C94BC1"/>
    <w:rsid w:val="00C95CFC"/>
    <w:rsid w:val="00CA1DF1"/>
    <w:rsid w:val="00CA3642"/>
    <w:rsid w:val="00CB2833"/>
    <w:rsid w:val="00CC0CB7"/>
    <w:rsid w:val="00CC3DEC"/>
    <w:rsid w:val="00CD18BC"/>
    <w:rsid w:val="00CD3638"/>
    <w:rsid w:val="00CD385F"/>
    <w:rsid w:val="00CD54EC"/>
    <w:rsid w:val="00CD6D99"/>
    <w:rsid w:val="00CE021D"/>
    <w:rsid w:val="00CE153C"/>
    <w:rsid w:val="00CE1883"/>
    <w:rsid w:val="00CE5280"/>
    <w:rsid w:val="00CF1DB9"/>
    <w:rsid w:val="00CF5D1B"/>
    <w:rsid w:val="00CF5DE7"/>
    <w:rsid w:val="00CF7D3E"/>
    <w:rsid w:val="00D010E5"/>
    <w:rsid w:val="00D02FE1"/>
    <w:rsid w:val="00D07B66"/>
    <w:rsid w:val="00D10FC1"/>
    <w:rsid w:val="00D1452C"/>
    <w:rsid w:val="00D14B97"/>
    <w:rsid w:val="00D217C9"/>
    <w:rsid w:val="00D305C8"/>
    <w:rsid w:val="00D31511"/>
    <w:rsid w:val="00D34037"/>
    <w:rsid w:val="00D428AD"/>
    <w:rsid w:val="00D50BDF"/>
    <w:rsid w:val="00D5266C"/>
    <w:rsid w:val="00D60BBE"/>
    <w:rsid w:val="00D621EE"/>
    <w:rsid w:val="00D634AE"/>
    <w:rsid w:val="00D64448"/>
    <w:rsid w:val="00D65007"/>
    <w:rsid w:val="00D661D7"/>
    <w:rsid w:val="00D803B2"/>
    <w:rsid w:val="00D836CF"/>
    <w:rsid w:val="00D85ACF"/>
    <w:rsid w:val="00D85B99"/>
    <w:rsid w:val="00D85F39"/>
    <w:rsid w:val="00D8763E"/>
    <w:rsid w:val="00DA0D8A"/>
    <w:rsid w:val="00DA68D2"/>
    <w:rsid w:val="00DA6973"/>
    <w:rsid w:val="00DA7835"/>
    <w:rsid w:val="00DC03E4"/>
    <w:rsid w:val="00DC23E9"/>
    <w:rsid w:val="00DD250F"/>
    <w:rsid w:val="00DD42A7"/>
    <w:rsid w:val="00DD7FDD"/>
    <w:rsid w:val="00DE0202"/>
    <w:rsid w:val="00DE0B69"/>
    <w:rsid w:val="00DE1159"/>
    <w:rsid w:val="00DF0494"/>
    <w:rsid w:val="00DF2DD4"/>
    <w:rsid w:val="00DF67D8"/>
    <w:rsid w:val="00E01994"/>
    <w:rsid w:val="00E0706F"/>
    <w:rsid w:val="00E17D7E"/>
    <w:rsid w:val="00E20F23"/>
    <w:rsid w:val="00E22F56"/>
    <w:rsid w:val="00E26D29"/>
    <w:rsid w:val="00E31C27"/>
    <w:rsid w:val="00E32127"/>
    <w:rsid w:val="00E34E10"/>
    <w:rsid w:val="00E37200"/>
    <w:rsid w:val="00E43A5D"/>
    <w:rsid w:val="00E44C0A"/>
    <w:rsid w:val="00E45A85"/>
    <w:rsid w:val="00E50985"/>
    <w:rsid w:val="00E516DE"/>
    <w:rsid w:val="00E54281"/>
    <w:rsid w:val="00E57737"/>
    <w:rsid w:val="00E6531B"/>
    <w:rsid w:val="00E80F95"/>
    <w:rsid w:val="00E82B2B"/>
    <w:rsid w:val="00E914E8"/>
    <w:rsid w:val="00E93AAF"/>
    <w:rsid w:val="00E94D6D"/>
    <w:rsid w:val="00EA136F"/>
    <w:rsid w:val="00EA29E8"/>
    <w:rsid w:val="00EA2C1D"/>
    <w:rsid w:val="00EB1673"/>
    <w:rsid w:val="00EB3AFB"/>
    <w:rsid w:val="00EB57A3"/>
    <w:rsid w:val="00EB7408"/>
    <w:rsid w:val="00ED2C78"/>
    <w:rsid w:val="00ED5D8A"/>
    <w:rsid w:val="00EE2BC2"/>
    <w:rsid w:val="00EE2FF9"/>
    <w:rsid w:val="00F02038"/>
    <w:rsid w:val="00F05734"/>
    <w:rsid w:val="00F14BA6"/>
    <w:rsid w:val="00F15A3E"/>
    <w:rsid w:val="00F169DA"/>
    <w:rsid w:val="00F27AAE"/>
    <w:rsid w:val="00F31370"/>
    <w:rsid w:val="00F4387E"/>
    <w:rsid w:val="00F50C17"/>
    <w:rsid w:val="00F53240"/>
    <w:rsid w:val="00F54167"/>
    <w:rsid w:val="00F61ED3"/>
    <w:rsid w:val="00F64BFA"/>
    <w:rsid w:val="00F67314"/>
    <w:rsid w:val="00F73F24"/>
    <w:rsid w:val="00F8015D"/>
    <w:rsid w:val="00F8046E"/>
    <w:rsid w:val="00F81535"/>
    <w:rsid w:val="00F826E0"/>
    <w:rsid w:val="00F82A64"/>
    <w:rsid w:val="00F82AE2"/>
    <w:rsid w:val="00F82C5D"/>
    <w:rsid w:val="00F908AD"/>
    <w:rsid w:val="00F92ED4"/>
    <w:rsid w:val="00FA0043"/>
    <w:rsid w:val="00FA1499"/>
    <w:rsid w:val="00FA554F"/>
    <w:rsid w:val="00FA6763"/>
    <w:rsid w:val="00FB0FC3"/>
    <w:rsid w:val="00FB1C45"/>
    <w:rsid w:val="00FB3CC0"/>
    <w:rsid w:val="00FB687D"/>
    <w:rsid w:val="00FB6D7F"/>
    <w:rsid w:val="00FC10F5"/>
    <w:rsid w:val="00FC7890"/>
    <w:rsid w:val="00FD13BD"/>
    <w:rsid w:val="00FD5F5F"/>
    <w:rsid w:val="00FD7551"/>
    <w:rsid w:val="00FD7FF9"/>
    <w:rsid w:val="00FE2D9A"/>
    <w:rsid w:val="00FE3DAB"/>
    <w:rsid w:val="00FE64C7"/>
    <w:rsid w:val="00FE7FB7"/>
    <w:rsid w:val="00FF2E67"/>
    <w:rsid w:val="00FF38A3"/>
    <w:rsid w:val="00FF7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9B47C"/>
  <w15:docId w15:val="{FB1C847A-1613-42A3-9B18-8DAB52336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3A0"/>
    <w:pPr>
      <w:spacing w:after="200" w:line="276" w:lineRule="auto"/>
    </w:pPr>
  </w:style>
  <w:style w:type="paragraph" w:styleId="Ttulo1">
    <w:name w:val="heading 1"/>
    <w:basedOn w:val="Normal"/>
    <w:next w:val="Normal"/>
    <w:link w:val="Ttulo1Car"/>
    <w:uiPriority w:val="9"/>
    <w:qFormat/>
    <w:pPr>
      <w:keepNext/>
      <w:keepLines/>
      <w:numPr>
        <w:numId w:val="2"/>
      </w:numPr>
      <w:spacing w:before="240" w:after="0"/>
      <w:outlineLvl w:val="0"/>
    </w:pPr>
    <w:rPr>
      <w:rFonts w:ascii="Cambria" w:eastAsiaTheme="majorEastAsia" w:hAnsi="Cambria" w:cstheme="majorBidi"/>
      <w:color w:val="2E74B5" w:themeColor="accent1" w:themeShade="BF"/>
      <w:sz w:val="28"/>
      <w:szCs w:val="32"/>
    </w:rPr>
  </w:style>
  <w:style w:type="paragraph" w:styleId="Ttulo2">
    <w:name w:val="heading 2"/>
    <w:basedOn w:val="Normal"/>
    <w:next w:val="Normal"/>
    <w:link w:val="Ttulo2Car"/>
    <w:uiPriority w:val="9"/>
    <w:unhideWhenUsed/>
    <w:qFormat/>
    <w:pPr>
      <w:keepNext/>
      <w:keepLines/>
      <w:spacing w:before="40" w:after="0"/>
      <w:outlineLvl w:val="1"/>
    </w:pPr>
    <w:rPr>
      <w:rFonts w:ascii="Cambria" w:eastAsiaTheme="majorEastAsia" w:hAnsi="Cambria" w:cstheme="majorBidi"/>
      <w:color w:val="2E74B5" w:themeColor="accent1" w:themeShade="BF"/>
      <w:sz w:val="26"/>
      <w:szCs w:val="26"/>
    </w:rPr>
  </w:style>
  <w:style w:type="paragraph" w:styleId="Ttulo3">
    <w:name w:val="heading 3"/>
    <w:basedOn w:val="Ttulo2"/>
    <w:next w:val="Normal"/>
    <w:link w:val="Ttulo3Car"/>
    <w:uiPriority w:val="9"/>
    <w:unhideWhenUsed/>
    <w:qFormat/>
    <w:rsid w:val="00316681"/>
    <w:pPr>
      <w:numPr>
        <w:ilvl w:val="2"/>
        <w:numId w:val="2"/>
      </w:numPr>
      <w:outlineLvl w:val="2"/>
    </w:pPr>
    <w:rPr>
      <w:color w:val="1F4D78" w:themeColor="accent1" w:themeShade="7F"/>
      <w:szCs w:val="24"/>
    </w:rPr>
  </w:style>
  <w:style w:type="paragraph" w:styleId="Ttulo4">
    <w:name w:val="heading 4"/>
    <w:basedOn w:val="Normal"/>
    <w:next w:val="Normal"/>
    <w:link w:val="Ttulo4Car"/>
    <w:uiPriority w:val="9"/>
    <w:unhideWhenUsed/>
    <w:qFormat/>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leChar">
    <w:name w:val="Title Char"/>
    <w:basedOn w:val="Fuentedeprrafopredeter"/>
    <w:uiPriority w:val="10"/>
    <w:rPr>
      <w:sz w:val="48"/>
      <w:szCs w:val="48"/>
    </w:rPr>
  </w:style>
  <w:style w:type="character" w:customStyle="1" w:styleId="SubtitleChar">
    <w:name w:val="Subtitle Char"/>
    <w:basedOn w:val="Fuentedeprrafopredeter"/>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Fuentedeprrafopredeter"/>
    <w:uiPriority w:val="9"/>
    <w:rPr>
      <w:rFonts w:ascii="Arial" w:eastAsia="Arial" w:hAnsi="Arial" w:cs="Arial"/>
      <w:sz w:val="40"/>
      <w:szCs w:val="40"/>
    </w:rPr>
  </w:style>
  <w:style w:type="character" w:customStyle="1" w:styleId="Heading2Char">
    <w:name w:val="Heading 2 Char"/>
    <w:basedOn w:val="Fuentedeprrafopredeter"/>
    <w:uiPriority w:val="9"/>
    <w:rPr>
      <w:rFonts w:ascii="Arial" w:eastAsia="Arial" w:hAnsi="Arial" w:cs="Arial"/>
      <w:sz w:val="34"/>
    </w:rPr>
  </w:style>
  <w:style w:type="character" w:customStyle="1" w:styleId="Heading3Char">
    <w:name w:val="Heading 3 Char"/>
    <w:basedOn w:val="Fuentedeprrafopredeter"/>
    <w:uiPriority w:val="9"/>
    <w:rPr>
      <w:rFonts w:ascii="Arial" w:eastAsia="Arial" w:hAnsi="Arial" w:cs="Arial"/>
      <w:sz w:val="30"/>
      <w:szCs w:val="30"/>
    </w:rPr>
  </w:style>
  <w:style w:type="character" w:customStyle="1" w:styleId="Heading4Char">
    <w:name w:val="Heading 4 Char"/>
    <w:basedOn w:val="Fuentedeprrafopredeter"/>
    <w:uiPriority w:val="9"/>
    <w:rPr>
      <w:rFonts w:ascii="Arial" w:eastAsia="Arial" w:hAnsi="Arial" w:cs="Arial"/>
      <w:b/>
      <w:bCs/>
      <w:sz w:val="26"/>
      <w:szCs w:val="26"/>
    </w:rPr>
  </w:style>
  <w:style w:type="character" w:customStyle="1" w:styleId="Heading5Char">
    <w:name w:val="Heading 5 Char"/>
    <w:basedOn w:val="Fuentedeprrafopredeter"/>
    <w:uiPriority w:val="9"/>
    <w:rPr>
      <w:rFonts w:ascii="Arial" w:eastAsia="Arial" w:hAnsi="Arial" w:cs="Arial"/>
      <w:b/>
      <w:bCs/>
      <w:sz w:val="24"/>
      <w:szCs w:val="24"/>
    </w:rPr>
  </w:style>
  <w:style w:type="character" w:customStyle="1" w:styleId="Heading6Char">
    <w:name w:val="Heading 6 Char"/>
    <w:basedOn w:val="Fuentedeprrafopredeter"/>
    <w:uiPriority w:val="9"/>
    <w:rPr>
      <w:rFonts w:ascii="Arial" w:eastAsia="Arial" w:hAnsi="Arial" w:cs="Arial"/>
      <w:b/>
      <w:bCs/>
      <w:sz w:val="22"/>
      <w:szCs w:val="22"/>
    </w:rPr>
  </w:style>
  <w:style w:type="character" w:customStyle="1" w:styleId="Heading7Char">
    <w:name w:val="Heading 7 Char"/>
    <w:basedOn w:val="Fuentedeprrafopredeter"/>
    <w:uiPriority w:val="9"/>
    <w:rPr>
      <w:rFonts w:ascii="Arial" w:eastAsia="Arial" w:hAnsi="Arial" w:cs="Arial"/>
      <w:b/>
      <w:bCs/>
      <w:i/>
      <w:iCs/>
      <w:sz w:val="22"/>
      <w:szCs w:val="22"/>
    </w:rPr>
  </w:style>
  <w:style w:type="character" w:customStyle="1" w:styleId="Heading8Char">
    <w:name w:val="Heading 8 Char"/>
    <w:basedOn w:val="Fuentedeprrafopredeter"/>
    <w:uiPriority w:val="9"/>
    <w:rPr>
      <w:rFonts w:ascii="Arial" w:eastAsia="Arial" w:hAnsi="Arial" w:cs="Arial"/>
      <w:i/>
      <w:iCs/>
      <w:sz w:val="22"/>
      <w:szCs w:val="22"/>
    </w:rPr>
  </w:style>
  <w:style w:type="character" w:customStyle="1" w:styleId="Heading9Char">
    <w:name w:val="Heading 9 Char"/>
    <w:basedOn w:val="Fuentedeprrafopredeter"/>
    <w:uiPriority w:val="9"/>
    <w:rPr>
      <w:rFonts w:ascii="Arial" w:eastAsia="Arial" w:hAnsi="Arial" w:cs="Arial"/>
      <w:i/>
      <w:iCs/>
      <w:sz w:val="21"/>
      <w:szCs w:val="21"/>
    </w:rPr>
  </w:style>
  <w:style w:type="paragraph" w:styleId="Sinespaciado">
    <w:name w:val="No Spacing"/>
    <w:uiPriority w:val="1"/>
    <w:qFormat/>
    <w:pPr>
      <w:spacing w:after="0" w:line="240" w:lineRule="auto"/>
    </w:pPr>
  </w:style>
  <w:style w:type="paragraph" w:styleId="Ttulo">
    <w:name w:val="Title"/>
    <w:basedOn w:val="Normal"/>
    <w:next w:val="Normal"/>
    <w:link w:val="TtuloCar"/>
    <w:uiPriority w:val="10"/>
    <w:qFormat/>
    <w:pPr>
      <w:spacing w:before="300"/>
      <w:contextualSpacing/>
    </w:pPr>
    <w:rPr>
      <w:sz w:val="48"/>
      <w:szCs w:val="48"/>
    </w:rPr>
  </w:style>
  <w:style w:type="character" w:customStyle="1" w:styleId="TtuloCar">
    <w:name w:val="Título Car"/>
    <w:basedOn w:val="Fuentedeprrafopredeter"/>
    <w:link w:val="Ttulo"/>
    <w:uiPriority w:val="10"/>
    <w:rPr>
      <w:sz w:val="48"/>
      <w:szCs w:val="48"/>
    </w:rPr>
  </w:style>
  <w:style w:type="paragraph" w:styleId="Subttulo">
    <w:name w:val="Subtitle"/>
    <w:basedOn w:val="Normal"/>
    <w:next w:val="Normal"/>
    <w:link w:val="SubttuloCar"/>
    <w:uiPriority w:val="11"/>
    <w:qFormat/>
    <w:pPr>
      <w:spacing w:before="200"/>
    </w:pPr>
    <w:rPr>
      <w:sz w:val="24"/>
      <w:szCs w:val="24"/>
    </w:rPr>
  </w:style>
  <w:style w:type="character" w:customStyle="1" w:styleId="SubttuloCar">
    <w:name w:val="Subtítulo Car"/>
    <w:basedOn w:val="Fuentedeprrafopredete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semiHidden/>
    <w:unhideWhenUsed/>
    <w:qFormat/>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ES"/>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E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E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E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ES"/>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E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Textonotapie">
    <w:name w:val="footnote text"/>
    <w:basedOn w:val="Normal"/>
    <w:link w:val="TextonotapieCar"/>
    <w:uiPriority w:val="99"/>
    <w:semiHidden/>
    <w:unhideWhenUsed/>
    <w:pPr>
      <w:spacing w:after="40" w:line="240" w:lineRule="auto"/>
    </w:pPr>
    <w:rPr>
      <w:sz w:val="18"/>
    </w:rPr>
  </w:style>
  <w:style w:type="character" w:customStyle="1" w:styleId="TextonotapieCar">
    <w:name w:val="Texto nota pie Car"/>
    <w:link w:val="Textonotapie"/>
    <w:uiPriority w:val="99"/>
    <w:rPr>
      <w:sz w:val="18"/>
    </w:rPr>
  </w:style>
  <w:style w:type="character" w:styleId="Refdenotaalpie">
    <w:name w:val="footnote reference"/>
    <w:basedOn w:val="Fuentedeprrafopredeter"/>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link w:val="Textonotaalfinal"/>
    <w:uiPriority w:val="99"/>
    <w:rPr>
      <w:sz w:val="20"/>
    </w:rPr>
  </w:style>
  <w:style w:type="character" w:styleId="Refdenotaalfinal">
    <w:name w:val="endnote reference"/>
    <w:basedOn w:val="Fuentedeprrafopredeter"/>
    <w:uiPriority w:val="99"/>
    <w:semiHidden/>
    <w:unhideWhenUsed/>
    <w:rPr>
      <w:vertAlign w:val="superscript"/>
    </w:r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abladeilustraciones">
    <w:name w:val="table of figures"/>
    <w:basedOn w:val="Normal"/>
    <w:next w:val="Normal"/>
    <w:uiPriority w:val="99"/>
    <w:unhideWhenUsed/>
    <w:pPr>
      <w:spacing w:after="0"/>
    </w:pPr>
  </w:style>
  <w:style w:type="paragraph" w:styleId="Encabezado">
    <w:name w:val="header"/>
    <w:basedOn w:val="Normal"/>
    <w:link w:val="EncabezadoCar"/>
    <w:unhideWhenUsed/>
    <w:pPr>
      <w:tabs>
        <w:tab w:val="center" w:pos="4252"/>
        <w:tab w:val="right" w:pos="8504"/>
      </w:tabs>
      <w:spacing w:after="0" w:line="240" w:lineRule="auto"/>
    </w:pPr>
  </w:style>
  <w:style w:type="character" w:customStyle="1" w:styleId="EncabezadoCar">
    <w:name w:val="Encabezado Car"/>
    <w:basedOn w:val="Fuentedeprrafopredeter"/>
    <w:link w:val="Encabezado"/>
  </w:style>
  <w:style w:type="paragraph" w:styleId="Piedepgina">
    <w:name w:val="footer"/>
    <w:basedOn w:val="Normal"/>
    <w:link w:val="PiedepginaCar"/>
    <w:uiPriority w:val="99"/>
    <w:unhideWhenUs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tyle>
  <w:style w:type="paragraph" w:customStyle="1" w:styleId="Default">
    <w:name w:val="Default"/>
    <w:pPr>
      <w:spacing w:after="0" w:line="240" w:lineRule="auto"/>
    </w:pPr>
    <w:rPr>
      <w:rFonts w:ascii="Arial" w:eastAsia="Times New Roman" w:hAnsi="Arial" w:cs="Arial"/>
      <w:color w:val="000000"/>
      <w:sz w:val="24"/>
      <w:szCs w:val="24"/>
      <w:lang w:eastAsia="es-ES"/>
    </w:rPr>
  </w:style>
  <w:style w:type="paragraph" w:customStyle="1" w:styleId="TituloDocumento">
    <w:name w:val="Titulo Documento"/>
    <w:pPr>
      <w:spacing w:after="0" w:line="240" w:lineRule="auto"/>
      <w:jc w:val="center"/>
    </w:pPr>
    <w:rPr>
      <w:rFonts w:ascii="Times" w:eastAsia="Times New Roman" w:hAnsi="Times" w:cs="Times New Roman"/>
      <w:b/>
      <w:i/>
      <w:color w:val="3366FF"/>
      <w:sz w:val="40"/>
      <w:szCs w:val="20"/>
      <w:lang w:eastAsia="es-ES"/>
    </w:rPr>
  </w:style>
  <w:style w:type="paragraph" w:customStyle="1" w:styleId="Body1">
    <w:name w:val="*Body 1"/>
    <w:link w:val="Body1Char1"/>
    <w:pPr>
      <w:spacing w:after="120" w:line="240" w:lineRule="auto"/>
    </w:pPr>
    <w:rPr>
      <w:rFonts w:ascii="Times New Roman" w:eastAsia="Times New Roman" w:hAnsi="Times New Roman" w:cs="Times New Roman"/>
      <w:szCs w:val="20"/>
      <w:lang w:val="en-US"/>
    </w:rPr>
  </w:style>
  <w:style w:type="character" w:customStyle="1" w:styleId="Body1Char1">
    <w:name w:val="*Body 1 Char1"/>
    <w:basedOn w:val="Fuentedeprrafopredeter"/>
    <w:link w:val="Body1"/>
    <w:rPr>
      <w:rFonts w:ascii="Times New Roman" w:eastAsia="Times New Roman" w:hAnsi="Times New Roman" w:cs="Times New Roman"/>
      <w:szCs w:val="20"/>
      <w:lang w:val="en-US"/>
    </w:rPr>
  </w:style>
  <w:style w:type="paragraph" w:styleId="Prrafodelista">
    <w:name w:val="List Paragraph"/>
    <w:basedOn w:val="Normal"/>
    <w:link w:val="PrrafodelistaCar"/>
    <w:uiPriority w:val="34"/>
    <w:qFormat/>
    <w:pPr>
      <w:ind w:left="720"/>
      <w:contextualSpacing/>
    </w:pPr>
  </w:style>
  <w:style w:type="character" w:customStyle="1" w:styleId="Ttulo1Car">
    <w:name w:val="Título 1 Car"/>
    <w:basedOn w:val="Fuentedeprrafopredeter"/>
    <w:link w:val="Ttulo1"/>
    <w:uiPriority w:val="9"/>
    <w:rPr>
      <w:rFonts w:ascii="Cambria" w:eastAsiaTheme="majorEastAsia" w:hAnsi="Cambria" w:cstheme="majorBidi"/>
      <w:color w:val="2E74B5" w:themeColor="accent1" w:themeShade="BF"/>
      <w:sz w:val="28"/>
      <w:szCs w:val="32"/>
    </w:rPr>
  </w:style>
  <w:style w:type="table" w:styleId="Tablaconcuadrcula">
    <w:name w:val="Table Grid"/>
    <w:basedOn w:val="Tablanormal"/>
    <w:uiPriority w:val="59"/>
    <w:pPr>
      <w:spacing w:after="0" w:line="240" w:lineRule="auto"/>
    </w:pPr>
    <w:rPr>
      <w:rFonts w:ascii="Times" w:eastAsia="Times New Roman" w:hAnsi="Times" w:cs="Times New Roman"/>
      <w:sz w:val="20"/>
      <w:szCs w:val="20"/>
      <w:lang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A">
    <w:name w:val="TABLA"/>
    <w:next w:val="Normal"/>
    <w:link w:val="TABLACar"/>
    <w:pPr>
      <w:spacing w:after="0" w:line="240" w:lineRule="auto"/>
    </w:pPr>
    <w:rPr>
      <w:rFonts w:ascii="Arial" w:eastAsia="Times New Roman" w:hAnsi="Arial" w:cs="Times New Roman"/>
      <w:color w:val="000000"/>
      <w:sz w:val="20"/>
      <w:szCs w:val="24"/>
      <w:lang w:eastAsia="es-ES"/>
    </w:rPr>
  </w:style>
  <w:style w:type="character" w:customStyle="1" w:styleId="TABLACar">
    <w:name w:val="TABLA Car"/>
    <w:basedOn w:val="Fuentedeprrafopredeter"/>
    <w:link w:val="TABLA"/>
    <w:rPr>
      <w:rFonts w:ascii="Arial" w:eastAsia="Times New Roman" w:hAnsi="Arial" w:cs="Times New Roman"/>
      <w:color w:val="000000"/>
      <w:sz w:val="20"/>
      <w:szCs w:val="24"/>
      <w:lang w:eastAsia="es-ES"/>
    </w:rPr>
  </w:style>
  <w:style w:type="paragraph" w:styleId="TtuloTDC">
    <w:name w:val="TOC Heading"/>
    <w:basedOn w:val="Ttulo1"/>
    <w:next w:val="Normal"/>
    <w:uiPriority w:val="39"/>
    <w:unhideWhenUsed/>
    <w:qFormat/>
    <w:pPr>
      <w:spacing w:line="259" w:lineRule="auto"/>
      <w:outlineLvl w:val="9"/>
    </w:pPr>
    <w:rPr>
      <w:rFonts w:asciiTheme="majorHAnsi" w:hAnsiTheme="majorHAnsi"/>
      <w:sz w:val="32"/>
      <w:lang w:eastAsia="es-ES"/>
    </w:rPr>
  </w:style>
  <w:style w:type="paragraph" w:styleId="TDC1">
    <w:name w:val="toc 1"/>
    <w:basedOn w:val="Normal"/>
    <w:next w:val="Normal"/>
    <w:uiPriority w:val="39"/>
    <w:unhideWhenUsed/>
    <w:pPr>
      <w:spacing w:after="100"/>
    </w:pPr>
  </w:style>
  <w:style w:type="character" w:styleId="Hipervnculo">
    <w:name w:val="Hyperlink"/>
    <w:basedOn w:val="Fuentedeprrafopredeter"/>
    <w:uiPriority w:val="99"/>
    <w:unhideWhenUsed/>
    <w:rPr>
      <w:color w:val="0563C1" w:themeColor="hyperlink"/>
      <w:u w:val="single"/>
    </w:rPr>
  </w:style>
  <w:style w:type="character" w:customStyle="1" w:styleId="Ttulo2Car">
    <w:name w:val="Título 2 Car"/>
    <w:basedOn w:val="Fuentedeprrafopredeter"/>
    <w:link w:val="Ttulo2"/>
    <w:uiPriority w:val="9"/>
    <w:rPr>
      <w:rFonts w:ascii="Cambria" w:eastAsiaTheme="majorEastAsia" w:hAnsi="Cambria" w:cstheme="majorBidi"/>
      <w:color w:val="2E74B5" w:themeColor="accent1" w:themeShade="BF"/>
      <w:sz w:val="26"/>
      <w:szCs w:val="26"/>
    </w:rPr>
  </w:style>
  <w:style w:type="character" w:customStyle="1" w:styleId="Ttulo3Car">
    <w:name w:val="Título 3 Car"/>
    <w:basedOn w:val="Fuentedeprrafopredeter"/>
    <w:link w:val="Ttulo3"/>
    <w:uiPriority w:val="9"/>
    <w:rsid w:val="00316681"/>
    <w:rPr>
      <w:rFonts w:ascii="Cambria" w:eastAsiaTheme="majorEastAsia" w:hAnsi="Cambria" w:cstheme="majorBidi"/>
      <w:color w:val="1F4D78" w:themeColor="accent1" w:themeShade="7F"/>
      <w:sz w:val="26"/>
      <w:szCs w:val="24"/>
    </w:r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character" w:styleId="Hipervnculovisitado">
    <w:name w:val="FollowedHyperlink"/>
    <w:basedOn w:val="Fuentedeprrafopredeter"/>
    <w:uiPriority w:val="99"/>
    <w:semiHidden/>
    <w:unhideWhenUsed/>
    <w:rPr>
      <w:color w:val="954F72" w:themeColor="followedHyperlink"/>
      <w:u w:val="single"/>
    </w:rPr>
  </w:style>
  <w:style w:type="character" w:customStyle="1" w:styleId="titletext">
    <w:name w:val="titletext"/>
    <w:basedOn w:val="Fuentedeprrafopredeter"/>
  </w:style>
  <w:style w:type="character" w:customStyle="1" w:styleId="Ttulo4Car">
    <w:name w:val="Título 4 Car"/>
    <w:basedOn w:val="Fuentedeprrafopredeter"/>
    <w:link w:val="Ttulo4"/>
    <w:uiPriority w:val="9"/>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272727" w:themeColor="text1" w:themeTint="D8"/>
      <w:sz w:val="21"/>
      <w:szCs w:val="21"/>
    </w:rPr>
  </w:style>
  <w:style w:type="paragraph" w:customStyle="1" w:styleId="Normal1">
    <w:name w:val="Normal1"/>
    <w:basedOn w:val="Normal"/>
    <w:qFormat/>
    <w:pPr>
      <w:spacing w:after="160" w:line="259" w:lineRule="auto"/>
      <w:ind w:firstLine="709"/>
      <w:jc w:val="both"/>
    </w:p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sz w:val="20"/>
      <w:szCs w:val="20"/>
    </w:rPr>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PrrafodelistaCar">
    <w:name w:val="Párrafo de lista Car"/>
    <w:basedOn w:val="Fuentedeprrafopredeter"/>
    <w:link w:val="Prrafodelista"/>
    <w:uiPriority w:val="34"/>
  </w:style>
  <w:style w:type="character" w:customStyle="1" w:styleId="line2">
    <w:name w:val="line2"/>
    <w:basedOn w:val="Fuentedeprrafopredeter"/>
    <w:rPr>
      <w:color w:val="F5F5F5"/>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Pr>
      <w:b/>
      <w:bCs/>
    </w:rPr>
  </w:style>
  <w:style w:type="character" w:customStyle="1" w:styleId="form-fieldreq">
    <w:name w:val="form-field__req"/>
    <w:basedOn w:val="Fuentedeprrafopredeter"/>
    <w:rsid w:val="009D6DEC"/>
  </w:style>
  <w:style w:type="paragraph" w:styleId="Revisin">
    <w:name w:val="Revision"/>
    <w:hidden/>
    <w:uiPriority w:val="99"/>
    <w:semiHidden/>
    <w:rsid w:val="00FB6D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36519">
      <w:bodyDiv w:val="1"/>
      <w:marLeft w:val="0"/>
      <w:marRight w:val="0"/>
      <w:marTop w:val="0"/>
      <w:marBottom w:val="0"/>
      <w:divBdr>
        <w:top w:val="none" w:sz="0" w:space="0" w:color="auto"/>
        <w:left w:val="none" w:sz="0" w:space="0" w:color="auto"/>
        <w:bottom w:val="none" w:sz="0" w:space="0" w:color="auto"/>
        <w:right w:val="none" w:sz="0" w:space="0" w:color="auto"/>
      </w:divBdr>
    </w:div>
    <w:div w:id="177888653">
      <w:bodyDiv w:val="1"/>
      <w:marLeft w:val="0"/>
      <w:marRight w:val="0"/>
      <w:marTop w:val="0"/>
      <w:marBottom w:val="0"/>
      <w:divBdr>
        <w:top w:val="none" w:sz="0" w:space="0" w:color="auto"/>
        <w:left w:val="none" w:sz="0" w:space="0" w:color="auto"/>
        <w:bottom w:val="none" w:sz="0" w:space="0" w:color="auto"/>
        <w:right w:val="none" w:sz="0" w:space="0" w:color="auto"/>
      </w:divBdr>
      <w:divsChild>
        <w:div w:id="1762677419">
          <w:marLeft w:val="0"/>
          <w:marRight w:val="0"/>
          <w:marTop w:val="0"/>
          <w:marBottom w:val="0"/>
          <w:divBdr>
            <w:top w:val="none" w:sz="0" w:space="0" w:color="auto"/>
            <w:left w:val="none" w:sz="0" w:space="0" w:color="auto"/>
            <w:bottom w:val="none" w:sz="0" w:space="0" w:color="auto"/>
            <w:right w:val="none" w:sz="0" w:space="0" w:color="auto"/>
          </w:divBdr>
          <w:divsChild>
            <w:div w:id="20592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5361">
      <w:bodyDiv w:val="1"/>
      <w:marLeft w:val="0"/>
      <w:marRight w:val="0"/>
      <w:marTop w:val="0"/>
      <w:marBottom w:val="0"/>
      <w:divBdr>
        <w:top w:val="none" w:sz="0" w:space="0" w:color="auto"/>
        <w:left w:val="none" w:sz="0" w:space="0" w:color="auto"/>
        <w:bottom w:val="none" w:sz="0" w:space="0" w:color="auto"/>
        <w:right w:val="none" w:sz="0" w:space="0" w:color="auto"/>
      </w:divBdr>
      <w:divsChild>
        <w:div w:id="368724491">
          <w:marLeft w:val="0"/>
          <w:marRight w:val="0"/>
          <w:marTop w:val="0"/>
          <w:marBottom w:val="0"/>
          <w:divBdr>
            <w:top w:val="none" w:sz="0" w:space="0" w:color="auto"/>
            <w:left w:val="none" w:sz="0" w:space="0" w:color="auto"/>
            <w:bottom w:val="none" w:sz="0" w:space="0" w:color="auto"/>
            <w:right w:val="none" w:sz="0" w:space="0" w:color="auto"/>
          </w:divBdr>
          <w:divsChild>
            <w:div w:id="202998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4553">
      <w:bodyDiv w:val="1"/>
      <w:marLeft w:val="0"/>
      <w:marRight w:val="0"/>
      <w:marTop w:val="0"/>
      <w:marBottom w:val="0"/>
      <w:divBdr>
        <w:top w:val="none" w:sz="0" w:space="0" w:color="auto"/>
        <w:left w:val="none" w:sz="0" w:space="0" w:color="auto"/>
        <w:bottom w:val="none" w:sz="0" w:space="0" w:color="auto"/>
        <w:right w:val="none" w:sz="0" w:space="0" w:color="auto"/>
      </w:divBdr>
      <w:divsChild>
        <w:div w:id="362826868">
          <w:marLeft w:val="0"/>
          <w:marRight w:val="0"/>
          <w:marTop w:val="0"/>
          <w:marBottom w:val="0"/>
          <w:divBdr>
            <w:top w:val="none" w:sz="0" w:space="0" w:color="auto"/>
            <w:left w:val="none" w:sz="0" w:space="0" w:color="auto"/>
            <w:bottom w:val="none" w:sz="0" w:space="0" w:color="auto"/>
            <w:right w:val="none" w:sz="0" w:space="0" w:color="auto"/>
          </w:divBdr>
          <w:divsChild>
            <w:div w:id="6322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32831">
      <w:bodyDiv w:val="1"/>
      <w:marLeft w:val="0"/>
      <w:marRight w:val="0"/>
      <w:marTop w:val="0"/>
      <w:marBottom w:val="0"/>
      <w:divBdr>
        <w:top w:val="none" w:sz="0" w:space="0" w:color="auto"/>
        <w:left w:val="none" w:sz="0" w:space="0" w:color="auto"/>
        <w:bottom w:val="none" w:sz="0" w:space="0" w:color="auto"/>
        <w:right w:val="none" w:sz="0" w:space="0" w:color="auto"/>
      </w:divBdr>
      <w:divsChild>
        <w:div w:id="839392459">
          <w:marLeft w:val="0"/>
          <w:marRight w:val="0"/>
          <w:marTop w:val="0"/>
          <w:marBottom w:val="0"/>
          <w:divBdr>
            <w:top w:val="none" w:sz="0" w:space="0" w:color="auto"/>
            <w:left w:val="none" w:sz="0" w:space="0" w:color="auto"/>
            <w:bottom w:val="none" w:sz="0" w:space="0" w:color="auto"/>
            <w:right w:val="none" w:sz="0" w:space="0" w:color="auto"/>
          </w:divBdr>
          <w:divsChild>
            <w:div w:id="179643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2609">
      <w:bodyDiv w:val="1"/>
      <w:marLeft w:val="0"/>
      <w:marRight w:val="0"/>
      <w:marTop w:val="0"/>
      <w:marBottom w:val="0"/>
      <w:divBdr>
        <w:top w:val="none" w:sz="0" w:space="0" w:color="auto"/>
        <w:left w:val="none" w:sz="0" w:space="0" w:color="auto"/>
        <w:bottom w:val="none" w:sz="0" w:space="0" w:color="auto"/>
        <w:right w:val="none" w:sz="0" w:space="0" w:color="auto"/>
      </w:divBdr>
      <w:divsChild>
        <w:div w:id="1671785450">
          <w:marLeft w:val="0"/>
          <w:marRight w:val="0"/>
          <w:marTop w:val="0"/>
          <w:marBottom w:val="0"/>
          <w:divBdr>
            <w:top w:val="none" w:sz="0" w:space="0" w:color="auto"/>
            <w:left w:val="none" w:sz="0" w:space="0" w:color="auto"/>
            <w:bottom w:val="none" w:sz="0" w:space="0" w:color="auto"/>
            <w:right w:val="none" w:sz="0" w:space="0" w:color="auto"/>
          </w:divBdr>
          <w:divsChild>
            <w:div w:id="13494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187">
      <w:bodyDiv w:val="1"/>
      <w:marLeft w:val="0"/>
      <w:marRight w:val="0"/>
      <w:marTop w:val="0"/>
      <w:marBottom w:val="0"/>
      <w:divBdr>
        <w:top w:val="none" w:sz="0" w:space="0" w:color="auto"/>
        <w:left w:val="none" w:sz="0" w:space="0" w:color="auto"/>
        <w:bottom w:val="none" w:sz="0" w:space="0" w:color="auto"/>
        <w:right w:val="none" w:sz="0" w:space="0" w:color="auto"/>
      </w:divBdr>
      <w:divsChild>
        <w:div w:id="940260844">
          <w:marLeft w:val="0"/>
          <w:marRight w:val="0"/>
          <w:marTop w:val="0"/>
          <w:marBottom w:val="0"/>
          <w:divBdr>
            <w:top w:val="none" w:sz="0" w:space="0" w:color="auto"/>
            <w:left w:val="none" w:sz="0" w:space="0" w:color="auto"/>
            <w:bottom w:val="none" w:sz="0" w:space="0" w:color="auto"/>
            <w:right w:val="none" w:sz="0" w:space="0" w:color="auto"/>
          </w:divBdr>
          <w:divsChild>
            <w:div w:id="3646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17537">
      <w:bodyDiv w:val="1"/>
      <w:marLeft w:val="0"/>
      <w:marRight w:val="0"/>
      <w:marTop w:val="0"/>
      <w:marBottom w:val="0"/>
      <w:divBdr>
        <w:top w:val="none" w:sz="0" w:space="0" w:color="auto"/>
        <w:left w:val="none" w:sz="0" w:space="0" w:color="auto"/>
        <w:bottom w:val="none" w:sz="0" w:space="0" w:color="auto"/>
        <w:right w:val="none" w:sz="0" w:space="0" w:color="auto"/>
      </w:divBdr>
      <w:divsChild>
        <w:div w:id="924874174">
          <w:marLeft w:val="0"/>
          <w:marRight w:val="0"/>
          <w:marTop w:val="0"/>
          <w:marBottom w:val="0"/>
          <w:divBdr>
            <w:top w:val="none" w:sz="0" w:space="0" w:color="auto"/>
            <w:left w:val="none" w:sz="0" w:space="0" w:color="auto"/>
            <w:bottom w:val="none" w:sz="0" w:space="0" w:color="auto"/>
            <w:right w:val="none" w:sz="0" w:space="0" w:color="auto"/>
          </w:divBdr>
          <w:divsChild>
            <w:div w:id="12506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4852">
      <w:bodyDiv w:val="1"/>
      <w:marLeft w:val="0"/>
      <w:marRight w:val="0"/>
      <w:marTop w:val="0"/>
      <w:marBottom w:val="0"/>
      <w:divBdr>
        <w:top w:val="none" w:sz="0" w:space="0" w:color="auto"/>
        <w:left w:val="none" w:sz="0" w:space="0" w:color="auto"/>
        <w:bottom w:val="none" w:sz="0" w:space="0" w:color="auto"/>
        <w:right w:val="none" w:sz="0" w:space="0" w:color="auto"/>
      </w:divBdr>
      <w:divsChild>
        <w:div w:id="1663003857">
          <w:marLeft w:val="0"/>
          <w:marRight w:val="0"/>
          <w:marTop w:val="0"/>
          <w:marBottom w:val="0"/>
          <w:divBdr>
            <w:top w:val="none" w:sz="0" w:space="0" w:color="auto"/>
            <w:left w:val="none" w:sz="0" w:space="0" w:color="auto"/>
            <w:bottom w:val="none" w:sz="0" w:space="0" w:color="auto"/>
            <w:right w:val="none" w:sz="0" w:space="0" w:color="auto"/>
          </w:divBdr>
          <w:divsChild>
            <w:div w:id="12526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27869">
      <w:bodyDiv w:val="1"/>
      <w:marLeft w:val="0"/>
      <w:marRight w:val="0"/>
      <w:marTop w:val="0"/>
      <w:marBottom w:val="0"/>
      <w:divBdr>
        <w:top w:val="none" w:sz="0" w:space="0" w:color="auto"/>
        <w:left w:val="none" w:sz="0" w:space="0" w:color="auto"/>
        <w:bottom w:val="none" w:sz="0" w:space="0" w:color="auto"/>
        <w:right w:val="none" w:sz="0" w:space="0" w:color="auto"/>
      </w:divBdr>
      <w:divsChild>
        <w:div w:id="428158600">
          <w:marLeft w:val="0"/>
          <w:marRight w:val="0"/>
          <w:marTop w:val="0"/>
          <w:marBottom w:val="0"/>
          <w:divBdr>
            <w:top w:val="none" w:sz="0" w:space="0" w:color="auto"/>
            <w:left w:val="none" w:sz="0" w:space="0" w:color="auto"/>
            <w:bottom w:val="none" w:sz="0" w:space="0" w:color="auto"/>
            <w:right w:val="none" w:sz="0" w:space="0" w:color="auto"/>
          </w:divBdr>
          <w:divsChild>
            <w:div w:id="108345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44079">
      <w:bodyDiv w:val="1"/>
      <w:marLeft w:val="0"/>
      <w:marRight w:val="0"/>
      <w:marTop w:val="0"/>
      <w:marBottom w:val="0"/>
      <w:divBdr>
        <w:top w:val="none" w:sz="0" w:space="0" w:color="auto"/>
        <w:left w:val="none" w:sz="0" w:space="0" w:color="auto"/>
        <w:bottom w:val="none" w:sz="0" w:space="0" w:color="auto"/>
        <w:right w:val="none" w:sz="0" w:space="0" w:color="auto"/>
      </w:divBdr>
      <w:divsChild>
        <w:div w:id="391077005">
          <w:marLeft w:val="0"/>
          <w:marRight w:val="0"/>
          <w:marTop w:val="0"/>
          <w:marBottom w:val="0"/>
          <w:divBdr>
            <w:top w:val="none" w:sz="0" w:space="0" w:color="auto"/>
            <w:left w:val="none" w:sz="0" w:space="0" w:color="auto"/>
            <w:bottom w:val="none" w:sz="0" w:space="0" w:color="auto"/>
            <w:right w:val="none" w:sz="0" w:space="0" w:color="auto"/>
          </w:divBdr>
          <w:divsChild>
            <w:div w:id="11408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5791">
      <w:bodyDiv w:val="1"/>
      <w:marLeft w:val="0"/>
      <w:marRight w:val="0"/>
      <w:marTop w:val="0"/>
      <w:marBottom w:val="0"/>
      <w:divBdr>
        <w:top w:val="none" w:sz="0" w:space="0" w:color="auto"/>
        <w:left w:val="none" w:sz="0" w:space="0" w:color="auto"/>
        <w:bottom w:val="none" w:sz="0" w:space="0" w:color="auto"/>
        <w:right w:val="none" w:sz="0" w:space="0" w:color="auto"/>
      </w:divBdr>
      <w:divsChild>
        <w:div w:id="687220590">
          <w:marLeft w:val="0"/>
          <w:marRight w:val="0"/>
          <w:marTop w:val="0"/>
          <w:marBottom w:val="0"/>
          <w:divBdr>
            <w:top w:val="none" w:sz="0" w:space="0" w:color="auto"/>
            <w:left w:val="none" w:sz="0" w:space="0" w:color="auto"/>
            <w:bottom w:val="none" w:sz="0" w:space="0" w:color="auto"/>
            <w:right w:val="none" w:sz="0" w:space="0" w:color="auto"/>
          </w:divBdr>
          <w:divsChild>
            <w:div w:id="14786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64062">
      <w:bodyDiv w:val="1"/>
      <w:marLeft w:val="0"/>
      <w:marRight w:val="0"/>
      <w:marTop w:val="0"/>
      <w:marBottom w:val="0"/>
      <w:divBdr>
        <w:top w:val="none" w:sz="0" w:space="0" w:color="auto"/>
        <w:left w:val="none" w:sz="0" w:space="0" w:color="auto"/>
        <w:bottom w:val="none" w:sz="0" w:space="0" w:color="auto"/>
        <w:right w:val="none" w:sz="0" w:space="0" w:color="auto"/>
      </w:divBdr>
    </w:div>
    <w:div w:id="1075204368">
      <w:bodyDiv w:val="1"/>
      <w:marLeft w:val="0"/>
      <w:marRight w:val="0"/>
      <w:marTop w:val="0"/>
      <w:marBottom w:val="0"/>
      <w:divBdr>
        <w:top w:val="none" w:sz="0" w:space="0" w:color="auto"/>
        <w:left w:val="none" w:sz="0" w:space="0" w:color="auto"/>
        <w:bottom w:val="none" w:sz="0" w:space="0" w:color="auto"/>
        <w:right w:val="none" w:sz="0" w:space="0" w:color="auto"/>
      </w:divBdr>
      <w:divsChild>
        <w:div w:id="768235314">
          <w:marLeft w:val="0"/>
          <w:marRight w:val="0"/>
          <w:marTop w:val="0"/>
          <w:marBottom w:val="0"/>
          <w:divBdr>
            <w:top w:val="none" w:sz="0" w:space="0" w:color="auto"/>
            <w:left w:val="none" w:sz="0" w:space="0" w:color="auto"/>
            <w:bottom w:val="none" w:sz="0" w:space="0" w:color="auto"/>
            <w:right w:val="none" w:sz="0" w:space="0" w:color="auto"/>
          </w:divBdr>
          <w:divsChild>
            <w:div w:id="38622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58132">
      <w:bodyDiv w:val="1"/>
      <w:marLeft w:val="0"/>
      <w:marRight w:val="0"/>
      <w:marTop w:val="0"/>
      <w:marBottom w:val="0"/>
      <w:divBdr>
        <w:top w:val="none" w:sz="0" w:space="0" w:color="auto"/>
        <w:left w:val="none" w:sz="0" w:space="0" w:color="auto"/>
        <w:bottom w:val="none" w:sz="0" w:space="0" w:color="auto"/>
        <w:right w:val="none" w:sz="0" w:space="0" w:color="auto"/>
      </w:divBdr>
      <w:divsChild>
        <w:div w:id="1319963964">
          <w:marLeft w:val="0"/>
          <w:marRight w:val="0"/>
          <w:marTop w:val="0"/>
          <w:marBottom w:val="0"/>
          <w:divBdr>
            <w:top w:val="none" w:sz="0" w:space="0" w:color="auto"/>
            <w:left w:val="none" w:sz="0" w:space="0" w:color="auto"/>
            <w:bottom w:val="none" w:sz="0" w:space="0" w:color="auto"/>
            <w:right w:val="none" w:sz="0" w:space="0" w:color="auto"/>
          </w:divBdr>
          <w:divsChild>
            <w:div w:id="207843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2524">
      <w:bodyDiv w:val="1"/>
      <w:marLeft w:val="0"/>
      <w:marRight w:val="0"/>
      <w:marTop w:val="0"/>
      <w:marBottom w:val="0"/>
      <w:divBdr>
        <w:top w:val="none" w:sz="0" w:space="0" w:color="auto"/>
        <w:left w:val="none" w:sz="0" w:space="0" w:color="auto"/>
        <w:bottom w:val="none" w:sz="0" w:space="0" w:color="auto"/>
        <w:right w:val="none" w:sz="0" w:space="0" w:color="auto"/>
      </w:divBdr>
    </w:div>
    <w:div w:id="1321886269">
      <w:bodyDiv w:val="1"/>
      <w:marLeft w:val="0"/>
      <w:marRight w:val="0"/>
      <w:marTop w:val="0"/>
      <w:marBottom w:val="0"/>
      <w:divBdr>
        <w:top w:val="none" w:sz="0" w:space="0" w:color="auto"/>
        <w:left w:val="none" w:sz="0" w:space="0" w:color="auto"/>
        <w:bottom w:val="none" w:sz="0" w:space="0" w:color="auto"/>
        <w:right w:val="none" w:sz="0" w:space="0" w:color="auto"/>
      </w:divBdr>
      <w:divsChild>
        <w:div w:id="368604267">
          <w:marLeft w:val="0"/>
          <w:marRight w:val="0"/>
          <w:marTop w:val="0"/>
          <w:marBottom w:val="0"/>
          <w:divBdr>
            <w:top w:val="none" w:sz="0" w:space="0" w:color="auto"/>
            <w:left w:val="none" w:sz="0" w:space="0" w:color="auto"/>
            <w:bottom w:val="none" w:sz="0" w:space="0" w:color="auto"/>
            <w:right w:val="none" w:sz="0" w:space="0" w:color="auto"/>
          </w:divBdr>
          <w:divsChild>
            <w:div w:id="2133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04044">
      <w:bodyDiv w:val="1"/>
      <w:marLeft w:val="0"/>
      <w:marRight w:val="0"/>
      <w:marTop w:val="0"/>
      <w:marBottom w:val="0"/>
      <w:divBdr>
        <w:top w:val="none" w:sz="0" w:space="0" w:color="auto"/>
        <w:left w:val="none" w:sz="0" w:space="0" w:color="auto"/>
        <w:bottom w:val="none" w:sz="0" w:space="0" w:color="auto"/>
        <w:right w:val="none" w:sz="0" w:space="0" w:color="auto"/>
      </w:divBdr>
      <w:divsChild>
        <w:div w:id="795492542">
          <w:marLeft w:val="0"/>
          <w:marRight w:val="0"/>
          <w:marTop w:val="0"/>
          <w:marBottom w:val="0"/>
          <w:divBdr>
            <w:top w:val="none" w:sz="0" w:space="0" w:color="auto"/>
            <w:left w:val="none" w:sz="0" w:space="0" w:color="auto"/>
            <w:bottom w:val="none" w:sz="0" w:space="0" w:color="auto"/>
            <w:right w:val="none" w:sz="0" w:space="0" w:color="auto"/>
          </w:divBdr>
          <w:divsChild>
            <w:div w:id="3065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4596">
      <w:bodyDiv w:val="1"/>
      <w:marLeft w:val="0"/>
      <w:marRight w:val="0"/>
      <w:marTop w:val="0"/>
      <w:marBottom w:val="0"/>
      <w:divBdr>
        <w:top w:val="none" w:sz="0" w:space="0" w:color="auto"/>
        <w:left w:val="none" w:sz="0" w:space="0" w:color="auto"/>
        <w:bottom w:val="none" w:sz="0" w:space="0" w:color="auto"/>
        <w:right w:val="none" w:sz="0" w:space="0" w:color="auto"/>
      </w:divBdr>
      <w:divsChild>
        <w:div w:id="242305685">
          <w:marLeft w:val="0"/>
          <w:marRight w:val="0"/>
          <w:marTop w:val="0"/>
          <w:marBottom w:val="0"/>
          <w:divBdr>
            <w:top w:val="none" w:sz="0" w:space="0" w:color="auto"/>
            <w:left w:val="none" w:sz="0" w:space="0" w:color="auto"/>
            <w:bottom w:val="none" w:sz="0" w:space="0" w:color="auto"/>
            <w:right w:val="none" w:sz="0" w:space="0" w:color="auto"/>
          </w:divBdr>
          <w:divsChild>
            <w:div w:id="1780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6568">
      <w:bodyDiv w:val="1"/>
      <w:marLeft w:val="0"/>
      <w:marRight w:val="0"/>
      <w:marTop w:val="0"/>
      <w:marBottom w:val="0"/>
      <w:divBdr>
        <w:top w:val="none" w:sz="0" w:space="0" w:color="auto"/>
        <w:left w:val="none" w:sz="0" w:space="0" w:color="auto"/>
        <w:bottom w:val="none" w:sz="0" w:space="0" w:color="auto"/>
        <w:right w:val="none" w:sz="0" w:space="0" w:color="auto"/>
      </w:divBdr>
      <w:divsChild>
        <w:div w:id="327710931">
          <w:marLeft w:val="0"/>
          <w:marRight w:val="0"/>
          <w:marTop w:val="0"/>
          <w:marBottom w:val="0"/>
          <w:divBdr>
            <w:top w:val="none" w:sz="0" w:space="0" w:color="auto"/>
            <w:left w:val="none" w:sz="0" w:space="0" w:color="auto"/>
            <w:bottom w:val="none" w:sz="0" w:space="0" w:color="auto"/>
            <w:right w:val="none" w:sz="0" w:space="0" w:color="auto"/>
          </w:divBdr>
          <w:divsChild>
            <w:div w:id="17365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3822">
      <w:bodyDiv w:val="1"/>
      <w:marLeft w:val="0"/>
      <w:marRight w:val="0"/>
      <w:marTop w:val="0"/>
      <w:marBottom w:val="0"/>
      <w:divBdr>
        <w:top w:val="none" w:sz="0" w:space="0" w:color="auto"/>
        <w:left w:val="none" w:sz="0" w:space="0" w:color="auto"/>
        <w:bottom w:val="none" w:sz="0" w:space="0" w:color="auto"/>
        <w:right w:val="none" w:sz="0" w:space="0" w:color="auto"/>
      </w:divBdr>
      <w:divsChild>
        <w:div w:id="1370179304">
          <w:marLeft w:val="0"/>
          <w:marRight w:val="0"/>
          <w:marTop w:val="0"/>
          <w:marBottom w:val="0"/>
          <w:divBdr>
            <w:top w:val="none" w:sz="0" w:space="0" w:color="auto"/>
            <w:left w:val="none" w:sz="0" w:space="0" w:color="auto"/>
            <w:bottom w:val="none" w:sz="0" w:space="0" w:color="auto"/>
            <w:right w:val="none" w:sz="0" w:space="0" w:color="auto"/>
          </w:divBdr>
          <w:divsChild>
            <w:div w:id="6840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5.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9C58812054330408C3AA9EE43D37DE8" ma:contentTypeVersion="0" ma:contentTypeDescription="Crear nuevo documento." ma:contentTypeScope="" ma:versionID="6e9e57115463abb0e078320f9e2a963d">
  <xsd:schema xmlns:xsd="http://www.w3.org/2001/XMLSchema" xmlns:xs="http://www.w3.org/2001/XMLSchema" xmlns:p="http://schemas.microsoft.com/office/2006/metadata/properties" xmlns:ns2="c6cb7041-5bfb-45f0-965c-f1076a4b5553" targetNamespace="http://schemas.microsoft.com/office/2006/metadata/properties" ma:root="true" ma:fieldsID="af4b0ab02b08becc6d4537c2b7260796" ns2:_="">
    <xsd:import namespace="c6cb7041-5bfb-45f0-965c-f1076a4b5553"/>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b7041-5bfb-45f0-965c-f1076a4b5553"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c6cb7041-5bfb-45f0-965c-f1076a4b5553">63FU4D7UPE23-883897556-15</_dlc_DocId>
    <_dlc_DocIdUrl xmlns="c6cb7041-5bfb-45f0-965c-f1076a4b5553">
      <Url>https://colabora.mdef.es/cestic/ccomsi/OficinaTecnica/_layouts/15/DocIdRedir.aspx?ID=63FU4D7UPE23-883897556-15</Url>
      <Description>63FU4D7UPE23-883897556-15</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404908-553C-496B-969C-FC11BD1700EA}">
  <ds:schemaRefs>
    <ds:schemaRef ds:uri="http://schemas.openxmlformats.org/officeDocument/2006/bibliography"/>
  </ds:schemaRefs>
</ds:datastoreItem>
</file>

<file path=customXml/itemProps2.xml><?xml version="1.0" encoding="utf-8"?>
<ds:datastoreItem xmlns:ds="http://schemas.openxmlformats.org/officeDocument/2006/customXml" ds:itemID="{613E3976-C638-4E7B-A79B-CB64AB32E1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b7041-5bfb-45f0-965c-f1076a4b55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E76ADB-CCE3-4E6F-A99E-17150E99A891}">
  <ds:schemaRefs>
    <ds:schemaRef ds:uri="http://schemas.microsoft.com/sharepoint/events"/>
  </ds:schemaRefs>
</ds:datastoreItem>
</file>

<file path=customXml/itemProps4.xml><?xml version="1.0" encoding="utf-8"?>
<ds:datastoreItem xmlns:ds="http://schemas.openxmlformats.org/officeDocument/2006/customXml" ds:itemID="{145196D9-EED8-4555-B439-40F6B25E303B}">
  <ds:schemaRefs>
    <ds:schemaRef ds:uri="http://purl.org/dc/dcmitype/"/>
    <ds:schemaRef ds:uri="http://schemas.microsoft.com/office/infopath/2007/PartnerControls"/>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c6cb7041-5bfb-45f0-965c-f1076a4b5553"/>
    <ds:schemaRef ds:uri="http://www.w3.org/XML/1998/namespace"/>
    <ds:schemaRef ds:uri="http://purl.org/dc/terms/"/>
  </ds:schemaRefs>
</ds:datastoreItem>
</file>

<file path=customXml/itemProps5.xml><?xml version="1.0" encoding="utf-8"?>
<ds:datastoreItem xmlns:ds="http://schemas.openxmlformats.org/officeDocument/2006/customXml" ds:itemID="{AF9CC02F-2285-45EA-8BD9-C40B60FCEA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37</Pages>
  <Words>7683</Words>
  <Characters>42258</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Merida Bueno, Antonio</dc:creator>
  <cp:keywords/>
  <dc:description/>
  <cp:lastModifiedBy>OLIVARES MARTINEZ FERNANDO JESUS</cp:lastModifiedBy>
  <cp:revision>61</cp:revision>
  <dcterms:created xsi:type="dcterms:W3CDTF">2026-08-07T08:32:00Z</dcterms:created>
  <dcterms:modified xsi:type="dcterms:W3CDTF">2026-08-27T07:07:00Z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762a5e49-e993-4ca6-a4eb-d878923424d2</vt:lpwstr>
  </property>
  <property fmtid="{D5CDD505-2E9C-101B-9397-08002B2CF9AE}" pid="3" name="ContentTypeId">
    <vt:lpwstr>0x010100C9C58812054330408C3AA9EE43D37DE8</vt:lpwstr>
  </property>
  <property fmtid="{D5CDD505-2E9C-101B-9397-08002B2CF9AE}" pid="4" name="MSIP_Label_112e00b9-34e2-4b26-a577-af1fd0f9f7ee_Enabled">
    <vt:lpwstr>True</vt:lpwstr>
  </property>
  <property fmtid="{D5CDD505-2E9C-101B-9397-08002B2CF9AE}" pid="5" name="MSIP_Label_112e00b9-34e2-4b26-a577-af1fd0f9f7ee_SiteId">
    <vt:lpwstr>33440fc6-b7c7-412c-bb73-0e70b0198d5a</vt:lpwstr>
  </property>
  <property fmtid="{D5CDD505-2E9C-101B-9397-08002B2CF9AE}" pid="6" name="MSIP_Label_112e00b9-34e2-4b26-a577-af1fd0f9f7ee_Owner">
    <vt:lpwstr>nuria.sacristan@atos.net</vt:lpwstr>
  </property>
  <property fmtid="{D5CDD505-2E9C-101B-9397-08002B2CF9AE}" pid="7" name="MSIP_Label_112e00b9-34e2-4b26-a577-af1fd0f9f7ee_SetDate">
    <vt:lpwstr>2020-04-03T11:17:35.2419547Z</vt:lpwstr>
  </property>
  <property fmtid="{D5CDD505-2E9C-101B-9397-08002B2CF9AE}" pid="8" name="MSIP_Label_112e00b9-34e2-4b26-a577-af1fd0f9f7ee_Name">
    <vt:lpwstr>Atos For Internal Use</vt:lpwstr>
  </property>
  <property fmtid="{D5CDD505-2E9C-101B-9397-08002B2CF9AE}" pid="9" name="MSIP_Label_112e00b9-34e2-4b26-a577-af1fd0f9f7ee_Application">
    <vt:lpwstr>Microsoft Azure Information Protection</vt:lpwstr>
  </property>
  <property fmtid="{D5CDD505-2E9C-101B-9397-08002B2CF9AE}" pid="10" name="MSIP_Label_112e00b9-34e2-4b26-a577-af1fd0f9f7ee_ActionId">
    <vt:lpwstr>0e2a76d4-565d-4625-9080-7cda790a8ced</vt:lpwstr>
  </property>
  <property fmtid="{D5CDD505-2E9C-101B-9397-08002B2CF9AE}" pid="11" name="MSIP_Label_112e00b9-34e2-4b26-a577-af1fd0f9f7ee_Extended_MSFT_Method">
    <vt:lpwstr>Automatic</vt:lpwstr>
  </property>
  <property fmtid="{D5CDD505-2E9C-101B-9397-08002B2CF9AE}" pid="12" name="MSIP_Label_e463cba9-5f6c-478d-9329-7b2295e4e8ed_Enabled">
    <vt:lpwstr>True</vt:lpwstr>
  </property>
  <property fmtid="{D5CDD505-2E9C-101B-9397-08002B2CF9AE}" pid="13" name="MSIP_Label_e463cba9-5f6c-478d-9329-7b2295e4e8ed_SiteId">
    <vt:lpwstr>33440fc6-b7c7-412c-bb73-0e70b0198d5a</vt:lpwstr>
  </property>
  <property fmtid="{D5CDD505-2E9C-101B-9397-08002B2CF9AE}" pid="14" name="MSIP_Label_e463cba9-5f6c-478d-9329-7b2295e4e8ed_Owner">
    <vt:lpwstr>nuria.sacristan@atos.net</vt:lpwstr>
  </property>
  <property fmtid="{D5CDD505-2E9C-101B-9397-08002B2CF9AE}" pid="15" name="MSIP_Label_e463cba9-5f6c-478d-9329-7b2295e4e8ed_SetDate">
    <vt:lpwstr>2020-04-03T11:17:35.2419547Z</vt:lpwstr>
  </property>
  <property fmtid="{D5CDD505-2E9C-101B-9397-08002B2CF9AE}" pid="16" name="MSIP_Label_e463cba9-5f6c-478d-9329-7b2295e4e8ed_Name">
    <vt:lpwstr>Atos For Internal Use - All Employees</vt:lpwstr>
  </property>
  <property fmtid="{D5CDD505-2E9C-101B-9397-08002B2CF9AE}" pid="17" name="MSIP_Label_e463cba9-5f6c-478d-9329-7b2295e4e8ed_Application">
    <vt:lpwstr>Microsoft Azure Information Protection</vt:lpwstr>
  </property>
  <property fmtid="{D5CDD505-2E9C-101B-9397-08002B2CF9AE}" pid="18" name="MSIP_Label_e463cba9-5f6c-478d-9329-7b2295e4e8ed_ActionId">
    <vt:lpwstr>0e2a76d4-565d-4625-9080-7cda790a8ced</vt:lpwstr>
  </property>
  <property fmtid="{D5CDD505-2E9C-101B-9397-08002B2CF9AE}" pid="19" name="MSIP_Label_e463cba9-5f6c-478d-9329-7b2295e4e8ed_Parent">
    <vt:lpwstr>112e00b9-34e2-4b26-a577-af1fd0f9f7ee</vt:lpwstr>
  </property>
  <property fmtid="{D5CDD505-2E9C-101B-9397-08002B2CF9AE}" pid="20" name="MSIP_Label_e463cba9-5f6c-478d-9329-7b2295e4e8ed_Extended_MSFT_Method">
    <vt:lpwstr>Automatic</vt:lpwstr>
  </property>
  <property fmtid="{D5CDD505-2E9C-101B-9397-08002B2CF9AE}" pid="21" name="Sensitivity">
    <vt:lpwstr>Atos For Internal Use Atos For Internal Use - All Employees</vt:lpwstr>
  </property>
</Properties>
</file>