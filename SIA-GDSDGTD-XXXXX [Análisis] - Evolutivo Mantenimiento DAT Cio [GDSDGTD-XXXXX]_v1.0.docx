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7"/>
      </w:tblGrid>
      <w:tr w:rsidR="003973D0" w14:paraId="091B108E" w14:textId="77777777">
        <w:trPr>
          <w:trHeight w:val="26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4CFFB6F7" w14:textId="77777777" w:rsidR="003973D0" w:rsidRDefault="003973D0" w:rsidP="00110580">
            <w:pPr>
              <w:ind w:left="708" w:hanging="708"/>
              <w:rPr>
                <w:sz w:val="32"/>
                <w:szCs w:val="32"/>
              </w:rPr>
              <w:pPrChange w:id="0" w:author="OLIVARES MARTINEZ FERNANDO JESUS" w:date="2026-09-01T12:41:00Z">
                <w:pPr/>
              </w:pPrChange>
            </w:pPr>
          </w:p>
        </w:tc>
      </w:tr>
      <w:tr w:rsidR="003973D0" w14:paraId="10B0ADE5" w14:textId="77777777">
        <w:trPr>
          <w:trHeight w:val="49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6E56BD7F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5BA605E6" w14:textId="77777777">
        <w:trPr>
          <w:trHeight w:val="1384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vAlign w:val="center"/>
          </w:tcPr>
          <w:p w14:paraId="650BEE4D" w14:textId="77777777" w:rsidR="003973D0" w:rsidRDefault="001B2B1F">
            <w:pPr>
              <w:pStyle w:val="TituloDocumento"/>
              <w:spacing w:before="100" w:beforeAutospacing="1" w:line="276" w:lineRule="auto"/>
              <w:ind w:left="238" w:right="246"/>
              <w:rPr>
                <w:rFonts w:ascii="Trebuchet MS" w:hAnsi="Trebuchet MS"/>
                <w:b w:val="0"/>
                <w:i w:val="0"/>
                <w:color w:val="auto"/>
                <w:sz w:val="32"/>
                <w:szCs w:val="32"/>
                <w:lang w:eastAsia="en-US"/>
              </w:rPr>
            </w:pPr>
            <w:r>
              <w:rPr>
                <w:rFonts w:ascii="Trebuchet MS" w:hAnsi="Trebuchet MS"/>
                <w:b w:val="0"/>
                <w:i w:val="0"/>
                <w:color w:val="auto"/>
                <w:sz w:val="32"/>
                <w:szCs w:val="32"/>
                <w:lang w:eastAsia="en-US"/>
              </w:rPr>
              <w:t>CENTRO DE SISTEMAS Y TECNOLOGÍAS DE LA INFORMACIÓN Y COMUNICACIONES</w:t>
            </w:r>
          </w:p>
          <w:p w14:paraId="15C1DE16" w14:textId="77777777" w:rsidR="003973D0" w:rsidRDefault="003973D0">
            <w:pPr>
              <w:pStyle w:val="Default"/>
              <w:jc w:val="center"/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</w:pPr>
          </w:p>
          <w:p w14:paraId="4971AADD" w14:textId="66965D59" w:rsidR="003973D0" w:rsidRDefault="00C27B90">
            <w:pPr>
              <w:pStyle w:val="Default"/>
              <w:jc w:val="center"/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b/>
                <w:i/>
                <w:color w:val="365F91"/>
                <w:sz w:val="28"/>
                <w:szCs w:val="28"/>
                <w:lang w:eastAsia="en-US"/>
              </w:rPr>
              <w:t>SIABOD</w:t>
            </w:r>
          </w:p>
          <w:p w14:paraId="28B4B4F5" w14:textId="77777777" w:rsidR="003973D0" w:rsidRDefault="001B2B1F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Solicitud de Análisis Petición/Entrega </w:t>
            </w:r>
          </w:p>
          <w:p w14:paraId="378ED839" w14:textId="77777777" w:rsidR="003973D0" w:rsidRDefault="001B2B1F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SCANS 999999</w:t>
            </w:r>
          </w:p>
          <w:p w14:paraId="7E09C58A" w14:textId="34DA9D05" w:rsidR="003973D0" w:rsidRDefault="00C27B90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JIRA XXX</w:t>
            </w:r>
            <w:r w:rsidR="001B2B1F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 [</w:t>
            </w: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XXX</w:t>
            </w:r>
            <w:r w:rsidR="001B2B1F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]</w:t>
            </w:r>
          </w:p>
          <w:p w14:paraId="57EC403C" w14:textId="77777777" w:rsidR="003973D0" w:rsidRPr="00391E5A" w:rsidRDefault="00391E5A">
            <w:pPr>
              <w:pStyle w:val="TituloDocumento"/>
              <w:spacing w:before="100" w:beforeAutospacing="1" w:after="60"/>
              <w:ind w:left="59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 w:rsidRPr="00391E5A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 xml:space="preserve">Mantenimiento </w:t>
            </w:r>
            <w:r w:rsidR="00BB36AC"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Evolutivo</w:t>
            </w:r>
          </w:p>
          <w:p w14:paraId="1D691671" w14:textId="77777777" w:rsidR="003973D0" w:rsidRDefault="00BB36AC">
            <w:pPr>
              <w:pStyle w:val="TituloDocumento"/>
              <w:spacing w:before="100" w:beforeAutospacing="1" w:after="60"/>
              <w:ind w:left="238" w:right="244"/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</w:pPr>
            <w:r>
              <w:rPr>
                <w:rFonts w:ascii="Trebuchet MS" w:hAnsi="Trebuchet MS"/>
                <w:color w:val="365F91"/>
                <w:sz w:val="28"/>
                <w:szCs w:val="28"/>
                <w:lang w:eastAsia="en-US"/>
              </w:rPr>
              <w:t>Desarrollo de nuevas funcionalidades</w:t>
            </w:r>
          </w:p>
          <w:p w14:paraId="638E9BF4" w14:textId="77777777" w:rsidR="003973D0" w:rsidRDefault="003973D0">
            <w:pPr>
              <w:pStyle w:val="TituloDocumento"/>
              <w:spacing w:after="60" w:line="276" w:lineRule="auto"/>
              <w:ind w:left="708" w:right="244"/>
              <w:jc w:val="left"/>
              <w:rPr>
                <w:rFonts w:ascii="Arial" w:hAnsi="Arial" w:cs="Arial"/>
                <w:color w:val="365F91"/>
                <w:sz w:val="14"/>
                <w:szCs w:val="14"/>
                <w:lang w:eastAsia="en-US"/>
              </w:rPr>
            </w:pPr>
          </w:p>
          <w:p w14:paraId="7101D49A" w14:textId="77777777" w:rsidR="003973D0" w:rsidRDefault="003973D0">
            <w:pPr>
              <w:pStyle w:val="TituloDocumento"/>
              <w:spacing w:after="60" w:line="276" w:lineRule="auto"/>
              <w:ind w:left="958" w:right="244"/>
              <w:jc w:val="left"/>
              <w:rPr>
                <w:rFonts w:ascii="Arial" w:hAnsi="Arial" w:cs="Arial"/>
                <w:color w:val="365F91"/>
                <w:sz w:val="14"/>
                <w:szCs w:val="14"/>
                <w:lang w:eastAsia="en-US"/>
              </w:rPr>
            </w:pPr>
          </w:p>
          <w:p w14:paraId="6E460689" w14:textId="77777777" w:rsidR="003973D0" w:rsidRDefault="003973D0">
            <w:pPr>
              <w:pStyle w:val="TituloDocumento"/>
              <w:spacing w:after="60" w:line="276" w:lineRule="auto"/>
              <w:ind w:left="250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0F75B9DF" w14:textId="77777777" w:rsidR="003973D0" w:rsidRDefault="003973D0">
            <w:pPr>
              <w:pStyle w:val="TituloDocumento"/>
              <w:spacing w:after="60" w:line="276" w:lineRule="auto"/>
              <w:ind w:left="167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32685C7B" w14:textId="77777777" w:rsidR="003973D0" w:rsidRDefault="003973D0">
            <w:pPr>
              <w:pStyle w:val="TituloDocumento"/>
              <w:spacing w:after="60" w:line="276" w:lineRule="auto"/>
              <w:ind w:left="239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  <w:p w14:paraId="68B0A490" w14:textId="77777777" w:rsidR="003973D0" w:rsidRDefault="003973D0">
            <w:pPr>
              <w:pStyle w:val="TituloDocumento"/>
              <w:spacing w:after="60" w:line="276" w:lineRule="auto"/>
              <w:ind w:left="2398" w:right="244"/>
              <w:jc w:val="left"/>
              <w:rPr>
                <w:rFonts w:ascii="Arial" w:hAnsi="Arial" w:cs="Arial"/>
                <w:color w:val="365F91"/>
                <w:sz w:val="16"/>
                <w:szCs w:val="16"/>
                <w:lang w:eastAsia="en-US"/>
              </w:rPr>
            </w:pPr>
          </w:p>
        </w:tc>
      </w:tr>
      <w:tr w:rsidR="003973D0" w14:paraId="429CB707" w14:textId="77777777">
        <w:trPr>
          <w:trHeight w:val="23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</w:tcPr>
          <w:p w14:paraId="0B3D1D61" w14:textId="77777777" w:rsidR="003973D0" w:rsidRDefault="003973D0">
            <w:pPr>
              <w:rPr>
                <w:sz w:val="32"/>
                <w:szCs w:val="32"/>
              </w:rPr>
            </w:pPr>
          </w:p>
        </w:tc>
      </w:tr>
      <w:tr w:rsidR="003973D0" w14:paraId="0983D1FE" w14:textId="77777777">
        <w:trPr>
          <w:trHeight w:val="9"/>
          <w:jc w:val="center"/>
        </w:trPr>
        <w:tc>
          <w:tcPr>
            <w:tcW w:w="5000" w:type="pc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6881" w14:textId="77777777" w:rsidR="003973D0" w:rsidRDefault="003973D0">
            <w:pPr>
              <w:rPr>
                <w:sz w:val="32"/>
                <w:szCs w:val="32"/>
              </w:rPr>
            </w:pPr>
          </w:p>
        </w:tc>
      </w:tr>
    </w:tbl>
    <w:p w14:paraId="211BA86F" w14:textId="77777777" w:rsidR="003973D0" w:rsidRDefault="003973D0"/>
    <w:p w14:paraId="3D1975C7" w14:textId="77777777" w:rsidR="003973D0" w:rsidRDefault="001B2B1F">
      <w:pPr>
        <w:spacing w:after="160" w:line="259" w:lineRule="auto"/>
        <w:rPr>
          <w:rFonts w:ascii="Arial" w:eastAsia="Times New Roman" w:hAnsi="Arial" w:cs="Arial"/>
          <w:i/>
        </w:rPr>
      </w:pPr>
      <w:r>
        <w:rPr>
          <w:rFonts w:ascii="Arial" w:hAnsi="Arial" w:cs="Arial"/>
          <w:i/>
        </w:rPr>
        <w:br w:type="page" w:clear="all"/>
      </w:r>
    </w:p>
    <w:p w14:paraId="14C829C3" w14:textId="77777777" w:rsidR="003973D0" w:rsidRDefault="003973D0">
      <w:pPr>
        <w:pStyle w:val="Body1"/>
        <w:jc w:val="both"/>
        <w:rPr>
          <w:rFonts w:ascii="Arial" w:hAnsi="Arial" w:cs="Arial"/>
          <w:i/>
          <w:szCs w:val="22"/>
          <w:lang w:val="es-ES"/>
        </w:rPr>
      </w:pPr>
    </w:p>
    <w:tbl>
      <w:tblPr>
        <w:tblpPr w:leftFromText="141" w:rightFromText="141" w:vertAnchor="text" w:horzAnchor="page" w:tblpX="1019" w:tblpY="17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"/>
        <w:gridCol w:w="865"/>
        <w:gridCol w:w="1452"/>
        <w:gridCol w:w="800"/>
        <w:gridCol w:w="1706"/>
        <w:gridCol w:w="868"/>
        <w:gridCol w:w="1843"/>
      </w:tblGrid>
      <w:tr w:rsidR="003973D0" w14:paraId="644F797D" w14:textId="77777777">
        <w:trPr>
          <w:trHeight w:val="269"/>
        </w:trPr>
        <w:tc>
          <w:tcPr>
            <w:tcW w:w="5000" w:type="pct"/>
            <w:gridSpan w:val="7"/>
            <w:shd w:val="clear" w:color="auto" w:fill="F3F3F3"/>
          </w:tcPr>
          <w:p w14:paraId="5DF6E8D7" w14:textId="77777777" w:rsidR="003973D0" w:rsidRDefault="001B2B1F">
            <w:r>
              <w:br w:type="page" w:clear="all"/>
              <w:t>Ciclo de Revisión del Documento</w:t>
            </w:r>
          </w:p>
        </w:tc>
      </w:tr>
      <w:tr w:rsidR="003973D0" w14:paraId="3CFB9CE2" w14:textId="77777777">
        <w:trPr>
          <w:cantSplit/>
          <w:trHeight w:val="123"/>
        </w:trPr>
        <w:tc>
          <w:tcPr>
            <w:tcW w:w="565" w:type="pct"/>
            <w:vMerge w:val="restart"/>
          </w:tcPr>
          <w:p w14:paraId="57F49423" w14:textId="77777777" w:rsidR="003973D0" w:rsidRDefault="003973D0"/>
        </w:tc>
        <w:tc>
          <w:tcPr>
            <w:tcW w:w="1364" w:type="pct"/>
            <w:gridSpan w:val="2"/>
          </w:tcPr>
          <w:p w14:paraId="5CE3F9D9" w14:textId="77777777" w:rsidR="003973D0" w:rsidRDefault="001B2B1F">
            <w:r>
              <w:t>Elaborado por:</w:t>
            </w:r>
          </w:p>
          <w:p w14:paraId="30F4F2B1" w14:textId="77777777" w:rsidR="003973D0" w:rsidRDefault="001B2B1F">
            <w:r>
              <w:t>Gema Bernardo</w:t>
            </w:r>
          </w:p>
          <w:p w14:paraId="400F499E" w14:textId="77777777" w:rsidR="003973D0" w:rsidRDefault="003973D0"/>
        </w:tc>
        <w:tc>
          <w:tcPr>
            <w:tcW w:w="1475" w:type="pct"/>
            <w:gridSpan w:val="2"/>
          </w:tcPr>
          <w:p w14:paraId="2587F9A8" w14:textId="77777777" w:rsidR="003973D0" w:rsidRDefault="001B2B1F">
            <w:r>
              <w:t>Validado por:</w:t>
            </w:r>
          </w:p>
        </w:tc>
        <w:tc>
          <w:tcPr>
            <w:tcW w:w="1596" w:type="pct"/>
            <w:gridSpan w:val="2"/>
          </w:tcPr>
          <w:p w14:paraId="6C8171E7" w14:textId="77777777" w:rsidR="003973D0" w:rsidRDefault="001B2B1F">
            <w:r>
              <w:t>Aprobado por:</w:t>
            </w:r>
          </w:p>
        </w:tc>
      </w:tr>
      <w:tr w:rsidR="003973D0" w14:paraId="1E3B177B" w14:textId="77777777">
        <w:trPr>
          <w:cantSplit/>
          <w:trHeight w:val="809"/>
        </w:trPr>
        <w:tc>
          <w:tcPr>
            <w:tcW w:w="565" w:type="pct"/>
            <w:vMerge/>
          </w:tcPr>
          <w:p w14:paraId="1BBE6E95" w14:textId="77777777" w:rsidR="003973D0" w:rsidRDefault="003973D0"/>
        </w:tc>
        <w:tc>
          <w:tcPr>
            <w:tcW w:w="1364" w:type="pct"/>
            <w:gridSpan w:val="2"/>
          </w:tcPr>
          <w:p w14:paraId="73A513DB" w14:textId="77777777" w:rsidR="003973D0" w:rsidRDefault="001B2B1F">
            <w:r>
              <w:t>Firma:</w:t>
            </w:r>
          </w:p>
          <w:p w14:paraId="1EF7AE93" w14:textId="77777777" w:rsidR="003973D0" w:rsidRDefault="003973D0"/>
          <w:p w14:paraId="1EF0F42D" w14:textId="77777777" w:rsidR="003973D0" w:rsidRDefault="003973D0"/>
          <w:p w14:paraId="1CD433B9" w14:textId="77777777" w:rsidR="003973D0" w:rsidRDefault="003973D0"/>
        </w:tc>
        <w:tc>
          <w:tcPr>
            <w:tcW w:w="1475" w:type="pct"/>
            <w:gridSpan w:val="2"/>
          </w:tcPr>
          <w:p w14:paraId="13D0FDBA" w14:textId="77777777" w:rsidR="003973D0" w:rsidRDefault="001B2B1F">
            <w:r>
              <w:t>Firma:</w:t>
            </w:r>
          </w:p>
          <w:p w14:paraId="53A280EA" w14:textId="77777777" w:rsidR="003973D0" w:rsidRDefault="003973D0"/>
          <w:p w14:paraId="1C3881A1" w14:textId="77777777" w:rsidR="003973D0" w:rsidRDefault="003973D0"/>
        </w:tc>
        <w:tc>
          <w:tcPr>
            <w:tcW w:w="1596" w:type="pct"/>
            <w:gridSpan w:val="2"/>
          </w:tcPr>
          <w:p w14:paraId="3ED1B130" w14:textId="77777777" w:rsidR="003973D0" w:rsidRDefault="001B2B1F">
            <w:r>
              <w:t>Firma:</w:t>
            </w:r>
          </w:p>
          <w:p w14:paraId="0D876505" w14:textId="77777777" w:rsidR="003973D0" w:rsidRDefault="003973D0"/>
        </w:tc>
      </w:tr>
      <w:tr w:rsidR="003973D0" w14:paraId="15330001" w14:textId="77777777">
        <w:trPr>
          <w:cantSplit/>
          <w:trHeight w:val="573"/>
        </w:trPr>
        <w:tc>
          <w:tcPr>
            <w:tcW w:w="565" w:type="pct"/>
            <w:vMerge/>
          </w:tcPr>
          <w:p w14:paraId="5C009908" w14:textId="77777777" w:rsidR="003973D0" w:rsidRDefault="003973D0"/>
        </w:tc>
        <w:tc>
          <w:tcPr>
            <w:tcW w:w="509" w:type="pct"/>
          </w:tcPr>
          <w:p w14:paraId="1DFBAF76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855" w:type="pct"/>
          </w:tcPr>
          <w:p w14:paraId="5B86F664" w14:textId="61821310" w:rsidR="003973D0" w:rsidRDefault="00C27B90">
            <w:r>
              <w:t>10</w:t>
            </w:r>
            <w:r w:rsidR="001B2B1F">
              <w:t>/</w:t>
            </w:r>
            <w:r>
              <w:t>03</w:t>
            </w:r>
            <w:r w:rsidR="001B2B1F">
              <w:t>/202</w:t>
            </w:r>
            <w:r>
              <w:t>6</w:t>
            </w:r>
          </w:p>
          <w:p w14:paraId="63A740D4" w14:textId="77777777" w:rsidR="003973D0" w:rsidRDefault="003973D0"/>
        </w:tc>
        <w:tc>
          <w:tcPr>
            <w:tcW w:w="471" w:type="pct"/>
          </w:tcPr>
          <w:p w14:paraId="226EF170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1004" w:type="pct"/>
          </w:tcPr>
          <w:p w14:paraId="15312929" w14:textId="77777777" w:rsidR="003973D0" w:rsidRDefault="003973D0"/>
        </w:tc>
        <w:tc>
          <w:tcPr>
            <w:tcW w:w="511" w:type="pct"/>
          </w:tcPr>
          <w:p w14:paraId="1A04CAB6" w14:textId="77777777" w:rsidR="003973D0" w:rsidRDefault="001B2B1F">
            <w:pPr>
              <w:rPr>
                <w:i/>
              </w:rPr>
            </w:pPr>
            <w:r>
              <w:t>Fecha:</w:t>
            </w:r>
          </w:p>
        </w:tc>
        <w:tc>
          <w:tcPr>
            <w:tcW w:w="1085" w:type="pct"/>
          </w:tcPr>
          <w:p w14:paraId="44E1602A" w14:textId="77777777" w:rsidR="003973D0" w:rsidRDefault="003973D0"/>
        </w:tc>
      </w:tr>
    </w:tbl>
    <w:tbl>
      <w:tblPr>
        <w:tblpPr w:leftFromText="141" w:rightFromText="141" w:vertAnchor="text" w:horzAnchor="page" w:tblpX="978" w:tblpY="60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1"/>
        <w:gridCol w:w="1318"/>
        <w:gridCol w:w="1169"/>
        <w:gridCol w:w="5146"/>
      </w:tblGrid>
      <w:tr w:rsidR="003973D0" w14:paraId="2599E1F1" w14:textId="77777777">
        <w:tc>
          <w:tcPr>
            <w:tcW w:w="5000" w:type="pct"/>
            <w:gridSpan w:val="4"/>
            <w:shd w:val="clear" w:color="auto" w:fill="F3F3F3"/>
          </w:tcPr>
          <w:p w14:paraId="6093EA8C" w14:textId="77777777" w:rsidR="003973D0" w:rsidRDefault="001B2B1F">
            <w:r>
              <w:t>Control de Versiones</w:t>
            </w:r>
          </w:p>
        </w:tc>
      </w:tr>
      <w:tr w:rsidR="003973D0" w14:paraId="730860AF" w14:textId="77777777">
        <w:trPr>
          <w:cantSplit/>
        </w:trPr>
        <w:tc>
          <w:tcPr>
            <w:tcW w:w="507" w:type="pct"/>
            <w:vMerge w:val="restart"/>
          </w:tcPr>
          <w:p w14:paraId="1B7D8F4E" w14:textId="77777777" w:rsidR="003973D0" w:rsidRDefault="003973D0"/>
        </w:tc>
        <w:tc>
          <w:tcPr>
            <w:tcW w:w="776" w:type="pct"/>
          </w:tcPr>
          <w:p w14:paraId="3AEF5204" w14:textId="77777777" w:rsidR="003973D0" w:rsidRDefault="001B2B1F">
            <w:r>
              <w:t>Fecha:</w:t>
            </w:r>
          </w:p>
        </w:tc>
        <w:tc>
          <w:tcPr>
            <w:tcW w:w="688" w:type="pct"/>
          </w:tcPr>
          <w:p w14:paraId="0A2A4384" w14:textId="77777777" w:rsidR="003973D0" w:rsidRDefault="001B2B1F">
            <w:r>
              <w:t>Versión:</w:t>
            </w:r>
          </w:p>
        </w:tc>
        <w:tc>
          <w:tcPr>
            <w:tcW w:w="3029" w:type="pct"/>
          </w:tcPr>
          <w:p w14:paraId="126CCD30" w14:textId="77777777" w:rsidR="003973D0" w:rsidRDefault="001B2B1F">
            <w:r>
              <w:t>Descripción del cambio:</w:t>
            </w:r>
          </w:p>
        </w:tc>
      </w:tr>
      <w:tr w:rsidR="003973D0" w14:paraId="3A32BA74" w14:textId="77777777">
        <w:trPr>
          <w:cantSplit/>
        </w:trPr>
        <w:tc>
          <w:tcPr>
            <w:tcW w:w="507" w:type="pct"/>
            <w:vMerge/>
          </w:tcPr>
          <w:p w14:paraId="237206E6" w14:textId="77777777" w:rsidR="003973D0" w:rsidRDefault="003973D0"/>
        </w:tc>
        <w:tc>
          <w:tcPr>
            <w:tcW w:w="776" w:type="pct"/>
          </w:tcPr>
          <w:p w14:paraId="687F59A1" w14:textId="120CF89C" w:rsidR="003973D0" w:rsidRDefault="00925956" w:rsidP="001B5F92">
            <w:r>
              <w:t>08</w:t>
            </w:r>
            <w:r w:rsidR="001B2B1F">
              <w:t>/</w:t>
            </w:r>
            <w:r>
              <w:t>05</w:t>
            </w:r>
            <w:r w:rsidR="001B2B1F">
              <w:t>/202</w:t>
            </w:r>
            <w:r w:rsidR="00C27B90">
              <w:t>6</w:t>
            </w:r>
          </w:p>
        </w:tc>
        <w:tc>
          <w:tcPr>
            <w:tcW w:w="688" w:type="pct"/>
          </w:tcPr>
          <w:p w14:paraId="789E588A" w14:textId="77777777" w:rsidR="003973D0" w:rsidRDefault="001B2B1F" w:rsidP="00DE0B69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  <w:r>
              <w:rPr>
                <w:rFonts w:ascii="Arial" w:hAnsi="Arial" w:cs="Arial"/>
                <w:szCs w:val="22"/>
                <w:lang w:val="es-ES"/>
              </w:rPr>
              <w:t>1.0</w:t>
            </w:r>
          </w:p>
        </w:tc>
        <w:tc>
          <w:tcPr>
            <w:tcW w:w="3029" w:type="pct"/>
          </w:tcPr>
          <w:p w14:paraId="6DB7AB47" w14:textId="77777777" w:rsidR="003973D0" w:rsidRDefault="001B2B1F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  <w:r>
              <w:rPr>
                <w:rFonts w:ascii="Arial" w:hAnsi="Arial" w:cs="Arial"/>
                <w:szCs w:val="22"/>
                <w:lang w:val="es-ES"/>
              </w:rPr>
              <w:t>Documento inicial</w:t>
            </w:r>
          </w:p>
        </w:tc>
      </w:tr>
      <w:tr w:rsidR="003973D0" w14:paraId="24CBCAD9" w14:textId="77777777">
        <w:trPr>
          <w:cantSplit/>
        </w:trPr>
        <w:tc>
          <w:tcPr>
            <w:tcW w:w="507" w:type="pct"/>
            <w:vMerge/>
          </w:tcPr>
          <w:p w14:paraId="4727D120" w14:textId="77777777" w:rsidR="003973D0" w:rsidRDefault="003973D0"/>
        </w:tc>
        <w:tc>
          <w:tcPr>
            <w:tcW w:w="776" w:type="pct"/>
          </w:tcPr>
          <w:p w14:paraId="5D8EA26C" w14:textId="1F28E555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43F9F55B" w14:textId="7898F62C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7CF381E9" w14:textId="56223004" w:rsidR="0089418B" w:rsidRDefault="0089418B" w:rsidP="0089418B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  <w:tr w:rsidR="003973D0" w14:paraId="59E0A086" w14:textId="77777777">
        <w:trPr>
          <w:cantSplit/>
        </w:trPr>
        <w:tc>
          <w:tcPr>
            <w:tcW w:w="507" w:type="pct"/>
            <w:vMerge/>
          </w:tcPr>
          <w:p w14:paraId="39319C68" w14:textId="77777777" w:rsidR="003973D0" w:rsidRDefault="003973D0"/>
        </w:tc>
        <w:tc>
          <w:tcPr>
            <w:tcW w:w="776" w:type="pct"/>
          </w:tcPr>
          <w:p w14:paraId="3F4A16C0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18579CD8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7428BCD1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  <w:tr w:rsidR="003973D0" w14:paraId="7545C9ED" w14:textId="77777777">
        <w:trPr>
          <w:cantSplit/>
        </w:trPr>
        <w:tc>
          <w:tcPr>
            <w:tcW w:w="507" w:type="pct"/>
            <w:vMerge/>
          </w:tcPr>
          <w:p w14:paraId="197B2599" w14:textId="77777777" w:rsidR="003973D0" w:rsidRDefault="003973D0"/>
        </w:tc>
        <w:tc>
          <w:tcPr>
            <w:tcW w:w="776" w:type="pct"/>
          </w:tcPr>
          <w:p w14:paraId="245E2E28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688" w:type="pct"/>
          </w:tcPr>
          <w:p w14:paraId="4C1D8AA0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  <w:tc>
          <w:tcPr>
            <w:tcW w:w="3029" w:type="pct"/>
          </w:tcPr>
          <w:p w14:paraId="245BEAA7" w14:textId="77777777" w:rsidR="003973D0" w:rsidRDefault="003973D0">
            <w:pPr>
              <w:pStyle w:val="Body1"/>
              <w:jc w:val="both"/>
              <w:rPr>
                <w:rFonts w:ascii="Arial" w:hAnsi="Arial" w:cs="Arial"/>
                <w:szCs w:val="22"/>
                <w:lang w:val="es-ES"/>
              </w:rPr>
            </w:pPr>
          </w:p>
        </w:tc>
      </w:tr>
    </w:tbl>
    <w:p w14:paraId="11609152" w14:textId="77777777" w:rsidR="003973D0" w:rsidRDefault="003973D0">
      <w:pPr>
        <w:spacing w:after="160" w:line="259" w:lineRule="auto"/>
      </w:pPr>
    </w:p>
    <w:p w14:paraId="40B3B2F5" w14:textId="77777777" w:rsidR="003973D0" w:rsidRDefault="003973D0">
      <w:pPr>
        <w:spacing w:after="160" w:line="259" w:lineRule="auto"/>
      </w:pPr>
    </w:p>
    <w:p w14:paraId="48E5355F" w14:textId="77777777" w:rsidR="003973D0" w:rsidRDefault="003973D0">
      <w:pPr>
        <w:spacing w:after="160" w:line="259" w:lineRule="auto"/>
      </w:pPr>
    </w:p>
    <w:p w14:paraId="1C3D6B95" w14:textId="77777777" w:rsidR="003973D0" w:rsidRDefault="003973D0">
      <w:pPr>
        <w:spacing w:after="160" w:line="259" w:lineRule="auto"/>
      </w:pPr>
    </w:p>
    <w:p w14:paraId="7B550672" w14:textId="77777777" w:rsidR="003973D0" w:rsidRDefault="003973D0">
      <w:pPr>
        <w:spacing w:after="160" w:line="259" w:lineRule="auto"/>
      </w:pPr>
    </w:p>
    <w:p w14:paraId="07E54305" w14:textId="77777777" w:rsidR="003973D0" w:rsidRDefault="003973D0">
      <w:pPr>
        <w:spacing w:after="160" w:line="259" w:lineRule="auto"/>
      </w:pPr>
    </w:p>
    <w:p w14:paraId="0148D72F" w14:textId="77777777" w:rsidR="003973D0" w:rsidRDefault="003973D0">
      <w:pPr>
        <w:spacing w:after="160" w:line="259" w:lineRule="auto"/>
      </w:pPr>
    </w:p>
    <w:p w14:paraId="6273DAAC" w14:textId="77777777" w:rsidR="003973D0" w:rsidRDefault="003973D0">
      <w:pPr>
        <w:spacing w:after="160" w:line="259" w:lineRule="auto"/>
      </w:pPr>
    </w:p>
    <w:p w14:paraId="1198E5F5" w14:textId="77777777" w:rsidR="003973D0" w:rsidRDefault="003973D0">
      <w:pPr>
        <w:spacing w:after="160" w:line="259" w:lineRule="auto"/>
      </w:pPr>
    </w:p>
    <w:p w14:paraId="31BAB568" w14:textId="77777777" w:rsidR="003973D0" w:rsidRDefault="003973D0">
      <w:pPr>
        <w:spacing w:after="160" w:line="259" w:lineRule="auto"/>
      </w:pPr>
    </w:p>
    <w:p w14:paraId="62CE229B" w14:textId="77777777" w:rsidR="003973D0" w:rsidRDefault="003973D0">
      <w:pPr>
        <w:spacing w:after="160" w:line="259" w:lineRule="auto"/>
      </w:pPr>
    </w:p>
    <w:p w14:paraId="19128D9F" w14:textId="77777777" w:rsidR="003973D0" w:rsidRDefault="003973D0">
      <w:pPr>
        <w:spacing w:after="160" w:line="259" w:lineRule="auto"/>
      </w:pPr>
    </w:p>
    <w:p w14:paraId="77CFC328" w14:textId="77777777" w:rsidR="003973D0" w:rsidRDefault="003973D0">
      <w:pPr>
        <w:spacing w:after="160" w:line="259" w:lineRule="auto"/>
      </w:pPr>
    </w:p>
    <w:p w14:paraId="787ED0C9" w14:textId="77777777" w:rsidR="003973D0" w:rsidRDefault="003973D0">
      <w:pPr>
        <w:spacing w:after="160" w:line="259" w:lineRule="auto"/>
      </w:pPr>
    </w:p>
    <w:p w14:paraId="341CA795" w14:textId="77777777" w:rsidR="003973D0" w:rsidRDefault="003973D0">
      <w:pPr>
        <w:spacing w:after="160" w:line="259" w:lineRule="auto"/>
      </w:pPr>
    </w:p>
    <w:p w14:paraId="4A55BCA5" w14:textId="77777777" w:rsidR="003973D0" w:rsidRDefault="003973D0">
      <w:pPr>
        <w:spacing w:after="160" w:line="259" w:lineRule="auto"/>
      </w:pPr>
    </w:p>
    <w:p w14:paraId="5632E4A6" w14:textId="77777777" w:rsidR="003973D0" w:rsidRDefault="003973D0">
      <w:pPr>
        <w:spacing w:after="160" w:line="259" w:lineRule="auto"/>
      </w:pPr>
    </w:p>
    <w:p w14:paraId="797AA4EB" w14:textId="77777777" w:rsidR="003973D0" w:rsidRDefault="003973D0">
      <w:pPr>
        <w:spacing w:after="160" w:line="259" w:lineRule="auto"/>
      </w:pPr>
    </w:p>
    <w:p w14:paraId="7115CBCC" w14:textId="77777777" w:rsidR="003973D0" w:rsidRDefault="003973D0">
      <w:pPr>
        <w:spacing w:after="160" w:line="259" w:lineRule="auto"/>
      </w:pPr>
    </w:p>
    <w:p w14:paraId="6C3837D5" w14:textId="77777777" w:rsidR="003973D0" w:rsidRDefault="003973D0">
      <w:pPr>
        <w:spacing w:after="160" w:line="259" w:lineRule="auto"/>
      </w:pPr>
    </w:p>
    <w:p w14:paraId="43C2E7C8" w14:textId="77777777" w:rsidR="003973D0" w:rsidRDefault="003973D0">
      <w:pPr>
        <w:spacing w:after="160" w:line="259" w:lineRule="auto"/>
      </w:pPr>
    </w:p>
    <w:p w14:paraId="2742B1CF" w14:textId="77777777" w:rsidR="003973D0" w:rsidRDefault="003973D0">
      <w:pPr>
        <w:spacing w:after="160" w:line="259" w:lineRule="auto"/>
      </w:pPr>
    </w:p>
    <w:p w14:paraId="44AC16FC" w14:textId="77777777" w:rsidR="003973D0" w:rsidRDefault="003973D0">
      <w:pPr>
        <w:spacing w:after="160" w:line="259" w:lineRule="auto"/>
      </w:pPr>
    </w:p>
    <w:p w14:paraId="18FA91A6" w14:textId="77777777" w:rsidR="003973D0" w:rsidRDefault="001B2B1F">
      <w:pPr>
        <w:spacing w:after="160" w:line="259" w:lineRule="auto"/>
      </w:pPr>
      <w:r>
        <w:br w:type="page" w:clear="all"/>
      </w:r>
    </w:p>
    <w:p w14:paraId="5FB24773" w14:textId="77777777" w:rsidR="003973D0" w:rsidRDefault="003973D0">
      <w:pPr>
        <w:spacing w:after="160" w:line="259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15307938"/>
        <w:docPartObj>
          <w:docPartGallery w:val="Table of Contents"/>
          <w:docPartUnique/>
        </w:docPartObj>
      </w:sdtPr>
      <w:sdtEndPr/>
      <w:sdtContent>
        <w:p w14:paraId="556BDED1" w14:textId="77777777" w:rsidR="003973D0" w:rsidRDefault="001B2B1F">
          <w:pPr>
            <w:pStyle w:val="TtuloTDC"/>
          </w:pPr>
          <w:r>
            <w:t>ÍNDICE</w:t>
          </w:r>
        </w:p>
        <w:p w14:paraId="4CB2FEB0" w14:textId="3697EAAC" w:rsidR="004A3DA3" w:rsidRDefault="001B2B1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28592" w:history="1">
            <w:r w:rsidR="004A3DA3" w:rsidRPr="00863016">
              <w:rPr>
                <w:rStyle w:val="Hipervnculo"/>
                <w:noProof/>
              </w:rPr>
              <w:t>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REGISTRO DE LA PETICI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N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_Toc229128592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4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09E18F4A" w14:textId="613D8E27" w:rsidR="004A3DA3" w:rsidRDefault="0036239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593" w:history="1">
            <w:r w:rsidR="004A3DA3" w:rsidRPr="00863016">
              <w:rPr>
                <w:rStyle w:val="Hipervnculo"/>
                <w:noProof/>
              </w:rPr>
              <w:t>2.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DESCRIPCI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N DE LA PETICI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N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_Toc229128593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4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2D42CC32" w14:textId="7E0DA678" w:rsidR="004A3DA3" w:rsidRDefault="0036239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594" w:history="1">
            <w:r w:rsidR="004A3DA3" w:rsidRPr="00863016">
              <w:rPr>
                <w:rStyle w:val="Hipervnculo"/>
                <w:noProof/>
              </w:rPr>
              <w:t>2.1.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SISTEMAS Y M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DULOS AFECTADOS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_Toc229128594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4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76A06A7C" w14:textId="581EC6CD" w:rsidR="004A3DA3" w:rsidRDefault="0036239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595" w:history="1">
            <w:r w:rsidR="004A3DA3" w:rsidRPr="00863016">
              <w:rPr>
                <w:rStyle w:val="Hipervnculo"/>
                <w:noProof/>
              </w:rPr>
              <w:t>3.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AN</w:t>
            </w:r>
            <w:r w:rsidR="004A3DA3" w:rsidRPr="00863016">
              <w:rPr>
                <w:rStyle w:val="Hipervnculo"/>
                <w:rFonts w:hint="eastAsia"/>
                <w:noProof/>
              </w:rPr>
              <w:t>Á</w:t>
            </w:r>
            <w:r w:rsidR="004A3DA3" w:rsidRPr="00863016">
              <w:rPr>
                <w:rStyle w:val="Hipervnculo"/>
                <w:noProof/>
              </w:rPr>
              <w:t>LISIS DE LA PETICI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N SOLICITADA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_Toc229128595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4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03220C77" w14:textId="55722871" w:rsidR="004A3DA3" w:rsidRDefault="0036239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596" w:history="1">
            <w:r w:rsidR="004A3DA3" w:rsidRPr="00863016">
              <w:rPr>
                <w:rStyle w:val="Hipervnculo"/>
                <w:noProof/>
              </w:rPr>
              <w:t>3.1.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BASE DE DATOS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_Toc229128596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4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4C44D69F" w14:textId="06B47E9B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597" w:history="1">
            <w:r w:rsidR="004A3DA3" w:rsidRPr="00863016">
              <w:rPr>
                <w:rStyle w:val="Hipervnculo"/>
                <w:noProof/>
              </w:rPr>
              <w:t>3.1.1.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TABLAS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_Toc229128597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4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07EA5DBF" w14:textId="07B27F77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"_Toc229128598"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3.1.2.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TABLA SIA_DAT_</w:t>
          </w:r>
          <w:del w:id="1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2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_Toc229128598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5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51B138C" w14:textId="65D09A65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"_Toc229128599"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3.1.3.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TABLA SIA_DAT_TIPO_</w:t>
          </w:r>
          <w:del w:id="3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4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_Toc229128599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5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AC9AD50" w14:textId="0EC00E4E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"_Toc229128600"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3.1.4.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TABLA SIA_DAT_</w:t>
          </w:r>
          <w:del w:id="5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6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_SECCION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_Toc229128600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6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60AAC87" w14:textId="51F4744F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01" w:history="1">
            <w:r w:rsidR="004A3DA3" w:rsidRPr="00863016">
              <w:rPr>
                <w:rStyle w:val="Hipervnculo"/>
                <w:noProof/>
              </w:rPr>
              <w:t>3.1.5.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Conexiones a BBDD servidor local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_Toc229128601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6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4289A869" w14:textId="3507E0B5" w:rsidR="004A3DA3" w:rsidRDefault="0036239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02" w:history="1">
            <w:r w:rsidR="004A3DA3" w:rsidRPr="00863016">
              <w:rPr>
                <w:rStyle w:val="Hipervnculo"/>
                <w:noProof/>
              </w:rPr>
              <w:t>3.2.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SERVICIOS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_Toc229128602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6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360E972A" w14:textId="4DD69F96" w:rsidR="004A3DA3" w:rsidRDefault="0036239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03" w:history="1">
            <w:r w:rsidR="004A3DA3" w:rsidRPr="00863016">
              <w:rPr>
                <w:rStyle w:val="Hipervnculo"/>
                <w:noProof/>
              </w:rPr>
              <w:t>3.3.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Casos de uso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_Toc229128603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7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68CA09FC" w14:textId="78E90854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04" w:history="1">
            <w:r w:rsidR="004A3DA3" w:rsidRPr="00863016">
              <w:rPr>
                <w:rStyle w:val="Hipervnculo"/>
                <w:noProof/>
              </w:rPr>
              <w:t>3.3.1.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Diagrama de Casos de uso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_Toc229128604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7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29EDFFAF" w14:textId="78F1723E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"_Toc229128605"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3.3.2.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SIA_CUGESDAT01: ConsultarRegistros &lt;&lt;</w:t>
          </w:r>
          <w:del w:id="7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8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&gt;&gt;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_Toc229128605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7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A76AF12" w14:textId="61B89F4B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"_Toc229128606"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3.3.3.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SIA_CUGESDAT02: Crear &lt;&lt;</w:t>
          </w:r>
          <w:del w:id="9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10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&gt;&gt;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_Toc229128606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8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6271EDB" w14:textId="02C3FA4F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"_Toc229128607"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3.3.4.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SIA_CUGESDAT03: Consultar &lt;&lt;</w:t>
          </w:r>
          <w:del w:id="11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12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&gt;&gt;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_Toc229128607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8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5D77ED1" w14:textId="3366580E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"_Toc229128608"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3.3.5.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SIA_CUGESDAT04: Actualizar &lt;&lt;</w:t>
          </w:r>
          <w:del w:id="13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14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&gt;&gt;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_Toc229128608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9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728E7CC" w14:textId="784CE322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"_Toc229128609"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3.3.6.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SIA_CUGESDAT05: Eliminar &lt;&lt;</w:t>
          </w:r>
          <w:del w:id="15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16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&gt;&gt;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_Toc229128609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10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7516F12" w14:textId="190C096B" w:rsidR="004A3DA3" w:rsidRDefault="0036239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0" w:history="1">
            <w:r w:rsidR="004A3DA3" w:rsidRPr="00863016">
              <w:rPr>
                <w:rStyle w:val="Hipervnculo"/>
                <w:noProof/>
              </w:rPr>
              <w:t>3.4.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Procesos de negocio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_Toc229128610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10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0A1F1063" w14:textId="38B27C39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HYPERLINK \l "_Toc229128611"</w:instrText>
          </w:r>
          <w:r>
            <w:fldChar w:fldCharType="separate"/>
          </w:r>
          <w:r w:rsidR="004A3DA3" w:rsidRPr="00863016">
            <w:rPr>
              <w:rStyle w:val="Hipervnculo"/>
              <w:noProof/>
            </w:rPr>
            <w:t>3.4.1.</w:t>
          </w:r>
          <w:r w:rsidR="004A3DA3"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  <w:tab/>
          </w:r>
          <w:r w:rsidR="004A3DA3" w:rsidRPr="00863016">
            <w:rPr>
              <w:rStyle w:val="Hipervnculo"/>
              <w:noProof/>
            </w:rPr>
            <w:t>SIA_CUGESDAT01: ConsultarRegistros &lt;&lt;</w:t>
          </w:r>
          <w:del w:id="17" w:author="OLIVARES MARTINEZ FERNANDO JESUS" w:date="2026-09-01T10:02:00Z">
            <w:r w:rsidR="004A3DA3" w:rsidRPr="00863016" w:rsidDel="00EA4C3E">
              <w:rPr>
                <w:rStyle w:val="Hipervnculo"/>
                <w:noProof/>
              </w:rPr>
              <w:delText>Voz</w:delText>
            </w:r>
          </w:del>
          <w:ins w:id="18" w:author="OLIVARES MARTINEZ FERNANDO JESUS" w:date="2026-09-01T10:02:00Z">
            <w:r w:rsidR="00EA4C3E">
              <w:rPr>
                <w:rStyle w:val="Hipervnculo"/>
                <w:noProof/>
              </w:rPr>
              <w:t>CIO</w:t>
            </w:r>
          </w:ins>
          <w:r w:rsidR="004A3DA3" w:rsidRPr="00863016">
            <w:rPr>
              <w:rStyle w:val="Hipervnculo"/>
              <w:noProof/>
            </w:rPr>
            <w:t>&gt;&gt;</w:t>
          </w:r>
          <w:r w:rsidR="004A3DA3">
            <w:rPr>
              <w:noProof/>
              <w:webHidden/>
            </w:rPr>
            <w:tab/>
          </w:r>
          <w:r w:rsidR="004A3DA3">
            <w:rPr>
              <w:noProof/>
              <w:webHidden/>
            </w:rPr>
            <w:fldChar w:fldCharType="begin"/>
          </w:r>
          <w:r w:rsidR="004A3DA3">
            <w:rPr>
              <w:noProof/>
              <w:webHidden/>
            </w:rPr>
            <w:instrText xml:space="preserve"> PAGEREF _Toc229128611 \h </w:instrText>
          </w:r>
          <w:r w:rsidR="004A3DA3">
            <w:rPr>
              <w:noProof/>
              <w:webHidden/>
            </w:rPr>
          </w:r>
          <w:r w:rsidR="004A3DA3">
            <w:rPr>
              <w:noProof/>
              <w:webHidden/>
            </w:rPr>
            <w:fldChar w:fldCharType="separate"/>
          </w:r>
          <w:r w:rsidR="004A3DA3">
            <w:rPr>
              <w:noProof/>
              <w:webHidden/>
            </w:rPr>
            <w:t>10</w:t>
          </w:r>
          <w:r w:rsidR="004A3DA3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4C44967" w14:textId="26CE3CFE" w:rsidR="004A3DA3" w:rsidRDefault="00362395">
          <w:pPr>
            <w:pStyle w:val="TDC2"/>
            <w:tabs>
              <w:tab w:val="left" w:pos="1134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2" w:history="1">
            <w:r w:rsidR="004A3DA3" w:rsidRPr="00863016">
              <w:rPr>
                <w:rStyle w:val="Hipervnculo"/>
                <w:noProof/>
              </w:rPr>
              <w:t>3.4.1.1.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Formulario de b</w:t>
            </w:r>
            <w:r w:rsidR="004A3DA3" w:rsidRPr="00863016">
              <w:rPr>
                <w:rStyle w:val="Hipervnculo"/>
                <w:rFonts w:hint="eastAsia"/>
                <w:noProof/>
              </w:rPr>
              <w:t>ú</w:t>
            </w:r>
            <w:r w:rsidR="004A3DA3" w:rsidRPr="00863016">
              <w:rPr>
                <w:rStyle w:val="Hipervnculo"/>
                <w:noProof/>
              </w:rPr>
              <w:t>squeda de Voces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_Toc229128612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10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5940F166" w14:textId="51F1B9B5" w:rsidR="004A3DA3" w:rsidRDefault="00362395">
          <w:pPr>
            <w:pStyle w:val="TDC2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3" w:history="1">
            <w:r w:rsidR="004A3DA3" w:rsidRPr="00863016">
              <w:rPr>
                <w:rStyle w:val="Hipervnculo"/>
                <w:noProof/>
              </w:rPr>
              <w:t>3.5.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Interfaces. Navegaci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n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_Toc229128613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11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2B79AEFF" w14:textId="139B4092" w:rsidR="004A3DA3" w:rsidRDefault="0036239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4" w:history="1">
            <w:r w:rsidR="004A3DA3" w:rsidRPr="00863016">
              <w:rPr>
                <w:rStyle w:val="Hipervnculo"/>
                <w:noProof/>
              </w:rPr>
              <w:t>4.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CRITERIOS DE ACEPTACI</w:t>
            </w:r>
            <w:r w:rsidR="004A3DA3" w:rsidRPr="00863016">
              <w:rPr>
                <w:rStyle w:val="Hipervnculo"/>
                <w:rFonts w:hint="eastAsia"/>
                <w:noProof/>
              </w:rPr>
              <w:t>Ó</w:t>
            </w:r>
            <w:r w:rsidR="004A3DA3" w:rsidRPr="00863016">
              <w:rPr>
                <w:rStyle w:val="Hipervnculo"/>
                <w:noProof/>
              </w:rPr>
              <w:t>N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_Toc229128614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12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763B376A" w14:textId="1CFC7733" w:rsidR="004A3DA3" w:rsidRDefault="0036239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5" w:history="1">
            <w:r w:rsidR="004A3DA3" w:rsidRPr="00863016">
              <w:rPr>
                <w:rStyle w:val="Hipervnculo"/>
                <w:noProof/>
              </w:rPr>
              <w:t>5.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PLAN DE PRUEBAS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_Toc229128615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12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58C9C1FC" w14:textId="7E580DFC" w:rsidR="004A3DA3" w:rsidRDefault="00362395">
          <w:pPr>
            <w:pStyle w:val="TDC1"/>
            <w:tabs>
              <w:tab w:val="left" w:pos="85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6" w:history="1">
            <w:r w:rsidR="004A3DA3" w:rsidRPr="00863016">
              <w:rPr>
                <w:rStyle w:val="Hipervnculo"/>
                <w:noProof/>
              </w:rPr>
              <w:t>5.1.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Matriz de casos de prueba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_Toc229128616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12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4F23D0B7" w14:textId="0801BC24" w:rsidR="004A3DA3" w:rsidRDefault="0036239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128617" w:history="1">
            <w:r w:rsidR="004A3DA3" w:rsidRPr="00863016">
              <w:rPr>
                <w:rStyle w:val="Hipervnculo"/>
                <w:noProof/>
              </w:rPr>
              <w:t>6.</w:t>
            </w:r>
            <w:r w:rsidR="004A3DA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A3DA3" w:rsidRPr="00863016">
              <w:rPr>
                <w:rStyle w:val="Hipervnculo"/>
                <w:noProof/>
              </w:rPr>
              <w:t>GLOSARIO DE T</w:t>
            </w:r>
            <w:r w:rsidR="004A3DA3" w:rsidRPr="00863016">
              <w:rPr>
                <w:rStyle w:val="Hipervnculo"/>
                <w:rFonts w:hint="eastAsia"/>
                <w:noProof/>
              </w:rPr>
              <w:t>É</w:t>
            </w:r>
            <w:r w:rsidR="004A3DA3" w:rsidRPr="00863016">
              <w:rPr>
                <w:rStyle w:val="Hipervnculo"/>
                <w:noProof/>
              </w:rPr>
              <w:t>RMINOS</w:t>
            </w:r>
            <w:r w:rsidR="004A3DA3">
              <w:rPr>
                <w:noProof/>
                <w:webHidden/>
              </w:rPr>
              <w:tab/>
            </w:r>
            <w:r w:rsidR="004A3DA3">
              <w:rPr>
                <w:noProof/>
                <w:webHidden/>
              </w:rPr>
              <w:fldChar w:fldCharType="begin"/>
            </w:r>
            <w:r w:rsidR="004A3DA3">
              <w:rPr>
                <w:noProof/>
                <w:webHidden/>
              </w:rPr>
              <w:instrText xml:space="preserve"> PAGEREF _Toc229128617 \h </w:instrText>
            </w:r>
            <w:r w:rsidR="004A3DA3">
              <w:rPr>
                <w:noProof/>
                <w:webHidden/>
              </w:rPr>
            </w:r>
            <w:r w:rsidR="004A3DA3">
              <w:rPr>
                <w:noProof/>
                <w:webHidden/>
              </w:rPr>
              <w:fldChar w:fldCharType="separate"/>
            </w:r>
            <w:r w:rsidR="004A3DA3">
              <w:rPr>
                <w:noProof/>
                <w:webHidden/>
              </w:rPr>
              <w:t>13</w:t>
            </w:r>
            <w:r w:rsidR="004A3DA3">
              <w:rPr>
                <w:noProof/>
                <w:webHidden/>
              </w:rPr>
              <w:fldChar w:fldCharType="end"/>
            </w:r>
          </w:hyperlink>
        </w:p>
        <w:p w14:paraId="329B13CE" w14:textId="2C0AD319" w:rsidR="003973D0" w:rsidRDefault="001B2B1F">
          <w:r>
            <w:rPr>
              <w:b/>
              <w:bCs/>
            </w:rPr>
            <w:fldChar w:fldCharType="end"/>
          </w:r>
        </w:p>
      </w:sdtContent>
    </w:sdt>
    <w:p w14:paraId="02539411" w14:textId="77777777" w:rsidR="003973D0" w:rsidRDefault="001B2B1F">
      <w:pPr>
        <w:spacing w:after="160" w:line="259" w:lineRule="auto"/>
      </w:pPr>
      <w:r>
        <w:br w:type="page" w:clear="all"/>
      </w:r>
    </w:p>
    <w:p w14:paraId="5B63F590" w14:textId="77777777" w:rsidR="003973D0" w:rsidRDefault="003973D0">
      <w:pPr>
        <w:spacing w:after="160" w:line="259" w:lineRule="auto"/>
      </w:pPr>
    </w:p>
    <w:p w14:paraId="24D087A8" w14:textId="77777777" w:rsidR="003973D0" w:rsidRDefault="003973D0">
      <w:pPr>
        <w:spacing w:after="160" w:line="259" w:lineRule="auto"/>
      </w:pPr>
    </w:p>
    <w:p w14:paraId="6EF1098D" w14:textId="77777777" w:rsidR="003973D0" w:rsidRDefault="001B2B1F">
      <w:pPr>
        <w:pStyle w:val="Ttulo1"/>
        <w:numPr>
          <w:ilvl w:val="0"/>
          <w:numId w:val="1"/>
        </w:numPr>
        <w:spacing w:line="360" w:lineRule="auto"/>
      </w:pPr>
      <w:bookmarkStart w:id="19" w:name="_Ref140661542"/>
      <w:bookmarkStart w:id="20" w:name="_Ref140661549"/>
      <w:bookmarkStart w:id="21" w:name="_Toc229128592"/>
      <w:r>
        <w:t>REGISTRO DE LA PETICIÓN</w:t>
      </w:r>
      <w:bookmarkEnd w:id="19"/>
      <w:bookmarkEnd w:id="20"/>
      <w:bookmarkEnd w:id="21"/>
    </w:p>
    <w:p w14:paraId="3008580A" w14:textId="77777777" w:rsidR="003973D0" w:rsidRDefault="003973D0"/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1789"/>
        <w:gridCol w:w="6705"/>
      </w:tblGrid>
      <w:tr w:rsidR="003973D0" w14:paraId="533DA6B0" w14:textId="77777777">
        <w:trPr>
          <w:cantSplit/>
          <w:trHeight w:val="284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4B264E2D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IDENTIFICACIÓN</w:t>
            </w:r>
          </w:p>
        </w:tc>
        <w:tc>
          <w:tcPr>
            <w:tcW w:w="3947" w:type="pct"/>
            <w:vAlign w:val="center"/>
          </w:tcPr>
          <w:p w14:paraId="1791E652" w14:textId="32546DB3" w:rsidR="003973D0" w:rsidRDefault="00FA554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SIA-</w:t>
            </w:r>
            <w:r w:rsidR="00F908AD">
              <w:rPr>
                <w:sz w:val="22"/>
                <w:szCs w:val="22"/>
              </w:rPr>
              <w:t>GDSDGTD-XXXXX</w:t>
            </w:r>
            <w:r>
              <w:rPr>
                <w:sz w:val="22"/>
                <w:szCs w:val="22"/>
              </w:rPr>
              <w:t>-</w:t>
            </w:r>
            <w:r w:rsidR="00C27B90">
              <w:rPr>
                <w:sz w:val="22"/>
                <w:szCs w:val="22"/>
              </w:rPr>
              <w:t xml:space="preserve">Gestión Tabla Maestra </w:t>
            </w:r>
            <w:del w:id="22" w:author="OLIVARES MARTINEZ FERNANDO JESUS" w:date="2026-09-01T10:02:00Z">
              <w:r w:rsidR="00F908AD" w:rsidDel="00EA4C3E">
                <w:rPr>
                  <w:sz w:val="22"/>
                  <w:szCs w:val="22"/>
                </w:rPr>
                <w:delText>Voz</w:delText>
              </w:r>
            </w:del>
            <w:ins w:id="23" w:author="OLIVARES MARTINEZ FERNANDO JESUS" w:date="2026-09-01T10:02:00Z">
              <w:r w:rsidR="00EA4C3E">
                <w:rPr>
                  <w:sz w:val="22"/>
                  <w:szCs w:val="22"/>
                </w:rPr>
                <w:t>CIO</w:t>
              </w:r>
            </w:ins>
          </w:p>
        </w:tc>
      </w:tr>
      <w:tr w:rsidR="003973D0" w14:paraId="3B54BE37" w14:textId="77777777">
        <w:trPr>
          <w:cantSplit/>
          <w:trHeight w:val="284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7F30920A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SCANS ORIGEN</w:t>
            </w:r>
          </w:p>
        </w:tc>
        <w:tc>
          <w:tcPr>
            <w:tcW w:w="3947" w:type="pct"/>
            <w:vAlign w:val="center"/>
          </w:tcPr>
          <w:p w14:paraId="055F7D40" w14:textId="77777777" w:rsidR="003973D0" w:rsidRDefault="001B2B1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999999</w:t>
            </w:r>
          </w:p>
        </w:tc>
      </w:tr>
      <w:tr w:rsidR="003973D0" w14:paraId="5347EA9F" w14:textId="77777777">
        <w:trPr>
          <w:cantSplit/>
          <w:trHeight w:val="284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3D122623" w14:textId="72957590" w:rsidR="003973D0" w:rsidRDefault="00F908AD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JIRA</w:t>
            </w:r>
            <w:r w:rsidR="001B2B1F">
              <w:rPr>
                <w:rFonts w:cs="Arial"/>
                <w:b/>
                <w:sz w:val="18"/>
                <w:szCs w:val="18"/>
              </w:rPr>
              <w:t xml:space="preserve"> A SDG</w:t>
            </w:r>
            <w:r>
              <w:rPr>
                <w:rFonts w:cs="Arial"/>
                <w:b/>
                <w:sz w:val="18"/>
                <w:szCs w:val="18"/>
              </w:rPr>
              <w:t xml:space="preserve"> [JIRA]</w:t>
            </w:r>
          </w:p>
        </w:tc>
        <w:tc>
          <w:tcPr>
            <w:tcW w:w="3947" w:type="pct"/>
            <w:vAlign w:val="center"/>
          </w:tcPr>
          <w:p w14:paraId="7C4DE49A" w14:textId="150DDCB8" w:rsidR="003973D0" w:rsidRDefault="00F908AD" w:rsidP="001C4325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GDSDGTD-XXXXX</w:t>
            </w:r>
            <w:r w:rsidR="009B426E">
              <w:rPr>
                <w:sz w:val="22"/>
                <w:szCs w:val="22"/>
              </w:rPr>
              <w:t xml:space="preserve"> [</w:t>
            </w:r>
            <w:r>
              <w:rPr>
                <w:sz w:val="22"/>
                <w:szCs w:val="22"/>
              </w:rPr>
              <w:t>GDSDGTD-YYYYY</w:t>
            </w:r>
            <w:r w:rsidR="001B2B1F">
              <w:rPr>
                <w:sz w:val="22"/>
                <w:szCs w:val="22"/>
              </w:rPr>
              <w:t>]</w:t>
            </w:r>
          </w:p>
        </w:tc>
      </w:tr>
      <w:tr w:rsidR="003973D0" w14:paraId="301ACB09" w14:textId="77777777">
        <w:trPr>
          <w:cantSplit/>
          <w:trHeight w:val="284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0900A736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3947" w:type="pct"/>
            <w:vAlign w:val="center"/>
          </w:tcPr>
          <w:p w14:paraId="791B8719" w14:textId="094FFA1F" w:rsidR="003973D0" w:rsidRDefault="00F908AD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Gorka Cuenca Juan</w:t>
            </w:r>
          </w:p>
        </w:tc>
      </w:tr>
      <w:tr w:rsidR="003973D0" w14:paraId="6A28C2F1" w14:textId="77777777">
        <w:trPr>
          <w:cantSplit/>
          <w:trHeight w:val="284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0EEBE2FA" w14:textId="77777777" w:rsidR="003973D0" w:rsidRDefault="001B2B1F">
            <w:pPr>
              <w:pStyle w:val="TABLA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TIPO DE SERVICIO</w:t>
            </w:r>
          </w:p>
        </w:tc>
        <w:tc>
          <w:tcPr>
            <w:tcW w:w="3947" w:type="pct"/>
            <w:vAlign w:val="center"/>
          </w:tcPr>
          <w:p w14:paraId="0A6F47F9" w14:textId="77777777" w:rsidR="003973D0" w:rsidRDefault="00BB36AC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Mantenimiento Evolutivo</w:t>
            </w:r>
          </w:p>
        </w:tc>
      </w:tr>
      <w:tr w:rsidR="003973D0" w14:paraId="7DEEDDD2" w14:textId="77777777">
        <w:trPr>
          <w:cantSplit/>
          <w:trHeight w:val="293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38CB8D30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FECHA DE PETICIÓN</w:t>
            </w:r>
          </w:p>
        </w:tc>
        <w:tc>
          <w:tcPr>
            <w:tcW w:w="3947" w:type="pct"/>
            <w:vAlign w:val="center"/>
          </w:tcPr>
          <w:p w14:paraId="73F44B04" w14:textId="3DF3ADAB" w:rsidR="003973D0" w:rsidRDefault="00C27B90" w:rsidP="00BB36AC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DD/MM/YYYY</w:t>
            </w:r>
          </w:p>
        </w:tc>
      </w:tr>
      <w:tr w:rsidR="003973D0" w14:paraId="3B2734BE" w14:textId="77777777">
        <w:trPr>
          <w:cantSplit/>
          <w:trHeight w:val="293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4FC0CDC7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FECHA DE NECESIDAD</w:t>
            </w:r>
          </w:p>
        </w:tc>
        <w:tc>
          <w:tcPr>
            <w:tcW w:w="3947" w:type="pct"/>
            <w:vAlign w:val="center"/>
          </w:tcPr>
          <w:p w14:paraId="32A33B50" w14:textId="77777777" w:rsidR="003973D0" w:rsidRDefault="003973D0">
            <w:pPr>
              <w:pStyle w:val="TABLA"/>
              <w:rPr>
                <w:sz w:val="22"/>
                <w:szCs w:val="22"/>
              </w:rPr>
            </w:pPr>
          </w:p>
        </w:tc>
      </w:tr>
      <w:tr w:rsidR="003973D0" w14:paraId="2AAF52AE" w14:textId="77777777">
        <w:trPr>
          <w:cantSplit/>
          <w:trHeight w:val="293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6A1F3E34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PRIORIDAD</w:t>
            </w:r>
          </w:p>
        </w:tc>
        <w:tc>
          <w:tcPr>
            <w:tcW w:w="3947" w:type="pct"/>
            <w:vAlign w:val="center"/>
          </w:tcPr>
          <w:p w14:paraId="4BA24148" w14:textId="77777777" w:rsidR="003973D0" w:rsidRDefault="001B2B1F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</w:tr>
      <w:tr w:rsidR="003973D0" w14:paraId="26E7A86F" w14:textId="77777777">
        <w:trPr>
          <w:cantSplit/>
          <w:trHeight w:val="293"/>
        </w:trPr>
        <w:tc>
          <w:tcPr>
            <w:tcW w:w="1053" w:type="pct"/>
            <w:shd w:val="clear" w:color="auto" w:fill="B4C6E7" w:themeFill="accent5" w:themeFillTint="66"/>
            <w:vAlign w:val="center"/>
          </w:tcPr>
          <w:p w14:paraId="2303A9CA" w14:textId="77777777" w:rsidR="003973D0" w:rsidRDefault="001B2B1F">
            <w:pPr>
              <w:pStyle w:val="TABLA"/>
              <w:ind w:right="-151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TAMAÑO</w:t>
            </w:r>
          </w:p>
        </w:tc>
        <w:tc>
          <w:tcPr>
            <w:tcW w:w="3947" w:type="pct"/>
            <w:vAlign w:val="center"/>
          </w:tcPr>
          <w:p w14:paraId="5E957649" w14:textId="26CCCD50" w:rsidR="003973D0" w:rsidRDefault="00C27B90">
            <w:pPr>
              <w:pStyle w:val="TABL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Pequeño</w:t>
            </w:r>
          </w:p>
        </w:tc>
      </w:tr>
    </w:tbl>
    <w:p w14:paraId="203582F7" w14:textId="77777777" w:rsidR="003973D0" w:rsidRDefault="003973D0"/>
    <w:p w14:paraId="3FEE1300" w14:textId="77777777" w:rsidR="003973D0" w:rsidRDefault="001B2B1F">
      <w:pPr>
        <w:pStyle w:val="Ttulo1"/>
        <w:numPr>
          <w:ilvl w:val="0"/>
          <w:numId w:val="1"/>
        </w:numPr>
      </w:pPr>
      <w:bookmarkStart w:id="24" w:name="_Toc229128593"/>
      <w:r>
        <w:t>DESCRIPCIÓN DE LA PETICIÓN</w:t>
      </w:r>
      <w:bookmarkEnd w:id="24"/>
    </w:p>
    <w:p w14:paraId="340B9246" w14:textId="4790D833" w:rsidR="000941A2" w:rsidRDefault="000941A2" w:rsidP="000941A2">
      <w:pPr>
        <w:jc w:val="both"/>
        <w:rPr>
          <w:ins w:id="25" w:author="OLIVARES MARTINEZ FERNANDO JESUS" w:date="2026-08-07T11:05:00Z"/>
          <w:rFonts w:ascii="Arial" w:hAnsi="Arial" w:cs="Arial"/>
          <w:iCs/>
        </w:rPr>
      </w:pPr>
      <w:ins w:id="26" w:author="OLIVARES MARTINEZ FERNANDO JESUS" w:date="2026-08-07T11:05:00Z">
        <w:r>
          <w:rPr>
            <w:rFonts w:ascii="Arial" w:hAnsi="Arial" w:cs="Arial"/>
            <w:iCs/>
          </w:rPr>
          <w:t xml:space="preserve">Se solicita la realización y codificación del conjunto de pantallas y procesos que permitan consultar el listado </w:t>
        </w:r>
      </w:ins>
      <w:ins w:id="27" w:author="OLIVARES MARTINEZ FERNANDO JESUS" w:date="2026-08-07T11:06:00Z">
        <w:r>
          <w:rPr>
            <w:rFonts w:ascii="Arial" w:hAnsi="Arial" w:cs="Arial"/>
            <w:iCs/>
          </w:rPr>
          <w:t xml:space="preserve">Voces </w:t>
        </w:r>
      </w:ins>
      <w:ins w:id="28" w:author="OLIVARES MARTINEZ FERNANDO JESUS" w:date="2026-08-07T11:11:00Z">
        <w:r>
          <w:rPr>
            <w:rFonts w:ascii="Arial" w:hAnsi="Arial" w:cs="Arial"/>
            <w:iCs/>
          </w:rPr>
          <w:t xml:space="preserve">(con la posibilidad de </w:t>
        </w:r>
      </w:ins>
      <w:ins w:id="29" w:author="OLIVARES MARTINEZ FERNANDO JESUS" w:date="2026-08-07T11:06:00Z">
        <w:r>
          <w:rPr>
            <w:rFonts w:ascii="Arial" w:hAnsi="Arial" w:cs="Arial"/>
            <w:iCs/>
          </w:rPr>
          <w:t>filtra</w:t>
        </w:r>
      </w:ins>
      <w:ins w:id="30" w:author="OLIVARES MARTINEZ FERNANDO JESUS" w:date="2026-08-07T11:11:00Z">
        <w:r>
          <w:rPr>
            <w:rFonts w:ascii="Arial" w:hAnsi="Arial" w:cs="Arial"/>
            <w:iCs/>
          </w:rPr>
          <w:t>r</w:t>
        </w:r>
      </w:ins>
      <w:ins w:id="31" w:author="OLIVARES MARTINEZ FERNANDO JESUS" w:date="2026-08-07T11:06:00Z">
        <w:r>
          <w:rPr>
            <w:rFonts w:ascii="Arial" w:hAnsi="Arial" w:cs="Arial"/>
            <w:iCs/>
          </w:rPr>
          <w:t xml:space="preserve"> por tipo</w:t>
        </w:r>
      </w:ins>
      <w:ins w:id="32" w:author="OLIVARES MARTINEZ FERNANDO JESUS" w:date="2026-08-07T11:11:00Z">
        <w:r>
          <w:rPr>
            <w:rFonts w:ascii="Arial" w:hAnsi="Arial" w:cs="Arial"/>
            <w:iCs/>
          </w:rPr>
          <w:t>)</w:t>
        </w:r>
      </w:ins>
      <w:ins w:id="33" w:author="OLIVARES MARTINEZ FERNANDO JESUS" w:date="2026-08-07T11:06:00Z">
        <w:r>
          <w:rPr>
            <w:rFonts w:ascii="Arial" w:hAnsi="Arial" w:cs="Arial"/>
            <w:iCs/>
          </w:rPr>
          <w:t xml:space="preserve">, que </w:t>
        </w:r>
      </w:ins>
      <w:ins w:id="34" w:author="OLIVARES MARTINEZ FERNANDO JESUS" w:date="2026-08-07T11:07:00Z">
        <w:r>
          <w:rPr>
            <w:rFonts w:ascii="Arial" w:hAnsi="Arial" w:cs="Arial"/>
            <w:iCs/>
          </w:rPr>
          <w:t>en cada momento estén disponibles</w:t>
        </w:r>
      </w:ins>
      <w:ins w:id="35" w:author="OLIVARES MARTINEZ FERNANDO JESUS" w:date="2026-08-07T11:05:00Z">
        <w:r>
          <w:rPr>
            <w:rFonts w:ascii="Arial" w:hAnsi="Arial" w:cs="Arial"/>
            <w:iCs/>
          </w:rPr>
          <w:t xml:space="preserve"> en el sistema y realizar las siguientes acciones:</w:t>
        </w:r>
      </w:ins>
    </w:p>
    <w:p w14:paraId="24C3BFCD" w14:textId="6DDA417F" w:rsidR="000941A2" w:rsidRDefault="000941A2" w:rsidP="000941A2">
      <w:pPr>
        <w:pStyle w:val="Prrafodelista"/>
        <w:numPr>
          <w:ilvl w:val="0"/>
          <w:numId w:val="10"/>
        </w:numPr>
        <w:jc w:val="both"/>
        <w:rPr>
          <w:ins w:id="36" w:author="OLIVARES MARTINEZ FERNANDO JESUS" w:date="2026-08-07T11:07:00Z"/>
          <w:rFonts w:ascii="Arial" w:hAnsi="Arial" w:cs="Arial"/>
          <w:iCs/>
        </w:rPr>
      </w:pPr>
      <w:ins w:id="37" w:author="OLIVARES MARTINEZ FERNANDO JESUS" w:date="2026-08-07T11:07:00Z">
        <w:r>
          <w:rPr>
            <w:rFonts w:ascii="Arial" w:hAnsi="Arial" w:cs="Arial"/>
            <w:iCs/>
          </w:rPr>
          <w:t xml:space="preserve">Listado registros entidad </w:t>
        </w:r>
      </w:ins>
      <w:ins w:id="38" w:author="OLIVARES MARTINEZ FERNANDO JESUS" w:date="2026-09-01T10:02:00Z">
        <w:r w:rsidR="00EA4C3E">
          <w:rPr>
            <w:rFonts w:ascii="Arial" w:hAnsi="Arial" w:cs="Arial"/>
            <w:iCs/>
          </w:rPr>
          <w:t>CIO</w:t>
        </w:r>
      </w:ins>
    </w:p>
    <w:p w14:paraId="3AF762C5" w14:textId="07388EF4" w:rsidR="000941A2" w:rsidRDefault="000941A2" w:rsidP="000941A2">
      <w:pPr>
        <w:pStyle w:val="Prrafodelista"/>
        <w:numPr>
          <w:ilvl w:val="0"/>
          <w:numId w:val="10"/>
        </w:numPr>
        <w:jc w:val="both"/>
        <w:rPr>
          <w:ins w:id="39" w:author="OLIVARES MARTINEZ FERNANDO JESUS" w:date="2026-08-07T11:05:00Z"/>
          <w:rFonts w:ascii="Arial" w:hAnsi="Arial" w:cs="Arial"/>
          <w:iCs/>
        </w:rPr>
      </w:pPr>
      <w:ins w:id="40" w:author="OLIVARES MARTINEZ FERNANDO JESUS" w:date="2026-08-07T11:05:00Z">
        <w:r>
          <w:rPr>
            <w:rFonts w:ascii="Arial" w:hAnsi="Arial" w:cs="Arial"/>
            <w:iCs/>
          </w:rPr>
          <w:t>Alta de nuev</w:t>
        </w:r>
      </w:ins>
      <w:ins w:id="41" w:author="OLIVARES MARTINEZ FERNANDO JESUS" w:date="2026-08-07T11:10:00Z">
        <w:r>
          <w:rPr>
            <w:rFonts w:ascii="Arial" w:hAnsi="Arial" w:cs="Arial"/>
            <w:iCs/>
          </w:rPr>
          <w:t>a</w:t>
        </w:r>
      </w:ins>
      <w:ins w:id="42" w:author="OLIVARES MARTINEZ FERNANDO JESUS" w:date="2026-08-07T11:05:00Z">
        <w:r>
          <w:rPr>
            <w:rFonts w:ascii="Arial" w:hAnsi="Arial" w:cs="Arial"/>
            <w:iCs/>
          </w:rPr>
          <w:t xml:space="preserve"> </w:t>
        </w:r>
      </w:ins>
      <w:ins w:id="43" w:author="OLIVARES MARTINEZ FERNANDO JESUS" w:date="2026-09-01T10:02:00Z">
        <w:r w:rsidR="00EA4C3E">
          <w:rPr>
            <w:rFonts w:ascii="Arial" w:hAnsi="Arial" w:cs="Arial"/>
            <w:iCs/>
          </w:rPr>
          <w:t>CIO</w:t>
        </w:r>
      </w:ins>
    </w:p>
    <w:p w14:paraId="3F94E327" w14:textId="1E154487" w:rsidR="000941A2" w:rsidRDefault="000941A2" w:rsidP="000941A2">
      <w:pPr>
        <w:pStyle w:val="Prrafodelista"/>
        <w:numPr>
          <w:ilvl w:val="0"/>
          <w:numId w:val="10"/>
        </w:numPr>
        <w:jc w:val="both"/>
        <w:rPr>
          <w:ins w:id="44" w:author="OLIVARES MARTINEZ FERNANDO JESUS" w:date="2026-08-07T11:05:00Z"/>
          <w:rFonts w:ascii="Arial" w:hAnsi="Arial" w:cs="Arial"/>
          <w:iCs/>
        </w:rPr>
      </w:pPr>
      <w:ins w:id="45" w:author="OLIVARES MARTINEZ FERNANDO JESUS" w:date="2026-08-07T11:05:00Z">
        <w:r>
          <w:rPr>
            <w:rFonts w:ascii="Arial" w:hAnsi="Arial" w:cs="Arial"/>
            <w:iCs/>
          </w:rPr>
          <w:t xml:space="preserve">Consultar </w:t>
        </w:r>
      </w:ins>
      <w:ins w:id="46" w:author="OLIVARES MARTINEZ FERNANDO JESUS" w:date="2026-09-01T10:02:00Z">
        <w:r w:rsidR="00EA4C3E">
          <w:rPr>
            <w:rFonts w:ascii="Arial" w:hAnsi="Arial" w:cs="Arial"/>
            <w:iCs/>
          </w:rPr>
          <w:t>CIO</w:t>
        </w:r>
      </w:ins>
    </w:p>
    <w:p w14:paraId="4DDB22DD" w14:textId="6800F219" w:rsidR="000941A2" w:rsidRDefault="000941A2" w:rsidP="000941A2">
      <w:pPr>
        <w:pStyle w:val="Prrafodelista"/>
        <w:numPr>
          <w:ilvl w:val="0"/>
          <w:numId w:val="10"/>
        </w:numPr>
        <w:jc w:val="both"/>
        <w:rPr>
          <w:ins w:id="47" w:author="OLIVARES MARTINEZ FERNANDO JESUS" w:date="2026-08-07T11:05:00Z"/>
          <w:rFonts w:ascii="Arial" w:hAnsi="Arial" w:cs="Arial"/>
          <w:iCs/>
        </w:rPr>
      </w:pPr>
      <w:ins w:id="48" w:author="OLIVARES MARTINEZ FERNANDO JESUS" w:date="2026-08-07T11:05:00Z">
        <w:r>
          <w:rPr>
            <w:rFonts w:ascii="Arial" w:hAnsi="Arial" w:cs="Arial"/>
            <w:iCs/>
          </w:rPr>
          <w:t xml:space="preserve">Modificar </w:t>
        </w:r>
      </w:ins>
      <w:ins w:id="49" w:author="OLIVARES MARTINEZ FERNANDO JESUS" w:date="2026-09-01T10:02:00Z">
        <w:r w:rsidR="00EA4C3E">
          <w:rPr>
            <w:rFonts w:ascii="Arial" w:hAnsi="Arial" w:cs="Arial"/>
            <w:iCs/>
          </w:rPr>
          <w:t>CIO</w:t>
        </w:r>
      </w:ins>
    </w:p>
    <w:p w14:paraId="6AD54E00" w14:textId="245A31B6" w:rsidR="000941A2" w:rsidRDefault="005678F1" w:rsidP="000941A2">
      <w:pPr>
        <w:pStyle w:val="Prrafodelista"/>
        <w:numPr>
          <w:ilvl w:val="0"/>
          <w:numId w:val="10"/>
        </w:numPr>
        <w:jc w:val="both"/>
        <w:rPr>
          <w:ins w:id="50" w:author="OLIVARES MARTINEZ FERNANDO JESUS" w:date="2026-08-07T11:10:00Z"/>
          <w:rFonts w:ascii="Arial" w:hAnsi="Arial" w:cs="Arial"/>
          <w:iCs/>
        </w:rPr>
      </w:pPr>
      <w:ins w:id="51" w:author="OLIVARES MARTINEZ FERNANDO JESUS" w:date="2026-09-01T10:08:00Z">
        <w:r>
          <w:rPr>
            <w:rFonts w:ascii="Arial" w:hAnsi="Arial" w:cs="Arial"/>
            <w:iCs/>
          </w:rPr>
          <w:t>Eliminar</w:t>
        </w:r>
      </w:ins>
      <w:ins w:id="52" w:author="OLIVARES MARTINEZ FERNANDO JESUS" w:date="2026-08-07T11:05:00Z">
        <w:r w:rsidR="000941A2">
          <w:rPr>
            <w:rFonts w:ascii="Arial" w:hAnsi="Arial" w:cs="Arial"/>
            <w:iCs/>
          </w:rPr>
          <w:t xml:space="preserve"> un </w:t>
        </w:r>
      </w:ins>
      <w:ins w:id="53" w:author="OLIVARES MARTINEZ FERNANDO JESUS" w:date="2026-09-01T10:02:00Z">
        <w:r w:rsidR="00EA4C3E">
          <w:rPr>
            <w:rFonts w:ascii="Arial" w:hAnsi="Arial" w:cs="Arial"/>
            <w:iCs/>
          </w:rPr>
          <w:t>CIO</w:t>
        </w:r>
      </w:ins>
    </w:p>
    <w:p w14:paraId="0B671407" w14:textId="77777777" w:rsidR="000941A2" w:rsidRDefault="000941A2">
      <w:pPr>
        <w:pStyle w:val="Prrafodelista"/>
        <w:jc w:val="both"/>
        <w:rPr>
          <w:ins w:id="54" w:author="OLIVARES MARTINEZ FERNANDO JESUS" w:date="2026-08-07T11:05:00Z"/>
          <w:rFonts w:ascii="Arial" w:hAnsi="Arial" w:cs="Arial"/>
          <w:iCs/>
        </w:rPr>
        <w:pPrChange w:id="55" w:author="OLIVARES MARTINEZ FERNANDO JESUS" w:date="2026-08-07T11:10:00Z">
          <w:pPr>
            <w:pStyle w:val="Prrafodelista"/>
            <w:numPr>
              <w:numId w:val="10"/>
            </w:numPr>
            <w:ind w:hanging="360"/>
            <w:jc w:val="both"/>
          </w:pPr>
        </w:pPrChange>
      </w:pPr>
    </w:p>
    <w:p w14:paraId="2B5BB59A" w14:textId="4E7FD965" w:rsidR="003973D0" w:rsidDel="00294768" w:rsidRDefault="00294768" w:rsidP="00294768">
      <w:pPr>
        <w:jc w:val="both"/>
        <w:rPr>
          <w:del w:id="56" w:author="OLIVARES MARTINEZ FERNANDO JESUS" w:date="2026-08-07T11:10:00Z"/>
          <w:rFonts w:ascii="Arial" w:hAnsi="Arial" w:cs="Arial"/>
          <w:iCs/>
        </w:rPr>
      </w:pPr>
      <w:ins w:id="57" w:author="OLIVARES MARTINEZ FERNANDO JESUS" w:date="2026-08-13T08:46:00Z">
        <w:r>
          <w:rPr>
            <w:rFonts w:ascii="Arial" w:hAnsi="Arial" w:cs="Arial"/>
            <w:iCs/>
          </w:rPr>
          <w:t xml:space="preserve">La forma en que escribimos los casos de uso en este documento </w:t>
        </w:r>
      </w:ins>
      <w:ins w:id="58" w:author="OLIVARES MARTINEZ FERNANDO JESUS" w:date="2026-09-01T10:11:00Z">
        <w:r w:rsidR="005678F1">
          <w:rPr>
            <w:rFonts w:ascii="Arial" w:hAnsi="Arial" w:cs="Arial"/>
            <w:iCs/>
          </w:rPr>
          <w:t>sigue</w:t>
        </w:r>
      </w:ins>
      <w:ins w:id="59" w:author="OLIVARES MARTINEZ FERNANDO JESUS" w:date="2026-08-13T08:46:00Z">
        <w:r>
          <w:rPr>
            <w:rFonts w:ascii="Arial" w:hAnsi="Arial" w:cs="Arial"/>
            <w:iCs/>
          </w:rPr>
          <w:t xml:space="preserve"> la siguiente plantilla:</w:t>
        </w:r>
      </w:ins>
      <w:del w:id="60" w:author="OLIVARES MARTINEZ FERNANDO JESUS" w:date="2026-08-07T11:10:00Z">
        <w:r w:rsidR="00771AC1" w:rsidRPr="00771AC1" w:rsidDel="000941A2">
          <w:rPr>
            <w:rFonts w:ascii="Arial" w:hAnsi="Arial" w:cs="Arial"/>
            <w:iCs/>
          </w:rPr>
          <w:delText xml:space="preserve">Se solicita realizar </w:delText>
        </w:r>
        <w:r w:rsidR="00771AC1" w:rsidDel="000941A2">
          <w:rPr>
            <w:rFonts w:ascii="Arial" w:hAnsi="Arial" w:cs="Arial"/>
            <w:iCs/>
          </w:rPr>
          <w:delText xml:space="preserve">los siguientes </w:delText>
        </w:r>
        <w:r w:rsidR="00771AC1" w:rsidRPr="00771AC1" w:rsidDel="000941A2">
          <w:rPr>
            <w:rFonts w:ascii="Arial" w:hAnsi="Arial" w:cs="Arial"/>
            <w:iCs/>
          </w:rPr>
          <w:delText xml:space="preserve">desarrollos </w:delText>
        </w:r>
        <w:r w:rsidR="00C27B90" w:rsidDel="000941A2">
          <w:rPr>
            <w:rFonts w:ascii="Arial" w:hAnsi="Arial" w:cs="Arial"/>
            <w:iCs/>
          </w:rPr>
          <w:delText>sobre la Gestion de tablas maestras</w:delText>
        </w:r>
        <w:r w:rsidR="00771AC1" w:rsidDel="000941A2">
          <w:rPr>
            <w:rFonts w:ascii="Arial" w:hAnsi="Arial" w:cs="Arial"/>
            <w:iCs/>
          </w:rPr>
          <w:delText>:</w:delText>
        </w:r>
      </w:del>
    </w:p>
    <w:p w14:paraId="66358D56" w14:textId="77777777" w:rsidR="00294768" w:rsidRDefault="00294768" w:rsidP="00970DD3">
      <w:pPr>
        <w:jc w:val="both"/>
        <w:rPr>
          <w:ins w:id="61" w:author="OLIVARES MARTINEZ FERNANDO JESUS" w:date="2026-08-13T08:46:00Z"/>
          <w:rFonts w:ascii="Arial" w:hAnsi="Arial" w:cs="Arial"/>
          <w:iCs/>
        </w:rPr>
      </w:pPr>
    </w:p>
    <w:p w14:paraId="7C7FDCC1" w14:textId="77777777" w:rsidR="00294768" w:rsidRDefault="00294768" w:rsidP="00294768">
      <w:pPr>
        <w:jc w:val="both"/>
        <w:rPr>
          <w:ins w:id="62" w:author="OLIVARES MARTINEZ FERNANDO JESUS" w:date="2026-08-13T08:46:00Z"/>
          <w:rFonts w:ascii="Arial" w:hAnsi="Arial" w:cs="Arial"/>
          <w:iCs/>
        </w:rPr>
      </w:pPr>
      <w:ins w:id="63" w:author="OLIVARES MARTINEZ FERNANDO JESUS" w:date="2026-08-13T08:46:00Z">
        <w:r w:rsidRPr="00294768">
          <w:rPr>
            <w:rFonts w:ascii="Arial" w:hAnsi="Arial" w:cs="Arial"/>
            <w:b/>
            <w:bCs/>
            <w:iCs/>
            <w:rPrChange w:id="64" w:author="OLIVARES MARTINEZ FERNANDO JESUS" w:date="2026-08-13T08:46:00Z">
              <w:rPr>
                <w:rFonts w:ascii="Arial" w:hAnsi="Arial" w:cs="Arial"/>
                <w:iCs/>
              </w:rPr>
            </w:rPrChange>
          </w:rPr>
          <w:t>Yo como</w:t>
        </w:r>
        <w:r>
          <w:rPr>
            <w:rFonts w:ascii="Arial" w:hAnsi="Arial" w:cs="Arial"/>
            <w:iCs/>
          </w:rPr>
          <w:t xml:space="preserve"> &lt;&lt;Roles&gt;&gt;</w:t>
        </w:r>
      </w:ins>
    </w:p>
    <w:p w14:paraId="5044CFEC" w14:textId="77777777" w:rsidR="00294768" w:rsidRPr="005678F1" w:rsidRDefault="00294768" w:rsidP="00294768">
      <w:pPr>
        <w:jc w:val="both"/>
        <w:rPr>
          <w:ins w:id="65" w:author="OLIVARES MARTINEZ FERNANDO JESUS" w:date="2026-08-13T08:46:00Z"/>
          <w:rFonts w:ascii="Arial" w:hAnsi="Arial" w:cs="Arial"/>
          <w:iCs/>
          <w:u w:val="single"/>
          <w:rPrChange w:id="66" w:author="OLIVARES MARTINEZ FERNANDO JESUS" w:date="2026-09-01T10:11:00Z">
            <w:rPr>
              <w:ins w:id="67" w:author="OLIVARES MARTINEZ FERNANDO JESUS" w:date="2026-08-13T08:46:00Z"/>
              <w:rFonts w:ascii="Arial" w:hAnsi="Arial" w:cs="Arial"/>
              <w:iCs/>
            </w:rPr>
          </w:rPrChange>
        </w:rPr>
      </w:pPr>
      <w:ins w:id="68" w:author="OLIVARES MARTINEZ FERNANDO JESUS" w:date="2026-08-13T08:46:00Z">
        <w:r w:rsidRPr="00294768">
          <w:rPr>
            <w:rFonts w:ascii="Arial" w:hAnsi="Arial" w:cs="Arial"/>
            <w:b/>
            <w:bCs/>
            <w:iCs/>
            <w:rPrChange w:id="69" w:author="OLIVARES MARTINEZ FERNANDO JESUS" w:date="2026-08-13T08:46:00Z">
              <w:rPr>
                <w:rFonts w:ascii="Arial" w:hAnsi="Arial" w:cs="Arial"/>
                <w:iCs/>
              </w:rPr>
            </w:rPrChange>
          </w:rPr>
          <w:t>Quiero</w:t>
        </w:r>
        <w:r>
          <w:rPr>
            <w:rFonts w:ascii="Arial" w:hAnsi="Arial" w:cs="Arial"/>
            <w:iCs/>
          </w:rPr>
          <w:t xml:space="preserve"> &lt;&lt;acción a realizar&gt;&gt;</w:t>
        </w:r>
      </w:ins>
    </w:p>
    <w:p w14:paraId="7AE97BA7" w14:textId="77777777" w:rsidR="00294768" w:rsidRPr="00DA6973" w:rsidRDefault="00294768" w:rsidP="00294768">
      <w:pPr>
        <w:jc w:val="both"/>
        <w:rPr>
          <w:ins w:id="70" w:author="OLIVARES MARTINEZ FERNANDO JESUS" w:date="2026-08-13T08:46:00Z"/>
          <w:rFonts w:ascii="Arial" w:hAnsi="Arial" w:cs="Arial"/>
          <w:iCs/>
        </w:rPr>
      </w:pPr>
      <w:ins w:id="71" w:author="OLIVARES MARTINEZ FERNANDO JESUS" w:date="2026-08-13T08:46:00Z">
        <w:r w:rsidRPr="00294768">
          <w:rPr>
            <w:rFonts w:ascii="Arial" w:hAnsi="Arial" w:cs="Arial"/>
            <w:b/>
            <w:bCs/>
            <w:iCs/>
            <w:rPrChange w:id="72" w:author="OLIVARES MARTINEZ FERNANDO JESUS" w:date="2026-08-13T08:46:00Z">
              <w:rPr>
                <w:rFonts w:ascii="Arial" w:hAnsi="Arial" w:cs="Arial"/>
                <w:iCs/>
              </w:rPr>
            </w:rPrChange>
          </w:rPr>
          <w:t>Para</w:t>
        </w:r>
        <w:r>
          <w:rPr>
            <w:rFonts w:ascii="Arial" w:hAnsi="Arial" w:cs="Arial"/>
            <w:iCs/>
          </w:rPr>
          <w:t xml:space="preserve"> &lt;&lt;conseguir un resultado&gt;&gt;</w:t>
        </w:r>
      </w:ins>
    </w:p>
    <w:p w14:paraId="064580A0" w14:textId="77777777" w:rsidR="00294768" w:rsidRDefault="00294768" w:rsidP="00DF6F59">
      <w:pPr>
        <w:jc w:val="both"/>
        <w:rPr>
          <w:ins w:id="73" w:author="OLIVARES MARTINEZ FERNANDO JESUS" w:date="2026-08-13T08:46:00Z"/>
          <w:rFonts w:ascii="Arial" w:hAnsi="Arial" w:cs="Arial"/>
          <w:iCs/>
        </w:rPr>
      </w:pPr>
    </w:p>
    <w:p w14:paraId="2A311AF4" w14:textId="77777777" w:rsidR="00294768" w:rsidRDefault="00294768" w:rsidP="00970DD3">
      <w:pPr>
        <w:jc w:val="both"/>
        <w:rPr>
          <w:ins w:id="74" w:author="OLIVARES MARTINEZ FERNANDO JESUS" w:date="2026-08-13T08:46:00Z"/>
          <w:rFonts w:ascii="Arial" w:hAnsi="Arial" w:cs="Arial"/>
          <w:iCs/>
        </w:rPr>
      </w:pPr>
    </w:p>
    <w:p w14:paraId="79586911" w14:textId="49D6713F" w:rsidR="00C27B90" w:rsidDel="000941A2" w:rsidRDefault="00C27B90" w:rsidP="00CA1201">
      <w:pPr>
        <w:pStyle w:val="Prrafodelista"/>
        <w:numPr>
          <w:ilvl w:val="0"/>
          <w:numId w:val="3"/>
        </w:numPr>
        <w:jc w:val="both"/>
        <w:rPr>
          <w:del w:id="75" w:author="OLIVARES MARTINEZ FERNANDO JESUS" w:date="2026-08-07T11:10:00Z"/>
          <w:rFonts w:ascii="Arial" w:hAnsi="Arial" w:cs="Arial"/>
          <w:iCs/>
        </w:rPr>
      </w:pPr>
      <w:del w:id="76" w:author="OLIVARES MARTINEZ FERNANDO JESUS" w:date="2026-08-07T11:10:00Z">
        <w:r w:rsidDel="000941A2">
          <w:rPr>
            <w:rFonts w:ascii="Arial" w:hAnsi="Arial" w:cs="Arial"/>
            <w:iCs/>
          </w:rPr>
          <w:delText xml:space="preserve">Listado registros entidad </w:delText>
        </w:r>
        <w:r w:rsidR="00F908AD" w:rsidDel="000941A2">
          <w:rPr>
            <w:rFonts w:ascii="Arial" w:hAnsi="Arial" w:cs="Arial"/>
            <w:iCs/>
          </w:rPr>
          <w:delText>Voz</w:delText>
        </w:r>
      </w:del>
    </w:p>
    <w:p w14:paraId="78529D2C" w14:textId="0B2F3201" w:rsidR="00771AC1" w:rsidDel="000941A2" w:rsidRDefault="00C27B90" w:rsidP="00CA1201">
      <w:pPr>
        <w:pStyle w:val="Prrafodelista"/>
        <w:numPr>
          <w:ilvl w:val="0"/>
          <w:numId w:val="3"/>
        </w:numPr>
        <w:jc w:val="both"/>
        <w:rPr>
          <w:del w:id="77" w:author="OLIVARES MARTINEZ FERNANDO JESUS" w:date="2026-08-07T11:10:00Z"/>
          <w:rFonts w:ascii="Arial" w:hAnsi="Arial" w:cs="Arial"/>
          <w:iCs/>
        </w:rPr>
      </w:pPr>
      <w:del w:id="78" w:author="OLIVARES MARTINEZ FERNANDO JESUS" w:date="2026-08-07T11:10:00Z">
        <w:r w:rsidDel="000941A2">
          <w:rPr>
            <w:rFonts w:ascii="Arial" w:hAnsi="Arial" w:cs="Arial"/>
            <w:iCs/>
          </w:rPr>
          <w:delText xml:space="preserve">Gestion Entidad </w:delText>
        </w:r>
        <w:r w:rsidR="00F908AD" w:rsidDel="000941A2">
          <w:rPr>
            <w:rFonts w:ascii="Arial" w:hAnsi="Arial" w:cs="Arial"/>
            <w:iCs/>
          </w:rPr>
          <w:delText>Voz</w:delText>
        </w:r>
      </w:del>
    </w:p>
    <w:p w14:paraId="1464A516" w14:textId="4370D303" w:rsidR="008423A7" w:rsidDel="000941A2" w:rsidRDefault="004522F2" w:rsidP="00CA1201">
      <w:pPr>
        <w:pStyle w:val="Prrafodelista"/>
        <w:numPr>
          <w:ilvl w:val="1"/>
          <w:numId w:val="3"/>
        </w:numPr>
        <w:jc w:val="both"/>
        <w:rPr>
          <w:del w:id="79" w:author="OLIVARES MARTINEZ FERNANDO JESUS" w:date="2026-08-07T11:10:00Z"/>
          <w:rFonts w:ascii="Arial" w:hAnsi="Arial" w:cs="Arial"/>
          <w:iCs/>
        </w:rPr>
      </w:pPr>
      <w:del w:id="80" w:author="OLIVARES MARTINEZ FERNANDO JESUS" w:date="2026-08-07T11:10:00Z">
        <w:r w:rsidDel="000941A2">
          <w:rPr>
            <w:rFonts w:ascii="Arial" w:hAnsi="Arial" w:cs="Arial"/>
            <w:iCs/>
          </w:rPr>
          <w:delText>Crear</w:delText>
        </w:r>
      </w:del>
    </w:p>
    <w:p w14:paraId="5223B976" w14:textId="72A54276" w:rsidR="00C27B90" w:rsidDel="000941A2" w:rsidRDefault="00C27B90" w:rsidP="00CA1201">
      <w:pPr>
        <w:pStyle w:val="Prrafodelista"/>
        <w:numPr>
          <w:ilvl w:val="1"/>
          <w:numId w:val="3"/>
        </w:numPr>
        <w:jc w:val="both"/>
        <w:rPr>
          <w:del w:id="81" w:author="OLIVARES MARTINEZ FERNANDO JESUS" w:date="2026-08-07T11:10:00Z"/>
          <w:rFonts w:ascii="Arial" w:hAnsi="Arial" w:cs="Arial"/>
          <w:iCs/>
        </w:rPr>
      </w:pPr>
      <w:del w:id="82" w:author="OLIVARES MARTINEZ FERNANDO JESUS" w:date="2026-08-07T11:10:00Z">
        <w:r w:rsidDel="000941A2">
          <w:rPr>
            <w:rFonts w:ascii="Arial" w:hAnsi="Arial" w:cs="Arial"/>
            <w:iCs/>
          </w:rPr>
          <w:delText>Modif</w:delText>
        </w:r>
        <w:r w:rsidR="004522F2" w:rsidDel="000941A2">
          <w:rPr>
            <w:rFonts w:ascii="Arial" w:hAnsi="Arial" w:cs="Arial"/>
            <w:iCs/>
          </w:rPr>
          <w:delText>i</w:delText>
        </w:r>
        <w:r w:rsidDel="000941A2">
          <w:rPr>
            <w:rFonts w:ascii="Arial" w:hAnsi="Arial" w:cs="Arial"/>
            <w:iCs/>
          </w:rPr>
          <w:delText>ca</w:delText>
        </w:r>
        <w:r w:rsidR="004522F2" w:rsidDel="000941A2">
          <w:rPr>
            <w:rFonts w:ascii="Arial" w:hAnsi="Arial" w:cs="Arial"/>
            <w:iCs/>
          </w:rPr>
          <w:delText>r</w:delText>
        </w:r>
      </w:del>
    </w:p>
    <w:p w14:paraId="358CE77B" w14:textId="73FE1D7E" w:rsidR="00C27B90" w:rsidDel="000941A2" w:rsidRDefault="00C27B90" w:rsidP="00CA1201">
      <w:pPr>
        <w:pStyle w:val="Prrafodelista"/>
        <w:numPr>
          <w:ilvl w:val="1"/>
          <w:numId w:val="3"/>
        </w:numPr>
        <w:jc w:val="both"/>
        <w:rPr>
          <w:del w:id="83" w:author="OLIVARES MARTINEZ FERNANDO JESUS" w:date="2026-08-07T11:10:00Z"/>
          <w:rFonts w:ascii="Arial" w:hAnsi="Arial" w:cs="Arial"/>
          <w:iCs/>
        </w:rPr>
      </w:pPr>
      <w:del w:id="84" w:author="OLIVARES MARTINEZ FERNANDO JESUS" w:date="2026-08-07T11:10:00Z">
        <w:r w:rsidDel="000941A2">
          <w:rPr>
            <w:rFonts w:ascii="Arial" w:hAnsi="Arial" w:cs="Arial"/>
            <w:iCs/>
          </w:rPr>
          <w:delText>Consulta</w:delText>
        </w:r>
        <w:r w:rsidR="004522F2" w:rsidDel="000941A2">
          <w:rPr>
            <w:rFonts w:ascii="Arial" w:hAnsi="Arial" w:cs="Arial"/>
            <w:iCs/>
          </w:rPr>
          <w:delText>r</w:delText>
        </w:r>
      </w:del>
    </w:p>
    <w:p w14:paraId="7BBAF580" w14:textId="43AFF631" w:rsidR="00C27B90" w:rsidDel="000941A2" w:rsidRDefault="004522F2" w:rsidP="00CA1201">
      <w:pPr>
        <w:pStyle w:val="Prrafodelista"/>
        <w:numPr>
          <w:ilvl w:val="1"/>
          <w:numId w:val="3"/>
        </w:numPr>
        <w:jc w:val="both"/>
        <w:rPr>
          <w:del w:id="85" w:author="OLIVARES MARTINEZ FERNANDO JESUS" w:date="2026-08-07T11:10:00Z"/>
          <w:rFonts w:ascii="Arial" w:hAnsi="Arial" w:cs="Arial"/>
          <w:iCs/>
        </w:rPr>
      </w:pPr>
      <w:del w:id="86" w:author="OLIVARES MARTINEZ FERNANDO JESUS" w:date="2026-08-07T11:10:00Z">
        <w:r w:rsidDel="000941A2">
          <w:rPr>
            <w:rFonts w:ascii="Arial" w:hAnsi="Arial" w:cs="Arial"/>
            <w:iCs/>
          </w:rPr>
          <w:delText xml:space="preserve">Dar de </w:delText>
        </w:r>
        <w:r w:rsidR="00C27B90" w:rsidDel="000941A2">
          <w:rPr>
            <w:rFonts w:ascii="Arial" w:hAnsi="Arial" w:cs="Arial"/>
            <w:iCs/>
          </w:rPr>
          <w:delText>Baja</w:delText>
        </w:r>
      </w:del>
    </w:p>
    <w:p w14:paraId="71E28742" w14:textId="1012A2CD" w:rsidR="00DF6F59" w:rsidDel="000941A2" w:rsidRDefault="00DF6F59" w:rsidP="00CA1201">
      <w:pPr>
        <w:pStyle w:val="Prrafodelista"/>
        <w:numPr>
          <w:ilvl w:val="1"/>
          <w:numId w:val="3"/>
        </w:numPr>
        <w:jc w:val="both"/>
        <w:rPr>
          <w:del w:id="87" w:author="OLIVARES MARTINEZ FERNANDO JESUS" w:date="2026-08-07T11:10:00Z"/>
          <w:rFonts w:ascii="Arial" w:hAnsi="Arial" w:cs="Arial"/>
          <w:iCs/>
        </w:rPr>
      </w:pPr>
      <w:del w:id="88" w:author="OLIVARES MARTINEZ FERNANDO JESUS" w:date="2026-08-07T11:10:00Z">
        <w:r w:rsidDel="000941A2">
          <w:rPr>
            <w:rFonts w:ascii="Arial" w:hAnsi="Arial" w:cs="Arial"/>
            <w:iCs/>
          </w:rPr>
          <w:delText>Reordenar</w:delText>
        </w:r>
        <w:r w:rsidR="00DF1E32" w:rsidDel="000941A2">
          <w:rPr>
            <w:rFonts w:ascii="Arial" w:hAnsi="Arial" w:cs="Arial"/>
            <w:iCs/>
          </w:rPr>
          <w:delText xml:space="preserve"> voces de Sección y Visicitud</w:delText>
        </w:r>
      </w:del>
    </w:p>
    <w:p w14:paraId="3BEDED53" w14:textId="65167601" w:rsidR="001F37A9" w:rsidDel="000941A2" w:rsidRDefault="001F37A9" w:rsidP="00DA6973">
      <w:pPr>
        <w:jc w:val="both"/>
        <w:rPr>
          <w:del w:id="89" w:author="OLIVARES MARTINEZ FERNANDO JESUS" w:date="2026-08-07T11:10:00Z"/>
          <w:rFonts w:ascii="Arial" w:hAnsi="Arial" w:cs="Arial"/>
          <w:iCs/>
        </w:rPr>
      </w:pPr>
    </w:p>
    <w:p w14:paraId="1C7ED97D" w14:textId="6FDE2688" w:rsidR="00DA6973" w:rsidRDefault="001F37A9" w:rsidP="00DF6F59">
      <w:pPr>
        <w:jc w:val="both"/>
        <w:rPr>
          <w:ins w:id="90" w:author="OLIVARES MARTINEZ FERNANDO JESUS" w:date="2026-08-13T08:46:00Z"/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Como </w:t>
      </w:r>
      <w:r w:rsidR="00E63A7A">
        <w:rPr>
          <w:rFonts w:ascii="Arial" w:hAnsi="Arial" w:cs="Arial"/>
          <w:iCs/>
        </w:rPr>
        <w:t>administrador o administrador técnico</w:t>
      </w:r>
      <w:r>
        <w:rPr>
          <w:rFonts w:ascii="Arial" w:hAnsi="Arial" w:cs="Arial"/>
          <w:iCs/>
        </w:rPr>
        <w:t xml:space="preserve"> de la aplicación quiero poder crear/</w:t>
      </w:r>
      <w:r w:rsidR="00E63A7A">
        <w:rPr>
          <w:rFonts w:ascii="Arial" w:hAnsi="Arial" w:cs="Arial"/>
          <w:iCs/>
        </w:rPr>
        <w:t>listar</w:t>
      </w:r>
      <w:r>
        <w:rPr>
          <w:rFonts w:ascii="Arial" w:hAnsi="Arial" w:cs="Arial"/>
          <w:iCs/>
        </w:rPr>
        <w:t>/modificar/elimina</w:t>
      </w:r>
      <w:ins w:id="91" w:author="OLIVARES MARTINEZ FERNANDO JESUS" w:date="2026-08-13T08:47:00Z">
        <w:r w:rsidR="00294768">
          <w:rPr>
            <w:rFonts w:ascii="Arial" w:hAnsi="Arial" w:cs="Arial"/>
            <w:iCs/>
          </w:rPr>
          <w:t>r</w:t>
        </w:r>
      </w:ins>
      <w:del w:id="92" w:author="OLIVARES MARTINEZ FERNANDO JESUS" w:date="2026-08-13T08:47:00Z">
        <w:r w:rsidDel="00294768">
          <w:rPr>
            <w:rFonts w:ascii="Arial" w:hAnsi="Arial" w:cs="Arial"/>
            <w:iCs/>
          </w:rPr>
          <w:delText>r</w:delText>
        </w:r>
      </w:del>
      <w:r>
        <w:rPr>
          <w:rFonts w:ascii="Arial" w:hAnsi="Arial" w:cs="Arial"/>
          <w:iCs/>
        </w:rPr>
        <w:t xml:space="preserve"> las voces disponibles para </w:t>
      </w:r>
      <w:r w:rsidR="00E63A7A">
        <w:rPr>
          <w:rFonts w:ascii="Arial" w:hAnsi="Arial" w:cs="Arial"/>
          <w:iCs/>
        </w:rPr>
        <w:t xml:space="preserve">disponer del listado de voces a </w:t>
      </w:r>
      <w:r w:rsidR="00E63A7A">
        <w:rPr>
          <w:rFonts w:ascii="Arial" w:hAnsi="Arial" w:cs="Arial"/>
          <w:iCs/>
        </w:rPr>
        <w:lastRenderedPageBreak/>
        <w:t>informar en el sistema</w:t>
      </w:r>
      <w:r>
        <w:rPr>
          <w:rFonts w:ascii="Arial" w:hAnsi="Arial" w:cs="Arial"/>
          <w:iCs/>
        </w:rPr>
        <w:t>, además de poder gestionar el orden de aparición de las mismas</w:t>
      </w:r>
      <w:r w:rsidR="00C2043E">
        <w:rPr>
          <w:rFonts w:ascii="Arial" w:hAnsi="Arial" w:cs="Arial"/>
          <w:iCs/>
        </w:rPr>
        <w:t xml:space="preserve"> dentro del BOD.</w:t>
      </w:r>
    </w:p>
    <w:p w14:paraId="3B03D310" w14:textId="77777777" w:rsidR="00294768" w:rsidRDefault="00294768" w:rsidP="00DF6F59">
      <w:pPr>
        <w:jc w:val="both"/>
        <w:rPr>
          <w:rFonts w:ascii="Arial" w:hAnsi="Arial" w:cs="Arial"/>
          <w:iCs/>
          <w:color w:val="FF0000"/>
        </w:rPr>
      </w:pPr>
    </w:p>
    <w:p w14:paraId="74330A1C" w14:textId="0920ED8B" w:rsidR="00DF6F59" w:rsidRPr="001F37A9" w:rsidDel="00294768" w:rsidRDefault="00DF6F59" w:rsidP="00DA6973">
      <w:pPr>
        <w:jc w:val="both"/>
        <w:rPr>
          <w:del w:id="93" w:author="OLIVARES MARTINEZ FERNANDO JESUS" w:date="2026-08-13T08:47:00Z"/>
          <w:rFonts w:ascii="Arial" w:hAnsi="Arial" w:cs="Arial"/>
          <w:iCs/>
          <w:color w:val="FF0000"/>
        </w:rPr>
      </w:pPr>
    </w:p>
    <w:p w14:paraId="5D540604" w14:textId="4E93A96A" w:rsidR="003973D0" w:rsidRDefault="001B2B1F">
      <w:pPr>
        <w:pStyle w:val="Ttulo2"/>
        <w:numPr>
          <w:ilvl w:val="1"/>
          <w:numId w:val="1"/>
        </w:numPr>
      </w:pPr>
      <w:bookmarkStart w:id="94" w:name="_Toc229128594"/>
      <w:r>
        <w:t>SISTEMAS Y MÓDULOS AFECTADOS</w:t>
      </w:r>
      <w:bookmarkEnd w:id="94"/>
    </w:p>
    <w:p w14:paraId="7B77B0B9" w14:textId="4BE210F3" w:rsidR="003973D0" w:rsidRDefault="00C27B90">
      <w:r>
        <w:t>SIABOD</w:t>
      </w:r>
    </w:p>
    <w:p w14:paraId="39C3B147" w14:textId="77777777" w:rsidR="00D621EE" w:rsidRDefault="00D621EE">
      <w:pPr>
        <w:pStyle w:val="Ttulo1"/>
        <w:numPr>
          <w:ilvl w:val="0"/>
          <w:numId w:val="1"/>
        </w:numPr>
      </w:pPr>
      <w:bookmarkStart w:id="95" w:name="_Toc229128595"/>
      <w:r>
        <w:t>ANÁLISIS DE LA PETICIÓN SOLICITADA</w:t>
      </w:r>
      <w:bookmarkEnd w:id="95"/>
    </w:p>
    <w:p w14:paraId="2374C53D" w14:textId="77777777" w:rsidR="00D621EE" w:rsidRDefault="00D621EE" w:rsidP="00D621EE">
      <w:pPr>
        <w:pStyle w:val="Ttulo2"/>
        <w:numPr>
          <w:ilvl w:val="1"/>
          <w:numId w:val="1"/>
        </w:numPr>
      </w:pPr>
      <w:bookmarkStart w:id="96" w:name="_Toc154738137"/>
      <w:bookmarkStart w:id="97" w:name="_Toc229128596"/>
      <w:r>
        <w:t>BASE DE DATOS</w:t>
      </w:r>
      <w:bookmarkStart w:id="98" w:name="_Toc154738138"/>
      <w:bookmarkEnd w:id="96"/>
      <w:bookmarkEnd w:id="97"/>
    </w:p>
    <w:p w14:paraId="51BF83D6" w14:textId="77777777" w:rsidR="00D621EE" w:rsidRDefault="00D621EE" w:rsidP="00D621EE">
      <w:pPr>
        <w:pStyle w:val="Ttulo2"/>
        <w:numPr>
          <w:ilvl w:val="2"/>
          <w:numId w:val="1"/>
        </w:numPr>
      </w:pPr>
      <w:bookmarkStart w:id="99" w:name="_Toc229128597"/>
      <w:r>
        <w:t>TABLAS</w:t>
      </w:r>
      <w:bookmarkEnd w:id="98"/>
      <w:bookmarkEnd w:id="99"/>
    </w:p>
    <w:p w14:paraId="3B3177F1" w14:textId="77777777" w:rsidR="00D621EE" w:rsidRDefault="00D621EE" w:rsidP="00D621EE">
      <w:pPr>
        <w:ind w:left="360"/>
      </w:pPr>
      <w:r>
        <w:t>En la petición intervienen las siguientes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100" w:author="OLIVARES MARTINEZ FERNANDO JESUS" w:date="2026-09-01T10:11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49"/>
        <w:gridCol w:w="2516"/>
        <w:gridCol w:w="813"/>
        <w:gridCol w:w="3337"/>
        <w:tblGridChange w:id="101">
          <w:tblGrid>
            <w:gridCol w:w="1249"/>
            <w:gridCol w:w="234"/>
            <w:gridCol w:w="2282"/>
            <w:gridCol w:w="579"/>
            <w:gridCol w:w="234"/>
            <w:gridCol w:w="579"/>
            <w:gridCol w:w="2758"/>
            <w:gridCol w:w="579"/>
          </w:tblGrid>
        </w:tblGridChange>
      </w:tblGrid>
      <w:tr w:rsidR="00F908AD" w:rsidRPr="00784151" w14:paraId="473546D1" w14:textId="1162ED3C" w:rsidTr="005678F1">
        <w:trPr>
          <w:trHeight w:val="315"/>
          <w:trPrChange w:id="102" w:author="OLIVARES MARTINEZ FERNANDO JESUS" w:date="2026-09-01T10:11:00Z">
            <w:trPr>
              <w:trHeight w:val="315"/>
            </w:trPr>
          </w:trPrChange>
        </w:trPr>
        <w:tc>
          <w:tcPr>
            <w:tcW w:w="0" w:type="auto"/>
            <w:shd w:val="clear" w:color="auto" w:fill="1F4E79" w:themeFill="accent1" w:themeFillShade="80"/>
            <w:tcPrChange w:id="103" w:author="OLIVARES MARTINEZ FERNANDO JESUS" w:date="2026-09-01T10:11:00Z">
              <w:tcPr>
                <w:tcW w:w="0" w:type="auto"/>
                <w:gridSpan w:val="2"/>
                <w:shd w:val="clear" w:color="auto" w:fill="1F4E79" w:themeFill="accent1" w:themeFillShade="80"/>
              </w:tcPr>
            </w:tcPrChange>
          </w:tcPr>
          <w:p w14:paraId="73D3322A" w14:textId="77777777" w:rsidR="00F908AD" w:rsidRPr="00D861E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Entidad</w:t>
            </w:r>
          </w:p>
        </w:tc>
        <w:tc>
          <w:tcPr>
            <w:tcW w:w="0" w:type="auto"/>
            <w:shd w:val="clear" w:color="auto" w:fill="1F4E79" w:themeFill="accent1" w:themeFillShade="80"/>
            <w:tcPrChange w:id="104" w:author="OLIVARES MARTINEZ FERNANDO JESUS" w:date="2026-09-01T10:11:00Z">
              <w:tcPr>
                <w:tcW w:w="0" w:type="auto"/>
                <w:gridSpan w:val="2"/>
                <w:shd w:val="clear" w:color="auto" w:fill="1F4E79" w:themeFill="accent1" w:themeFillShade="80"/>
              </w:tcPr>
            </w:tcPrChange>
          </w:tcPr>
          <w:p w14:paraId="08385864" w14:textId="77777777" w:rsidR="00F908AD" w:rsidRPr="00784151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TABLA</w:t>
            </w:r>
          </w:p>
        </w:tc>
        <w:tc>
          <w:tcPr>
            <w:tcW w:w="813" w:type="dxa"/>
            <w:shd w:val="clear" w:color="auto" w:fill="1F4E79" w:themeFill="accent1" w:themeFillShade="80"/>
            <w:tcPrChange w:id="105" w:author="OLIVARES MARTINEZ FERNANDO JESUS" w:date="2026-09-01T10:11:00Z">
              <w:tcPr>
                <w:tcW w:w="816" w:type="dxa"/>
                <w:gridSpan w:val="2"/>
                <w:shd w:val="clear" w:color="auto" w:fill="1F4E79" w:themeFill="accent1" w:themeFillShade="80"/>
              </w:tcPr>
            </w:tcPrChange>
          </w:tcPr>
          <w:p w14:paraId="74A3B3CA" w14:textId="77777777" w:rsidR="00F908A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Ajuste</w:t>
            </w:r>
          </w:p>
        </w:tc>
        <w:tc>
          <w:tcPr>
            <w:tcW w:w="3337" w:type="dxa"/>
            <w:shd w:val="clear" w:color="auto" w:fill="1F4E79" w:themeFill="accent1" w:themeFillShade="80"/>
            <w:tcPrChange w:id="106" w:author="OLIVARES MARTINEZ FERNANDO JESUS" w:date="2026-09-01T10:11:00Z">
              <w:tcPr>
                <w:tcW w:w="3480" w:type="dxa"/>
                <w:gridSpan w:val="2"/>
                <w:shd w:val="clear" w:color="auto" w:fill="1F4E79" w:themeFill="accent1" w:themeFillShade="80"/>
              </w:tcPr>
            </w:tcPrChange>
          </w:tcPr>
          <w:p w14:paraId="1B33BFEF" w14:textId="4BEB4F99" w:rsidR="00F908AD" w:rsidRDefault="00F908AD" w:rsidP="009E0D8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F908AD" w14:paraId="3A487AC0" w14:textId="2B5702F3" w:rsidTr="006E18C3">
        <w:trPr>
          <w:trHeight w:val="341"/>
          <w:trPrChange w:id="107" w:author="OLIVARES MARTINEZ FERNANDO JESUS" w:date="2026-09-01T12:47:00Z">
            <w:trPr>
              <w:trHeight w:val="406"/>
            </w:trPr>
          </w:trPrChange>
        </w:trPr>
        <w:tc>
          <w:tcPr>
            <w:tcW w:w="0" w:type="auto"/>
            <w:shd w:val="clear" w:color="auto" w:fill="FFFFFF" w:themeFill="background1"/>
            <w:tcPrChange w:id="108" w:author="OLIVARES MARTINEZ FERNANDO JESUS" w:date="2026-09-01T12:47:00Z">
              <w:tcPr>
                <w:tcW w:w="0" w:type="auto"/>
                <w:gridSpan w:val="2"/>
                <w:shd w:val="clear" w:color="auto" w:fill="FFFFFF" w:themeFill="background1"/>
              </w:tcPr>
            </w:tcPrChange>
          </w:tcPr>
          <w:p w14:paraId="699357D0" w14:textId="075493A2" w:rsidR="00F908AD" w:rsidRDefault="00F908AD" w:rsidP="000B1757">
            <w:pPr>
              <w:rPr>
                <w:lang w:val="es-ES_tradnl"/>
              </w:rPr>
            </w:pPr>
            <w:del w:id="109" w:author="OLIVARES MARTINEZ FERNANDO JESUS" w:date="2026-09-01T10:02:00Z">
              <w:r w:rsidDel="00EA4C3E">
                <w:rPr>
                  <w:lang w:val="es-ES_tradnl"/>
                </w:rPr>
                <w:delText>Voz</w:delText>
              </w:r>
            </w:del>
            <w:ins w:id="110" w:author="OLIVARES MARTINEZ FERNANDO JESUS" w:date="2026-09-01T10:02:00Z">
              <w:r w:rsidR="00EA4C3E">
                <w:rPr>
                  <w:lang w:val="es-ES_tradnl"/>
                </w:rPr>
                <w:t>CIO</w:t>
              </w:r>
            </w:ins>
          </w:p>
        </w:tc>
        <w:tc>
          <w:tcPr>
            <w:tcW w:w="0" w:type="auto"/>
            <w:shd w:val="clear" w:color="auto" w:fill="FFFFFF" w:themeFill="background1"/>
            <w:tcPrChange w:id="111" w:author="OLIVARES MARTINEZ FERNANDO JESUS" w:date="2026-09-01T12:47:00Z">
              <w:tcPr>
                <w:tcW w:w="0" w:type="auto"/>
                <w:gridSpan w:val="2"/>
                <w:shd w:val="clear" w:color="auto" w:fill="FFFFFF" w:themeFill="background1"/>
              </w:tcPr>
            </w:tcPrChange>
          </w:tcPr>
          <w:p w14:paraId="549CA9FE" w14:textId="52B06C91" w:rsidR="00F908AD" w:rsidRDefault="00F908AD" w:rsidP="000B1757">
            <w:r>
              <w:t>SIA_DAT_</w:t>
            </w:r>
            <w:del w:id="112" w:author="OLIVARES MARTINEZ FERNANDO JESUS" w:date="2026-09-01T10:02:00Z">
              <w:r w:rsidDel="00EA4C3E">
                <w:delText>VOZ</w:delText>
              </w:r>
            </w:del>
            <w:ins w:id="113" w:author="OLIVARES MARTINEZ FERNANDO JESUS" w:date="2026-09-01T10:02:00Z">
              <w:r w:rsidR="00EA4C3E">
                <w:t>CIO</w:t>
              </w:r>
            </w:ins>
          </w:p>
        </w:tc>
        <w:tc>
          <w:tcPr>
            <w:tcW w:w="813" w:type="dxa"/>
            <w:shd w:val="clear" w:color="auto" w:fill="FFFFFF" w:themeFill="background1"/>
            <w:tcPrChange w:id="114" w:author="OLIVARES MARTINEZ FERNANDO JESUS" w:date="2026-09-01T12:47:00Z">
              <w:tcPr>
                <w:tcW w:w="816" w:type="dxa"/>
                <w:gridSpan w:val="2"/>
                <w:shd w:val="clear" w:color="auto" w:fill="FFFFFF" w:themeFill="background1"/>
              </w:tcPr>
            </w:tcPrChange>
          </w:tcPr>
          <w:p w14:paraId="1932508A" w14:textId="6620A66F" w:rsidR="00F908AD" w:rsidRDefault="00F908AD" w:rsidP="000B1757">
            <w:r>
              <w:t>Nueva</w:t>
            </w:r>
          </w:p>
        </w:tc>
        <w:tc>
          <w:tcPr>
            <w:tcW w:w="3337" w:type="dxa"/>
            <w:shd w:val="clear" w:color="auto" w:fill="FFFFFF" w:themeFill="background1"/>
            <w:tcPrChange w:id="115" w:author="OLIVARES MARTINEZ FERNANDO JESUS" w:date="2026-09-01T12:47:00Z">
              <w:tcPr>
                <w:tcW w:w="3480" w:type="dxa"/>
                <w:gridSpan w:val="2"/>
                <w:shd w:val="clear" w:color="auto" w:fill="FFFFFF" w:themeFill="background1"/>
              </w:tcPr>
            </w:tcPrChange>
          </w:tcPr>
          <w:p w14:paraId="4418F6EC" w14:textId="3003EEB2" w:rsidR="00F908AD" w:rsidRDefault="00F908AD" w:rsidP="000B1757">
            <w:r>
              <w:t xml:space="preserve">Listado de </w:t>
            </w:r>
            <w:del w:id="116" w:author="OLIVARES MARTINEZ FERNANDO JESUS" w:date="2026-09-01T10:11:00Z">
              <w:r w:rsidDel="005678F1">
                <w:delText>voces</w:delText>
              </w:r>
            </w:del>
            <w:proofErr w:type="spellStart"/>
            <w:ins w:id="117" w:author="OLIVARES MARTINEZ FERNANDO JESUS" w:date="2026-09-01T10:11:00Z">
              <w:r w:rsidR="005678F1">
                <w:t>CIO’s</w:t>
              </w:r>
            </w:ins>
            <w:proofErr w:type="spellEnd"/>
          </w:p>
        </w:tc>
      </w:tr>
      <w:tr w:rsidR="00F908AD" w:rsidDel="005678F1" w14:paraId="2555763A" w14:textId="7EE6A430" w:rsidTr="005678F1">
        <w:trPr>
          <w:trHeight w:val="406"/>
          <w:del w:id="118" w:author="OLIVARES MARTINEZ FERNANDO JESUS" w:date="2026-09-01T10:11:00Z"/>
          <w:trPrChange w:id="119" w:author="OLIVARES MARTINEZ FERNANDO JESUS" w:date="2026-09-01T10:11:00Z">
            <w:trPr>
              <w:trHeight w:val="406"/>
            </w:trPr>
          </w:trPrChange>
        </w:trPr>
        <w:tc>
          <w:tcPr>
            <w:tcW w:w="0" w:type="auto"/>
            <w:shd w:val="clear" w:color="auto" w:fill="FFFFFF" w:themeFill="background1"/>
            <w:tcPrChange w:id="120" w:author="OLIVARES MARTINEZ FERNANDO JESUS" w:date="2026-09-01T10:11:00Z">
              <w:tcPr>
                <w:tcW w:w="0" w:type="auto"/>
                <w:gridSpan w:val="2"/>
                <w:shd w:val="clear" w:color="auto" w:fill="FFFFFF" w:themeFill="background1"/>
              </w:tcPr>
            </w:tcPrChange>
          </w:tcPr>
          <w:p w14:paraId="0999EF92" w14:textId="1CA5454A" w:rsidR="00F908AD" w:rsidDel="005678F1" w:rsidRDefault="00F908AD" w:rsidP="002A6559">
            <w:pPr>
              <w:rPr>
                <w:del w:id="121" w:author="OLIVARES MARTINEZ FERNANDO JESUS" w:date="2026-09-01T10:11:00Z"/>
                <w:lang w:val="es-ES_tradnl"/>
              </w:rPr>
            </w:pPr>
            <w:del w:id="122" w:author="OLIVARES MARTINEZ FERNANDO JESUS" w:date="2026-08-13T08:47:00Z">
              <w:r w:rsidDel="00294768">
                <w:rPr>
                  <w:lang w:val="es-ES_tradnl"/>
                </w:rPr>
                <w:delText>TipoVoz</w:delText>
              </w:r>
            </w:del>
          </w:p>
        </w:tc>
        <w:tc>
          <w:tcPr>
            <w:tcW w:w="0" w:type="auto"/>
            <w:shd w:val="clear" w:color="auto" w:fill="FFFFFF" w:themeFill="background1"/>
            <w:tcPrChange w:id="123" w:author="OLIVARES MARTINEZ FERNANDO JESUS" w:date="2026-09-01T10:11:00Z">
              <w:tcPr>
                <w:tcW w:w="0" w:type="auto"/>
                <w:gridSpan w:val="2"/>
                <w:shd w:val="clear" w:color="auto" w:fill="FFFFFF" w:themeFill="background1"/>
              </w:tcPr>
            </w:tcPrChange>
          </w:tcPr>
          <w:p w14:paraId="71886304" w14:textId="3951E86A" w:rsidR="00F908AD" w:rsidDel="005678F1" w:rsidRDefault="00F908AD" w:rsidP="002A6559">
            <w:pPr>
              <w:rPr>
                <w:del w:id="124" w:author="OLIVARES MARTINEZ FERNANDO JESUS" w:date="2026-09-01T10:11:00Z"/>
              </w:rPr>
            </w:pPr>
            <w:del w:id="125" w:author="OLIVARES MARTINEZ FERNANDO JESUS" w:date="2026-09-01T10:11:00Z">
              <w:r w:rsidDel="005678F1">
                <w:delText>SIA_DAT_TIPO_</w:delText>
              </w:r>
            </w:del>
            <w:del w:id="126" w:author="OLIVARES MARTINEZ FERNANDO JESUS" w:date="2026-09-01T10:02:00Z">
              <w:r w:rsidDel="00EA4C3E">
                <w:delText>VOZ</w:delText>
              </w:r>
            </w:del>
          </w:p>
        </w:tc>
        <w:tc>
          <w:tcPr>
            <w:tcW w:w="813" w:type="dxa"/>
            <w:shd w:val="clear" w:color="auto" w:fill="FFFFFF" w:themeFill="background1"/>
            <w:tcPrChange w:id="127" w:author="OLIVARES MARTINEZ FERNANDO JESUS" w:date="2026-09-01T10:11:00Z">
              <w:tcPr>
                <w:tcW w:w="816" w:type="dxa"/>
                <w:gridSpan w:val="2"/>
                <w:shd w:val="clear" w:color="auto" w:fill="FFFFFF" w:themeFill="background1"/>
              </w:tcPr>
            </w:tcPrChange>
          </w:tcPr>
          <w:p w14:paraId="184B8C63" w14:textId="49FE1C85" w:rsidR="00F908AD" w:rsidDel="005678F1" w:rsidRDefault="00F908AD" w:rsidP="002A6559">
            <w:pPr>
              <w:rPr>
                <w:del w:id="128" w:author="OLIVARES MARTINEZ FERNANDO JESUS" w:date="2026-09-01T10:11:00Z"/>
              </w:rPr>
            </w:pPr>
            <w:del w:id="129" w:author="OLIVARES MARTINEZ FERNANDO JESUS" w:date="2026-09-01T10:11:00Z">
              <w:r w:rsidDel="005678F1">
                <w:delText>Nueva</w:delText>
              </w:r>
            </w:del>
          </w:p>
        </w:tc>
        <w:tc>
          <w:tcPr>
            <w:tcW w:w="3337" w:type="dxa"/>
            <w:shd w:val="clear" w:color="auto" w:fill="FFFFFF" w:themeFill="background1"/>
            <w:tcPrChange w:id="130" w:author="OLIVARES MARTINEZ FERNANDO JESUS" w:date="2026-09-01T10:11:00Z">
              <w:tcPr>
                <w:tcW w:w="3480" w:type="dxa"/>
                <w:gridSpan w:val="2"/>
                <w:shd w:val="clear" w:color="auto" w:fill="FFFFFF" w:themeFill="background1"/>
              </w:tcPr>
            </w:tcPrChange>
          </w:tcPr>
          <w:p w14:paraId="150A82EE" w14:textId="3AAC4BD9" w:rsidR="00F908AD" w:rsidDel="005678F1" w:rsidRDefault="00E63A7A" w:rsidP="002A6559">
            <w:pPr>
              <w:rPr>
                <w:del w:id="131" w:author="OLIVARES MARTINEZ FERNANDO JESUS" w:date="2026-09-01T10:11:00Z"/>
              </w:rPr>
            </w:pPr>
            <w:del w:id="132" w:author="OLIVARES MARTINEZ FERNANDO JESUS" w:date="2026-09-01T10:11:00Z">
              <w:r w:rsidDel="005678F1">
                <w:delText xml:space="preserve">Diferentes tipos de </w:delText>
              </w:r>
            </w:del>
            <w:del w:id="133" w:author="OLIVARES MARTINEZ FERNANDO JESUS" w:date="2026-09-01T10:02:00Z">
              <w:r w:rsidDel="00EA4C3E">
                <w:delText>voz</w:delText>
              </w:r>
            </w:del>
          </w:p>
        </w:tc>
      </w:tr>
      <w:tr w:rsidR="00F908AD" w:rsidDel="005678F1" w14:paraId="4E3086D4" w14:textId="2722F59B" w:rsidTr="005678F1">
        <w:trPr>
          <w:trHeight w:val="406"/>
          <w:del w:id="134" w:author="OLIVARES MARTINEZ FERNANDO JESUS" w:date="2026-09-01T10:11:00Z"/>
          <w:trPrChange w:id="135" w:author="OLIVARES MARTINEZ FERNANDO JESUS" w:date="2026-09-01T10:11:00Z">
            <w:trPr>
              <w:trHeight w:val="406"/>
            </w:trPr>
          </w:trPrChange>
        </w:trPr>
        <w:tc>
          <w:tcPr>
            <w:tcW w:w="0" w:type="auto"/>
            <w:shd w:val="clear" w:color="auto" w:fill="FFFFFF" w:themeFill="background1"/>
            <w:tcPrChange w:id="136" w:author="OLIVARES MARTINEZ FERNANDO JESUS" w:date="2026-09-01T10:11:00Z">
              <w:tcPr>
                <w:tcW w:w="0" w:type="auto"/>
                <w:gridSpan w:val="2"/>
                <w:shd w:val="clear" w:color="auto" w:fill="FFFFFF" w:themeFill="background1"/>
              </w:tcPr>
            </w:tcPrChange>
          </w:tcPr>
          <w:p w14:paraId="03E63CE9" w14:textId="5E7DB6FB" w:rsidR="00F908AD" w:rsidDel="005678F1" w:rsidRDefault="00F908AD" w:rsidP="002A6559">
            <w:pPr>
              <w:rPr>
                <w:del w:id="137" w:author="OLIVARES MARTINEZ FERNANDO JESUS" w:date="2026-09-01T10:11:00Z"/>
                <w:lang w:val="es-ES_tradnl"/>
              </w:rPr>
            </w:pPr>
            <w:del w:id="138" w:author="OLIVARES MARTINEZ FERNANDO JESUS" w:date="2026-09-01T10:02:00Z">
              <w:r w:rsidDel="00EA4C3E">
                <w:rPr>
                  <w:lang w:val="es-ES_tradnl"/>
                </w:rPr>
                <w:delText>Voz</w:delText>
              </w:r>
            </w:del>
            <w:del w:id="139" w:author="OLIVARES MARTINEZ FERNANDO JESUS" w:date="2026-09-01T10:11:00Z">
              <w:r w:rsidDel="005678F1">
                <w:rPr>
                  <w:lang w:val="es-ES_tradnl"/>
                </w:rPr>
                <w:delText>-</w:delText>
              </w:r>
            </w:del>
            <w:del w:id="140" w:author="OLIVARES MARTINEZ FERNANDO JESUS" w:date="2026-08-13T08:47:00Z">
              <w:r w:rsidDel="00294768">
                <w:rPr>
                  <w:lang w:val="es-ES_tradnl"/>
                </w:rPr>
                <w:delText>Seccion</w:delText>
              </w:r>
            </w:del>
          </w:p>
        </w:tc>
        <w:tc>
          <w:tcPr>
            <w:tcW w:w="0" w:type="auto"/>
            <w:shd w:val="clear" w:color="auto" w:fill="FFFFFF" w:themeFill="background1"/>
            <w:tcPrChange w:id="141" w:author="OLIVARES MARTINEZ FERNANDO JESUS" w:date="2026-09-01T10:11:00Z">
              <w:tcPr>
                <w:tcW w:w="0" w:type="auto"/>
                <w:gridSpan w:val="2"/>
                <w:shd w:val="clear" w:color="auto" w:fill="FFFFFF" w:themeFill="background1"/>
              </w:tcPr>
            </w:tcPrChange>
          </w:tcPr>
          <w:p w14:paraId="32BB7609" w14:textId="01F62913" w:rsidR="00F908AD" w:rsidDel="005678F1" w:rsidRDefault="00F908AD" w:rsidP="002A6559">
            <w:pPr>
              <w:rPr>
                <w:del w:id="142" w:author="OLIVARES MARTINEZ FERNANDO JESUS" w:date="2026-09-01T10:11:00Z"/>
              </w:rPr>
            </w:pPr>
            <w:del w:id="143" w:author="OLIVARES MARTINEZ FERNANDO JESUS" w:date="2026-09-01T10:11:00Z">
              <w:r w:rsidDel="005678F1">
                <w:delText>SIA_DAT_</w:delText>
              </w:r>
            </w:del>
            <w:del w:id="144" w:author="OLIVARES MARTINEZ FERNANDO JESUS" w:date="2026-09-01T10:02:00Z">
              <w:r w:rsidDel="00EA4C3E">
                <w:delText>VOZ</w:delText>
              </w:r>
            </w:del>
            <w:del w:id="145" w:author="OLIVARES MARTINEZ FERNANDO JESUS" w:date="2026-09-01T10:11:00Z">
              <w:r w:rsidDel="005678F1">
                <w:delText>_SECCION</w:delText>
              </w:r>
            </w:del>
          </w:p>
        </w:tc>
        <w:tc>
          <w:tcPr>
            <w:tcW w:w="813" w:type="dxa"/>
            <w:shd w:val="clear" w:color="auto" w:fill="FFFFFF" w:themeFill="background1"/>
            <w:tcPrChange w:id="146" w:author="OLIVARES MARTINEZ FERNANDO JESUS" w:date="2026-09-01T10:11:00Z">
              <w:tcPr>
                <w:tcW w:w="816" w:type="dxa"/>
                <w:gridSpan w:val="2"/>
                <w:shd w:val="clear" w:color="auto" w:fill="FFFFFF" w:themeFill="background1"/>
              </w:tcPr>
            </w:tcPrChange>
          </w:tcPr>
          <w:p w14:paraId="5CAC045F" w14:textId="18E40CA5" w:rsidR="00F908AD" w:rsidDel="005678F1" w:rsidRDefault="00F908AD" w:rsidP="002A6559">
            <w:pPr>
              <w:rPr>
                <w:del w:id="147" w:author="OLIVARES MARTINEZ FERNANDO JESUS" w:date="2026-09-01T10:11:00Z"/>
              </w:rPr>
            </w:pPr>
            <w:del w:id="148" w:author="OLIVARES MARTINEZ FERNANDO JESUS" w:date="2026-09-01T10:11:00Z">
              <w:r w:rsidDel="005678F1">
                <w:delText>Nueva</w:delText>
              </w:r>
            </w:del>
          </w:p>
        </w:tc>
        <w:tc>
          <w:tcPr>
            <w:tcW w:w="3337" w:type="dxa"/>
            <w:shd w:val="clear" w:color="auto" w:fill="FFFFFF" w:themeFill="background1"/>
            <w:tcPrChange w:id="149" w:author="OLIVARES MARTINEZ FERNANDO JESUS" w:date="2026-09-01T10:11:00Z">
              <w:tcPr>
                <w:tcW w:w="3480" w:type="dxa"/>
                <w:gridSpan w:val="2"/>
                <w:shd w:val="clear" w:color="auto" w:fill="FFFFFF" w:themeFill="background1"/>
              </w:tcPr>
            </w:tcPrChange>
          </w:tcPr>
          <w:p w14:paraId="6D6913C4" w14:textId="6259B934" w:rsidR="00F908AD" w:rsidDel="005678F1" w:rsidRDefault="00F908AD" w:rsidP="002A6559">
            <w:pPr>
              <w:rPr>
                <w:del w:id="150" w:author="OLIVARES MARTINEZ FERNANDO JESUS" w:date="2026-09-01T10:11:00Z"/>
              </w:rPr>
            </w:pPr>
            <w:del w:id="151" w:author="OLIVARES MARTINEZ FERNANDO JESUS" w:date="2026-09-01T10:11:00Z">
              <w:r w:rsidDel="005678F1">
                <w:delText>Relacion 1:N de Voces con Voces de tipo Sección</w:delText>
              </w:r>
            </w:del>
          </w:p>
        </w:tc>
      </w:tr>
    </w:tbl>
    <w:p w14:paraId="5AA554C1" w14:textId="77777777" w:rsidR="00D621EE" w:rsidRDefault="00D621EE" w:rsidP="00D621EE">
      <w:pPr>
        <w:ind w:left="360"/>
      </w:pPr>
    </w:p>
    <w:p w14:paraId="13B1471C" w14:textId="29A067C3" w:rsidR="000B1757" w:rsidRDefault="00126B43" w:rsidP="00CD54EC">
      <w:pPr>
        <w:pStyle w:val="Ttulo2"/>
        <w:numPr>
          <w:ilvl w:val="2"/>
          <w:numId w:val="1"/>
        </w:numPr>
      </w:pPr>
      <w:bookmarkStart w:id="152" w:name="_Toc229128598"/>
      <w:bookmarkStart w:id="153" w:name="_Toc154738139"/>
      <w:r>
        <w:t xml:space="preserve">TABLA </w:t>
      </w:r>
      <w:r w:rsidR="00C27B90">
        <w:t>SIA</w:t>
      </w:r>
      <w:r w:rsidR="000B1757">
        <w:t>_</w:t>
      </w:r>
      <w:r w:rsidR="00C27B90">
        <w:t>DAT_</w:t>
      </w:r>
      <w:del w:id="154" w:author="OLIVARES MARTINEZ FERNANDO JESUS" w:date="2026-09-01T10:02:00Z">
        <w:r w:rsidR="00F908AD" w:rsidDel="00EA4C3E">
          <w:delText>VOZ</w:delText>
        </w:r>
      </w:del>
      <w:bookmarkEnd w:id="152"/>
      <w:ins w:id="155" w:author="OLIVARES MARTINEZ FERNANDO JESUS" w:date="2026-09-01T10:02:00Z">
        <w:r w:rsidR="00EA4C3E">
          <w:t>CIO</w:t>
        </w:r>
      </w:ins>
    </w:p>
    <w:tbl>
      <w:tblPr>
        <w:tblStyle w:val="Tablaconcuadrcula"/>
        <w:tblW w:w="9351" w:type="dxa"/>
        <w:tblLook w:val="04A0" w:firstRow="1" w:lastRow="0" w:firstColumn="1" w:lastColumn="0" w:noHBand="0" w:noVBand="1"/>
        <w:tblPrChange w:id="156" w:author="OLIVARES MARTINEZ FERNANDO JESUS" w:date="2026-09-01T12:46:00Z">
          <w:tblPr>
            <w:tblStyle w:val="Tablaconcuadrcula"/>
            <w:tblW w:w="8482" w:type="dxa"/>
            <w:tblLook w:val="04A0" w:firstRow="1" w:lastRow="0" w:firstColumn="1" w:lastColumn="0" w:noHBand="0" w:noVBand="1"/>
          </w:tblPr>
        </w:tblPrChange>
      </w:tblPr>
      <w:tblGrid>
        <w:gridCol w:w="3372"/>
        <w:gridCol w:w="2700"/>
        <w:gridCol w:w="3279"/>
        <w:tblGridChange w:id="157">
          <w:tblGrid>
            <w:gridCol w:w="3372"/>
            <w:gridCol w:w="2700"/>
            <w:gridCol w:w="2410"/>
            <w:gridCol w:w="869"/>
          </w:tblGrid>
        </w:tblGridChange>
      </w:tblGrid>
      <w:tr w:rsidR="000B1757" w:rsidRPr="00C20808" w14:paraId="4239099B" w14:textId="77777777" w:rsidTr="006E18C3">
        <w:trPr>
          <w:trPrChange w:id="158" w:author="OLIVARES MARTINEZ FERNANDO JESUS" w:date="2026-09-01T12:46:00Z">
            <w:trPr>
              <w:gridAfter w:val="0"/>
            </w:trPr>
          </w:trPrChange>
        </w:trPr>
        <w:tc>
          <w:tcPr>
            <w:tcW w:w="9351" w:type="dxa"/>
            <w:gridSpan w:val="3"/>
            <w:shd w:val="clear" w:color="auto" w:fill="5B9BD5" w:themeFill="accent1"/>
            <w:tcPrChange w:id="159" w:author="OLIVARES MARTINEZ FERNANDO JESUS" w:date="2026-09-01T12:46:00Z">
              <w:tcPr>
                <w:tcW w:w="8482" w:type="dxa"/>
                <w:gridSpan w:val="3"/>
                <w:shd w:val="clear" w:color="auto" w:fill="5B9BD5" w:themeFill="accent1"/>
              </w:tcPr>
            </w:tcPrChange>
          </w:tcPr>
          <w:p w14:paraId="1301AC3B" w14:textId="09B97FEE" w:rsidR="000B1757" w:rsidRPr="00FF387B" w:rsidRDefault="00311C5B" w:rsidP="000B175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SIA_DAT_</w:t>
            </w:r>
            <w:del w:id="160" w:author="OLIVARES MARTINEZ FERNANDO JESUS" w:date="2026-09-01T10:02:00Z">
              <w:r w:rsidR="00F908AD" w:rsidDel="00EA4C3E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161" w:author="OLIVARES MARTINEZ FERNANDO JESUS" w:date="2026-09-01T10:02:00Z">
              <w:r w:rsidR="00EA4C3E">
                <w:rPr>
                  <w:rFonts w:cs="Arial"/>
                  <w:b/>
                  <w:bCs/>
                  <w:color w:val="FFFFFF" w:themeColor="background1"/>
                </w:rPr>
                <w:t>CIO</w:t>
              </w:r>
            </w:ins>
          </w:p>
        </w:tc>
      </w:tr>
      <w:tr w:rsidR="000B1757" w:rsidRPr="00381C0B" w14:paraId="3AE8FB34" w14:textId="77777777" w:rsidTr="006E18C3">
        <w:trPr>
          <w:trPrChange w:id="162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bottom w:val="single" w:sz="4" w:space="0" w:color="auto"/>
            </w:tcBorders>
            <w:shd w:val="clear" w:color="auto" w:fill="DEEAF6" w:themeFill="accent1" w:themeFillTint="33"/>
            <w:tcPrChange w:id="163" w:author="OLIVARES MARTINEZ FERNANDO JESUS" w:date="2026-09-01T12:46:00Z">
              <w:tcPr>
                <w:tcW w:w="2547" w:type="dxa"/>
                <w:tcBorders>
                  <w:bottom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213265AA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NOMBRE CAMPO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DEEAF6" w:themeFill="accent1" w:themeFillTint="33"/>
            <w:tcPrChange w:id="164" w:author="OLIVARES MARTINEZ FERNANDO JESUS" w:date="2026-09-01T12:46:00Z">
              <w:tcPr>
                <w:tcW w:w="2551" w:type="dxa"/>
                <w:tcBorders>
                  <w:bottom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2572E2E2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TIPO DATO</w:t>
            </w:r>
          </w:p>
        </w:tc>
        <w:tc>
          <w:tcPr>
            <w:tcW w:w="3279" w:type="dxa"/>
            <w:tcBorders>
              <w:bottom w:val="single" w:sz="4" w:space="0" w:color="auto"/>
            </w:tcBorders>
            <w:shd w:val="clear" w:color="auto" w:fill="DEEAF6" w:themeFill="accent1" w:themeFillTint="33"/>
            <w:tcPrChange w:id="165" w:author="OLIVARES MARTINEZ FERNANDO JESUS" w:date="2026-09-01T12:46:00Z">
              <w:tcPr>
                <w:tcW w:w="3384" w:type="dxa"/>
                <w:tcBorders>
                  <w:bottom w:val="single" w:sz="4" w:space="0" w:color="auto"/>
                </w:tcBorders>
                <w:shd w:val="clear" w:color="auto" w:fill="DEEAF6" w:themeFill="accent1" w:themeFillTint="33"/>
              </w:tcPr>
            </w:tcPrChange>
          </w:tcPr>
          <w:p w14:paraId="4376AD73" w14:textId="77777777" w:rsidR="000B1757" w:rsidRPr="00381C0B" w:rsidRDefault="000B1757" w:rsidP="009E0D8B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DESCRIPCIÓN CAMPO</w:t>
            </w:r>
          </w:p>
        </w:tc>
      </w:tr>
      <w:tr w:rsidR="00F53240" w:rsidRPr="00C30E3D" w14:paraId="3CCE05AF" w14:textId="77777777" w:rsidTr="006E18C3">
        <w:trPr>
          <w:trPrChange w:id="166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67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6F9DF59" w14:textId="2C6D8A01" w:rsidR="00F53240" w:rsidRPr="00D920D1" w:rsidRDefault="00F53240" w:rsidP="00F53240">
            <w:r w:rsidRPr="00D920D1">
              <w:t>ID_</w:t>
            </w:r>
            <w:del w:id="168" w:author="OLIVARES MARTINEZ FERNANDO JESUS" w:date="2026-09-01T10:02:00Z">
              <w:r w:rsidR="00F908AD" w:rsidDel="00EA4C3E">
                <w:delText>VOZ</w:delText>
              </w:r>
            </w:del>
            <w:ins w:id="169" w:author="OLIVARES MARTINEZ FERNANDO JESUS" w:date="2026-09-01T10:02:00Z">
              <w:r w:rsidR="00EA4C3E">
                <w:t>CIO</w:t>
              </w:r>
            </w:ins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70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FA0A90" w14:textId="0E046F7A" w:rsidR="00F53240" w:rsidRPr="00E62984" w:rsidRDefault="00F53240" w:rsidP="00F53240">
            <w:del w:id="171" w:author="OLIVARES MARTINEZ FERNANDO JESUS" w:date="2026-09-01T10:16:00Z">
              <w:r w:rsidRPr="00E62984" w:rsidDel="00E939BB">
                <w:delText>NUMBER(</w:delText>
              </w:r>
            </w:del>
            <w:ins w:id="172" w:author="OLIVARES MARTINEZ FERNANDO JESUS" w:date="2026-09-01T10:16:00Z">
              <w:r w:rsidR="00E939BB" w:rsidRPr="00E62984">
                <w:t>NUMBER (</w:t>
              </w:r>
            </w:ins>
            <w:del w:id="173" w:author="OLIVARES MARTINEZ FERNANDO JESUS" w:date="2026-09-01T10:12:00Z">
              <w:r w:rsidR="00F908AD" w:rsidDel="00E939BB">
                <w:delText>9</w:delText>
              </w:r>
            </w:del>
            <w:ins w:id="174" w:author="OLIVARES MARTINEZ FERNANDO JESUS" w:date="2026-09-01T10:12:00Z">
              <w:r w:rsidR="00E939BB">
                <w:t>10</w:t>
              </w:r>
            </w:ins>
            <w:r w:rsidRPr="00E62984">
              <w:t>,0)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75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573F6C0" w14:textId="01541937" w:rsidR="00F53240" w:rsidRPr="00533BDA" w:rsidRDefault="00F53240" w:rsidP="00F53240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33BDA">
              <w:rPr>
                <w:rFonts w:asciiTheme="minorHAnsi" w:hAnsiTheme="minorHAnsi" w:cstheme="minorHAnsi"/>
                <w:sz w:val="22"/>
                <w:szCs w:val="22"/>
              </w:rPr>
              <w:t>Iden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tificador </w:t>
            </w:r>
            <w:r w:rsidR="003C781E">
              <w:rPr>
                <w:rFonts w:asciiTheme="minorHAnsi" w:hAnsiTheme="minorHAnsi" w:cstheme="minorHAnsi"/>
                <w:sz w:val="22"/>
                <w:szCs w:val="22"/>
              </w:rPr>
              <w:t xml:space="preserve">numérico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</w:t>
            </w:r>
            <w:r w:rsidR="00F908AD">
              <w:rPr>
                <w:rFonts w:asciiTheme="minorHAnsi" w:hAnsiTheme="minorHAnsi" w:cstheme="minorHAnsi"/>
                <w:sz w:val="22"/>
                <w:szCs w:val="22"/>
              </w:rPr>
              <w:t xml:space="preserve"> la </w:t>
            </w:r>
            <w:del w:id="176" w:author="OLIVARES MARTINEZ FERNANDO JESUS" w:date="2026-09-01T10:02:00Z">
              <w:r w:rsidR="00F908AD" w:rsidDel="00EA4C3E">
                <w:rPr>
                  <w:rFonts w:asciiTheme="minorHAnsi" w:hAnsiTheme="minorHAnsi" w:cstheme="minorHAnsi"/>
                  <w:sz w:val="22"/>
                  <w:szCs w:val="22"/>
                </w:rPr>
                <w:delText>Voz</w:delText>
              </w:r>
            </w:del>
            <w:ins w:id="177" w:author="OLIVARES MARTINEZ FERNANDO JESUS" w:date="2026-09-01T10:02:00Z">
              <w:r w:rsidR="00EA4C3E">
                <w:rPr>
                  <w:rFonts w:asciiTheme="minorHAnsi" w:hAnsiTheme="minorHAnsi" w:cstheme="minorHAnsi"/>
                  <w:sz w:val="22"/>
                  <w:szCs w:val="22"/>
                </w:rPr>
                <w:t>CIO</w:t>
              </w:r>
            </w:ins>
            <w:r>
              <w:rPr>
                <w:rFonts w:asciiTheme="minorHAnsi" w:hAnsiTheme="minorHAnsi" w:cstheme="minorHAnsi"/>
                <w:sz w:val="22"/>
                <w:szCs w:val="22"/>
              </w:rPr>
              <w:t>. Clave primaria.</w:t>
            </w:r>
          </w:p>
        </w:tc>
      </w:tr>
      <w:tr w:rsidR="00E939BB" w:rsidRPr="00C30E3D" w14:paraId="43FC75D3" w14:textId="77777777" w:rsidTr="006E18C3">
        <w:trPr>
          <w:ins w:id="178" w:author="OLIVARES MARTINEZ FERNANDO JESUS" w:date="2026-09-01T10:12:00Z"/>
          <w:trPrChange w:id="179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80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F8594E9" w14:textId="32671237" w:rsidR="00E939BB" w:rsidRDefault="00E939BB" w:rsidP="00E939BB">
            <w:pPr>
              <w:rPr>
                <w:ins w:id="181" w:author="OLIVARES MARTINEZ FERNANDO JESUS" w:date="2026-09-01T10:12:00Z"/>
              </w:rPr>
            </w:pPr>
            <w:ins w:id="182" w:author="OLIVARES MARTINEZ FERNANDO JESUS" w:date="2026-09-01T10:12:00Z">
              <w:r>
                <w:t>DESCRIPCION</w:t>
              </w:r>
            </w:ins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83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2AEB1D7" w14:textId="37328A71" w:rsidR="00E939BB" w:rsidRDefault="00E939BB" w:rsidP="00E939BB">
            <w:pPr>
              <w:rPr>
                <w:ins w:id="184" w:author="OLIVARES MARTINEZ FERNANDO JESUS" w:date="2026-09-01T10:12:00Z"/>
              </w:rPr>
            </w:pPr>
            <w:ins w:id="185" w:author="OLIVARES MARTINEZ FERNANDO JESUS" w:date="2026-09-01T10:12:00Z">
              <w:r>
                <w:t>VARCHAR2(100 BYTE)</w:t>
              </w:r>
            </w:ins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86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2E98768" w14:textId="28F5EF50" w:rsidR="00E939BB" w:rsidRDefault="00E939BB" w:rsidP="00E939BB">
            <w:pPr>
              <w:spacing w:after="0" w:line="240" w:lineRule="auto"/>
              <w:rPr>
                <w:ins w:id="187" w:author="OLIVARES MARTINEZ FERNANDO JESUS" w:date="2026-09-01T10:12:00Z"/>
                <w:rFonts w:cstheme="minorHAnsi"/>
              </w:rPr>
            </w:pPr>
            <w:ins w:id="188" w:author="OLIVARES MARTINEZ FERNANDO JESUS" w:date="2026-09-01T10:12:00Z">
              <w:r>
                <w:rPr>
                  <w:rFonts w:cstheme="minorHAnsi"/>
                </w:rPr>
                <w:t>Descripción de la CIO</w:t>
              </w:r>
            </w:ins>
          </w:p>
        </w:tc>
      </w:tr>
      <w:tr w:rsidR="00E939BB" w:rsidRPr="00C30E3D" w14:paraId="768E4467" w14:textId="77777777" w:rsidTr="006E18C3">
        <w:trPr>
          <w:ins w:id="189" w:author="OLIVARES MARTINEZ FERNANDO JESUS" w:date="2026-09-01T10:13:00Z"/>
          <w:trPrChange w:id="190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1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9F4E856" w14:textId="11E01C7A" w:rsidR="00E939BB" w:rsidRDefault="00E939BB" w:rsidP="00E939BB">
            <w:pPr>
              <w:rPr>
                <w:ins w:id="192" w:author="OLIVARES MARTINEZ FERNANDO JESUS" w:date="2026-09-01T10:13:00Z"/>
              </w:rPr>
            </w:pPr>
            <w:ins w:id="193" w:author="OLIVARES MARTINEZ FERNANDO JESUS" w:date="2026-09-01T10:13:00Z">
              <w:r w:rsidRPr="00E939BB">
                <w:t>ID_EJERCITO</w:t>
              </w:r>
            </w:ins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94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81FD84" w14:textId="20F3A907" w:rsidR="00E939BB" w:rsidRDefault="00E939BB" w:rsidP="00E939BB">
            <w:pPr>
              <w:rPr>
                <w:ins w:id="195" w:author="OLIVARES MARTINEZ FERNANDO JESUS" w:date="2026-09-01T10:13:00Z"/>
              </w:rPr>
            </w:pPr>
            <w:ins w:id="196" w:author="OLIVARES MARTINEZ FERNANDO JESUS" w:date="2026-09-01T10:16:00Z">
              <w:r>
                <w:t>NUMBER (</w:t>
              </w:r>
            </w:ins>
            <w:ins w:id="197" w:author="OLIVARES MARTINEZ FERNANDO JESUS" w:date="2026-09-01T10:13:00Z">
              <w:r>
                <w:t>1,0)</w:t>
              </w:r>
            </w:ins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98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CE7755D" w14:textId="423BCBF3" w:rsidR="00E939BB" w:rsidRDefault="00E939BB" w:rsidP="00E939BB">
            <w:pPr>
              <w:spacing w:after="0" w:line="240" w:lineRule="auto"/>
              <w:rPr>
                <w:ins w:id="199" w:author="OLIVARES MARTINEZ FERNANDO JESUS" w:date="2026-09-01T10:13:00Z"/>
                <w:rFonts w:cstheme="minorHAnsi"/>
              </w:rPr>
            </w:pPr>
            <w:ins w:id="200" w:author="OLIVARES MARTINEZ FERNANDO JESUS" w:date="2026-09-01T10:13:00Z">
              <w:r>
                <w:rPr>
                  <w:rFonts w:cstheme="minorHAnsi"/>
                </w:rPr>
                <w:t>Identificador del Ejército</w:t>
              </w:r>
            </w:ins>
            <w:ins w:id="201" w:author="OLIVARES MARTINEZ FERNANDO JESUS" w:date="2026-09-01T12:46:00Z">
              <w:r w:rsidR="006E18C3">
                <w:rPr>
                  <w:rFonts w:cstheme="minorHAnsi"/>
                </w:rPr>
                <w:t>. FK a SIA_DAT_EJERCITO</w:t>
              </w:r>
            </w:ins>
          </w:p>
        </w:tc>
      </w:tr>
      <w:tr w:rsidR="00E939BB" w:rsidRPr="00C30E3D" w14:paraId="22CF3524" w14:textId="77777777" w:rsidTr="006E18C3">
        <w:trPr>
          <w:ins w:id="202" w:author="OLIVARES MARTINEZ FERNANDO JESUS" w:date="2026-09-01T10:13:00Z"/>
          <w:trPrChange w:id="203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4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07EB8B2" w14:textId="31DAA918" w:rsidR="00E939BB" w:rsidRDefault="00E939BB" w:rsidP="00E939BB">
            <w:pPr>
              <w:rPr>
                <w:ins w:id="205" w:author="OLIVARES MARTINEZ FERNANDO JESUS" w:date="2026-09-01T10:13:00Z"/>
              </w:rPr>
            </w:pPr>
            <w:ins w:id="206" w:author="OLIVARES MARTINEZ FERNANDO JESUS" w:date="2026-09-01T10:13:00Z">
              <w:r w:rsidRPr="00E939BB">
                <w:t>NOMBRE_UNIDAD2</w:t>
              </w:r>
            </w:ins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07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8803823" w14:textId="547C6683" w:rsidR="00E939BB" w:rsidRDefault="00E939BB" w:rsidP="00E939BB">
            <w:pPr>
              <w:rPr>
                <w:ins w:id="208" w:author="OLIVARES MARTINEZ FERNANDO JESUS" w:date="2026-09-01T10:13:00Z"/>
              </w:rPr>
            </w:pPr>
            <w:ins w:id="209" w:author="OLIVARES MARTINEZ FERNANDO JESUS" w:date="2026-09-01T10:14:00Z">
              <w:r w:rsidRPr="00E939BB">
                <w:t>VARCHAR2(100 CHAR)</w:t>
              </w:r>
            </w:ins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10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9F68EC1" w14:textId="1C2645BF" w:rsidR="00E939BB" w:rsidRDefault="00E939BB" w:rsidP="00E939BB">
            <w:pPr>
              <w:spacing w:after="0" w:line="240" w:lineRule="auto"/>
              <w:rPr>
                <w:ins w:id="211" w:author="OLIVARES MARTINEZ FERNANDO JESUS" w:date="2026-09-01T10:13:00Z"/>
                <w:rFonts w:cstheme="minorHAnsi"/>
              </w:rPr>
            </w:pPr>
            <w:ins w:id="212" w:author="OLIVARES MARTINEZ FERNANDO JESUS" w:date="2026-09-01T10:14:00Z">
              <w:r>
                <w:rPr>
                  <w:rFonts w:cstheme="minorHAnsi"/>
                </w:rPr>
                <w:t>Nombre Unidad</w:t>
              </w:r>
            </w:ins>
          </w:p>
        </w:tc>
      </w:tr>
      <w:tr w:rsidR="00E939BB" w:rsidRPr="00C30E3D" w14:paraId="17C2F3D4" w14:textId="77777777" w:rsidTr="006E18C3">
        <w:trPr>
          <w:trPrChange w:id="213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14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46BCCD8F" w14:textId="7E9D54C2" w:rsidR="00E939BB" w:rsidRPr="00D920D1" w:rsidRDefault="00E939BB" w:rsidP="00E939BB">
            <w:ins w:id="215" w:author="OLIVARES MARTINEZ FERNANDO JESUS" w:date="2026-09-01T10:14:00Z">
              <w:r w:rsidRPr="00E939BB">
                <w:t>ID_UNIDAD2_CIO</w:t>
              </w:r>
            </w:ins>
            <w:del w:id="216" w:author="OLIVARES MARTINEZ FERNANDO JESUS" w:date="2026-09-01T10:14:00Z">
              <w:r w:rsidDel="00E939BB">
                <w:delText>CODIGO</w:delText>
              </w:r>
            </w:del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17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426CFA0" w14:textId="4D238838" w:rsidR="00E939BB" w:rsidRPr="00E62984" w:rsidRDefault="00E939BB" w:rsidP="00E939BB">
            <w:ins w:id="218" w:author="OLIVARES MARTINEZ FERNANDO JESUS" w:date="2026-09-01T10:16:00Z">
              <w:r w:rsidRPr="00E939BB">
                <w:t>NUMBER (</w:t>
              </w:r>
            </w:ins>
            <w:ins w:id="219" w:author="OLIVARES MARTINEZ FERNANDO JESUS" w:date="2026-09-01T10:14:00Z">
              <w:r w:rsidRPr="00E939BB">
                <w:t>1,0)</w:t>
              </w:r>
            </w:ins>
            <w:del w:id="220" w:author="OLIVARES MARTINEZ FERNANDO JESUS" w:date="2026-09-01T10:14:00Z">
              <w:r w:rsidDel="00E939BB">
                <w:delText>VARCHAR2(5 BYTE)</w:delText>
              </w:r>
            </w:del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21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FF7FD72" w14:textId="73BD8E9D" w:rsidR="00E939BB" w:rsidRPr="00533BDA" w:rsidRDefault="00E939BB" w:rsidP="00E939BB">
            <w:pPr>
              <w:spacing w:after="0" w:line="240" w:lineRule="auto"/>
              <w:rPr>
                <w:rFonts w:cstheme="minorHAnsi"/>
              </w:rPr>
            </w:pPr>
            <w:del w:id="222" w:author="OLIVARES MARTINEZ FERNANDO JESUS" w:date="2026-09-01T10:14:00Z">
              <w:r w:rsidDel="00E939BB">
                <w:rPr>
                  <w:rFonts w:cstheme="minorHAnsi"/>
                </w:rPr>
                <w:delText xml:space="preserve">Código de la </w:delText>
              </w:r>
            </w:del>
            <w:del w:id="223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del w:id="224" w:author="OLIVARES MARTINEZ FERNANDO JESUS" w:date="2026-09-01T10:14:00Z">
              <w:r w:rsidDel="00E939BB">
                <w:rPr>
                  <w:rFonts w:cstheme="minorHAnsi"/>
                </w:rPr>
                <w:delText xml:space="preserve">, identificador alfanumérico de la </w:delText>
              </w:r>
            </w:del>
            <w:del w:id="225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del w:id="226" w:author="OLIVARES MARTINEZ FERNANDO JESUS" w:date="2026-09-01T10:14:00Z">
              <w:r w:rsidDel="00E939BB">
                <w:rPr>
                  <w:rFonts w:cstheme="minorHAnsi"/>
                </w:rPr>
                <w:delText xml:space="preserve">. Abreviatura de la </w:delText>
              </w:r>
            </w:del>
            <w:del w:id="227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ins w:id="228" w:author="OLIVARES MARTINEZ FERNANDO JESUS" w:date="2026-09-01T10:14:00Z">
              <w:r>
                <w:rPr>
                  <w:rFonts w:cstheme="minorHAnsi"/>
                </w:rPr>
                <w:t>Identificador de la Unidad</w:t>
              </w:r>
            </w:ins>
          </w:p>
        </w:tc>
      </w:tr>
      <w:tr w:rsidR="00E939BB" w:rsidRPr="00C30E3D" w14:paraId="2E2BC767" w14:textId="77777777" w:rsidTr="006E18C3">
        <w:trPr>
          <w:trPrChange w:id="229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30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A5FCA12" w14:textId="32B9C8E7" w:rsidR="00E939BB" w:rsidRDefault="00E939BB" w:rsidP="00E939BB">
            <w:ins w:id="231" w:author="OLIVARES MARTINEZ FERNANDO JESUS" w:date="2026-09-01T10:14:00Z">
              <w:r w:rsidRPr="00E939BB">
                <w:t>NOMBRE_UNIDAD3</w:t>
              </w:r>
            </w:ins>
            <w:del w:id="232" w:author="OLIVARES MARTINEZ FERNANDO JESUS" w:date="2026-09-01T10:14:00Z">
              <w:r w:rsidDel="00E939BB">
                <w:delText>DESCRIPCION</w:delText>
              </w:r>
            </w:del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33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7D7BC1B" w14:textId="01981A8B" w:rsidR="00E939BB" w:rsidRDefault="00E939BB" w:rsidP="00E939BB">
            <w:ins w:id="234" w:author="OLIVARES MARTINEZ FERNANDO JESUS" w:date="2026-09-01T10:14:00Z">
              <w:r w:rsidRPr="00E939BB">
                <w:t>VARCHAR2(100 CHAR)</w:t>
              </w:r>
            </w:ins>
            <w:del w:id="235" w:author="OLIVARES MARTINEZ FERNANDO JESUS" w:date="2026-09-01T10:14:00Z">
              <w:r w:rsidDel="00E939BB">
                <w:delText>VARCHAR2(100 BYTE)</w:delText>
              </w:r>
            </w:del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36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A5807B0" w14:textId="4FE0FF35" w:rsidR="00E939BB" w:rsidRPr="00533BDA" w:rsidRDefault="00E939BB" w:rsidP="00E939BB">
            <w:pPr>
              <w:spacing w:after="0" w:line="240" w:lineRule="auto"/>
              <w:rPr>
                <w:rFonts w:cstheme="minorHAnsi"/>
              </w:rPr>
            </w:pPr>
            <w:del w:id="237" w:author="OLIVARES MARTINEZ FERNANDO JESUS" w:date="2026-09-01T10:14:00Z">
              <w:r w:rsidDel="00E939BB">
                <w:rPr>
                  <w:rFonts w:cstheme="minorHAnsi"/>
                </w:rPr>
                <w:delText xml:space="preserve">Descripción de la </w:delText>
              </w:r>
            </w:del>
            <w:del w:id="238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ins w:id="239" w:author="OLIVARES MARTINEZ FERNANDO JESUS" w:date="2026-09-01T10:14:00Z">
              <w:r>
                <w:rPr>
                  <w:rFonts w:cstheme="minorHAnsi"/>
                </w:rPr>
                <w:t>Nombre Sub</w:t>
              </w:r>
            </w:ins>
            <w:ins w:id="240" w:author="OLIVARES MARTINEZ FERNANDO JESUS" w:date="2026-09-01T10:15:00Z">
              <w:r>
                <w:rPr>
                  <w:rFonts w:cstheme="minorHAnsi"/>
                </w:rPr>
                <w:t>unidad</w:t>
              </w:r>
            </w:ins>
          </w:p>
        </w:tc>
      </w:tr>
      <w:tr w:rsidR="00E939BB" w:rsidRPr="00C30E3D" w14:paraId="1D2FF899" w14:textId="77777777" w:rsidTr="006E18C3">
        <w:trPr>
          <w:trPrChange w:id="241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42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4780CFB" w14:textId="15404BB9" w:rsidR="00E939BB" w:rsidRDefault="00E939BB" w:rsidP="00E939BB">
            <w:ins w:id="243" w:author="OLIVARES MARTINEZ FERNANDO JESUS" w:date="2026-09-01T10:15:00Z">
              <w:r w:rsidRPr="00E939BB">
                <w:t>ID_UNIDAD3_CIO</w:t>
              </w:r>
            </w:ins>
            <w:del w:id="244" w:author="OLIVARES MARTINEZ FERNANDO JESUS" w:date="2026-09-01T10:15:00Z">
              <w:r w:rsidDel="00E939BB">
                <w:delText>ID_TIPO_</w:delText>
              </w:r>
            </w:del>
            <w:del w:id="245" w:author="OLIVARES MARTINEZ FERNANDO JESUS" w:date="2026-09-01T10:02:00Z">
              <w:r w:rsidDel="00EA4C3E">
                <w:delText>VOZ</w:delText>
              </w:r>
            </w:del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46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C96C54F" w14:textId="696DA59B" w:rsidR="00E939BB" w:rsidRDefault="00E939BB" w:rsidP="00E939BB">
            <w:del w:id="247" w:author="OLIVARES MARTINEZ FERNANDO JESUS" w:date="2026-09-01T10:16:00Z">
              <w:r w:rsidDel="00E939BB">
                <w:delText>NUMBER(</w:delText>
              </w:r>
            </w:del>
            <w:ins w:id="248" w:author="OLIVARES MARTINEZ FERNANDO JESUS" w:date="2026-09-01T10:16:00Z">
              <w:r>
                <w:t>NUMBER (</w:t>
              </w:r>
            </w:ins>
            <w:r>
              <w:t>1,0)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49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F1C5685" w14:textId="17819360" w:rsidR="00E939BB" w:rsidRPr="00533BDA" w:rsidRDefault="00E939BB" w:rsidP="00E939BB">
            <w:pPr>
              <w:spacing w:after="0" w:line="240" w:lineRule="auto"/>
              <w:rPr>
                <w:rFonts w:cstheme="minorHAnsi"/>
              </w:rPr>
            </w:pPr>
            <w:ins w:id="250" w:author="OLIVARES MARTINEZ FERNANDO JESUS" w:date="2026-09-01T10:15:00Z">
              <w:r>
                <w:rPr>
                  <w:rFonts w:cstheme="minorHAnsi"/>
                </w:rPr>
                <w:t xml:space="preserve">Identificador de la </w:t>
              </w:r>
              <w:r>
                <w:rPr>
                  <w:rFonts w:cstheme="minorHAnsi"/>
                </w:rPr>
                <w:t>Subu</w:t>
              </w:r>
              <w:r>
                <w:rPr>
                  <w:rFonts w:cstheme="minorHAnsi"/>
                </w:rPr>
                <w:t>nidad</w:t>
              </w:r>
            </w:ins>
            <w:del w:id="251" w:author="OLIVARES MARTINEZ FERNANDO JESUS" w:date="2026-09-01T10:15:00Z">
              <w:r w:rsidDel="00E939BB">
                <w:rPr>
                  <w:rFonts w:cstheme="minorHAnsi"/>
                </w:rPr>
                <w:delText>Clave foránea de la tabla SIA_TIPO_</w:delText>
              </w:r>
            </w:del>
            <w:del w:id="252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</w:p>
        </w:tc>
      </w:tr>
      <w:tr w:rsidR="00E939BB" w:rsidRPr="00C30E3D" w:rsidDel="00E939BB" w14:paraId="304B2791" w14:textId="6F1DD603" w:rsidTr="006E18C3">
        <w:trPr>
          <w:del w:id="253" w:author="OLIVARES MARTINEZ FERNANDO JESUS" w:date="2026-09-01T10:16:00Z"/>
          <w:trPrChange w:id="254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55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460B59C" w14:textId="7524828F" w:rsidR="00E939BB" w:rsidDel="00E939BB" w:rsidRDefault="00E939BB" w:rsidP="00E939BB">
            <w:pPr>
              <w:rPr>
                <w:del w:id="256" w:author="OLIVARES MARTINEZ FERNANDO JESUS" w:date="2026-09-01T10:16:00Z"/>
              </w:rPr>
            </w:pPr>
            <w:del w:id="257" w:author="OLIVARES MARTINEZ FERNANDO JESUS" w:date="2026-09-01T10:16:00Z">
              <w:r w:rsidDel="00E939BB">
                <w:delText>IND_BOE</w:delText>
              </w:r>
            </w:del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58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D240C13" w14:textId="7AF4DB4C" w:rsidR="00E939BB" w:rsidDel="00E939BB" w:rsidRDefault="00E939BB" w:rsidP="00E939BB">
            <w:pPr>
              <w:rPr>
                <w:del w:id="259" w:author="OLIVARES MARTINEZ FERNANDO JESUS" w:date="2026-09-01T10:16:00Z"/>
              </w:rPr>
            </w:pPr>
            <w:del w:id="260" w:author="OLIVARES MARTINEZ FERNANDO JESUS" w:date="2026-09-01T10:16:00Z">
              <w:r w:rsidDel="00E939BB">
                <w:delText>NUMBER(1,0)</w:delText>
              </w:r>
            </w:del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61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EFE5AF" w14:textId="122D4E34" w:rsidR="00E939BB" w:rsidRPr="00533BDA" w:rsidDel="00E939BB" w:rsidRDefault="00E939BB" w:rsidP="00E939BB">
            <w:pPr>
              <w:spacing w:after="0" w:line="240" w:lineRule="auto"/>
              <w:rPr>
                <w:del w:id="262" w:author="OLIVARES MARTINEZ FERNANDO JESUS" w:date="2026-09-01T10:16:00Z"/>
                <w:rFonts w:cstheme="minorHAnsi"/>
              </w:rPr>
            </w:pPr>
            <w:del w:id="263" w:author="OLIVARES MARTINEZ FERNANDO JESUS" w:date="2026-09-01T10:16:00Z">
              <w:r w:rsidDel="00E939BB">
                <w:rPr>
                  <w:rFonts w:cstheme="minorHAnsi"/>
                </w:rPr>
                <w:delText>Indicador de si se trata de una disposición del BOE (1= Si, 0=No)</w:delText>
              </w:r>
            </w:del>
          </w:p>
        </w:tc>
      </w:tr>
      <w:tr w:rsidR="00E939BB" w:rsidRPr="00C30E3D" w:rsidDel="00CA1201" w14:paraId="10A9EA2D" w14:textId="56E9C5A8" w:rsidTr="006E18C3">
        <w:trPr>
          <w:del w:id="264" w:author="BERNARDO MONJAS GEMA" w:date="2026-05-26T15:54:00Z"/>
          <w:trPrChange w:id="265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6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4E39B9F8" w14:textId="1AF4E385" w:rsidR="00E939BB" w:rsidDel="00CA1201" w:rsidRDefault="00E939BB" w:rsidP="00E939BB">
            <w:pPr>
              <w:rPr>
                <w:del w:id="267" w:author="BERNARDO MONJAS GEMA" w:date="2026-05-26T15:54:00Z"/>
              </w:rPr>
            </w:pPr>
            <w:del w:id="268" w:author="BERNARDO MONJAS GEMA" w:date="2026-05-26T15:54:00Z">
              <w:r w:rsidDel="00CA1201">
                <w:delText>NUM_ORDEN</w:delText>
              </w:r>
            </w:del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69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7A04633" w14:textId="20D19508" w:rsidR="00E939BB" w:rsidDel="00CA1201" w:rsidRDefault="00E939BB" w:rsidP="00E939BB">
            <w:pPr>
              <w:rPr>
                <w:del w:id="270" w:author="BERNARDO MONJAS GEMA" w:date="2026-05-26T15:54:00Z"/>
              </w:rPr>
            </w:pPr>
            <w:del w:id="271" w:author="BERNARDO MONJAS GEMA" w:date="2026-05-26T15:54:00Z">
              <w:r w:rsidDel="00CA1201">
                <w:delText>NUMBER(4,0)</w:delText>
              </w:r>
            </w:del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72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AB1C39A" w14:textId="373DBF89" w:rsidR="00E939BB" w:rsidRPr="00533BDA" w:rsidDel="00CA1201" w:rsidRDefault="00E939BB" w:rsidP="00E939BB">
            <w:pPr>
              <w:spacing w:after="0" w:line="240" w:lineRule="auto"/>
              <w:rPr>
                <w:del w:id="273" w:author="BERNARDO MONJAS GEMA" w:date="2026-05-26T15:54:00Z"/>
                <w:rFonts w:cstheme="minorHAnsi"/>
              </w:rPr>
            </w:pPr>
            <w:del w:id="274" w:author="BERNARDO MONJAS GEMA" w:date="2026-05-26T15:54:00Z">
              <w:r w:rsidDel="00CA1201">
                <w:rPr>
                  <w:rFonts w:cstheme="minorHAnsi"/>
                </w:rPr>
                <w:delText>Orden en el que se mostrarán las voces en el BOD</w:delText>
              </w:r>
            </w:del>
          </w:p>
        </w:tc>
      </w:tr>
      <w:tr w:rsidR="00E939BB" w:rsidRPr="00C30E3D" w14:paraId="50D74367" w14:textId="77777777" w:rsidTr="006E18C3">
        <w:trPr>
          <w:trPrChange w:id="275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76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189844E" w14:textId="37CE4C8A" w:rsidR="00E939BB" w:rsidRDefault="00E939BB" w:rsidP="00E939BB">
            <w:r>
              <w:t>IND_ACTIVO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77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3A59ADF" w14:textId="74DF2817" w:rsidR="00E939BB" w:rsidRDefault="00E939BB" w:rsidP="00E939BB">
            <w:del w:id="278" w:author="OLIVARES MARTINEZ FERNANDO JESUS" w:date="2026-09-01T10:16:00Z">
              <w:r w:rsidDel="00E939BB">
                <w:delText>NUMBER(</w:delText>
              </w:r>
            </w:del>
            <w:ins w:id="279" w:author="OLIVARES MARTINEZ FERNANDO JESUS" w:date="2026-09-01T10:16:00Z">
              <w:r>
                <w:t>NUMBER (</w:t>
              </w:r>
            </w:ins>
            <w:r>
              <w:t>1,0)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80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33447D" w14:textId="65A7192A" w:rsidR="00E939BB" w:rsidRPr="00533BDA" w:rsidRDefault="00E939BB" w:rsidP="00E939B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Indicador de activo (1=Activo, 0=Inactivo)</w:t>
            </w:r>
          </w:p>
        </w:tc>
      </w:tr>
      <w:tr w:rsidR="00E939BB" w:rsidRPr="00C30E3D" w:rsidDel="00E939BB" w14:paraId="01911D0A" w14:textId="783D553B" w:rsidTr="006E18C3">
        <w:trPr>
          <w:del w:id="281" w:author="OLIVARES MARTINEZ FERNANDO JESUS" w:date="2026-09-01T10:16:00Z"/>
          <w:trPrChange w:id="282" w:author="OLIVARES MARTINEZ FERNANDO JESUS" w:date="2026-09-01T12:46:00Z">
            <w:trPr>
              <w:gridAfter w:val="0"/>
            </w:trPr>
          </w:trPrChange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83" w:author="OLIVARES MARTINEZ FERNANDO JESUS" w:date="2026-09-01T12:46:00Z">
              <w:tcPr>
                <w:tcW w:w="25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D41B802" w14:textId="292F414D" w:rsidR="00E939BB" w:rsidDel="00E939BB" w:rsidRDefault="00E939BB" w:rsidP="00E939BB">
            <w:pPr>
              <w:rPr>
                <w:del w:id="284" w:author="OLIVARES MARTINEZ FERNANDO JESUS" w:date="2026-09-01T10:16:00Z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85" w:author="OLIVARES MARTINEZ FERNANDO JESUS" w:date="2026-09-01T12:46:00Z">
              <w:tcPr>
                <w:tcW w:w="25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D3D0CA8" w14:textId="14E8E1F2" w:rsidR="00E939BB" w:rsidDel="00E939BB" w:rsidRDefault="00E939BB" w:rsidP="00E939BB">
            <w:pPr>
              <w:rPr>
                <w:del w:id="286" w:author="OLIVARES MARTINEZ FERNANDO JESUS" w:date="2026-09-01T10:16:00Z"/>
              </w:rPr>
            </w:pP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87" w:author="OLIVARES MARTINEZ FERNANDO JESUS" w:date="2026-09-01T12:46:00Z">
              <w:tcPr>
                <w:tcW w:w="338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A1B3A1B" w14:textId="4530B284" w:rsidR="00E939BB" w:rsidRPr="00533BDA" w:rsidDel="00E939BB" w:rsidRDefault="00E939BB" w:rsidP="00E939BB">
            <w:pPr>
              <w:spacing w:after="0" w:line="240" w:lineRule="auto"/>
              <w:rPr>
                <w:del w:id="288" w:author="OLIVARES MARTINEZ FERNANDO JESUS" w:date="2026-09-01T10:16:00Z"/>
                <w:rFonts w:cstheme="minorHAnsi"/>
              </w:rPr>
            </w:pPr>
          </w:p>
        </w:tc>
      </w:tr>
    </w:tbl>
    <w:p w14:paraId="608D7370" w14:textId="0A17A0F6" w:rsidR="006E18C3" w:rsidRDefault="006E18C3" w:rsidP="006E18C3">
      <w:pPr>
        <w:rPr>
          <w:ins w:id="289" w:author="OLIVARES MARTINEZ FERNANDO JESUS" w:date="2026-09-01T12:47:00Z"/>
        </w:rPr>
      </w:pPr>
    </w:p>
    <w:p w14:paraId="4786C094" w14:textId="77777777" w:rsidR="006E18C3" w:rsidRDefault="006E18C3">
      <w:pPr>
        <w:spacing w:after="160" w:line="259" w:lineRule="auto"/>
        <w:rPr>
          <w:ins w:id="290" w:author="OLIVARES MARTINEZ FERNANDO JESUS" w:date="2026-09-01T12:47:00Z"/>
        </w:rPr>
      </w:pPr>
      <w:ins w:id="291" w:author="OLIVARES MARTINEZ FERNANDO JESUS" w:date="2026-09-01T12:47:00Z">
        <w:r>
          <w:br w:type="page"/>
        </w:r>
      </w:ins>
    </w:p>
    <w:p w14:paraId="7CACBE90" w14:textId="77777777" w:rsidR="000B1757" w:rsidDel="006E18C3" w:rsidRDefault="000B1757" w:rsidP="000B1757">
      <w:pPr>
        <w:rPr>
          <w:del w:id="292" w:author="OLIVARES MARTINEZ FERNANDO JESUS" w:date="2026-09-01T12:47:00Z"/>
        </w:rPr>
      </w:pPr>
    </w:p>
    <w:p w14:paraId="65932A16" w14:textId="77777777" w:rsidR="006E18C3" w:rsidRDefault="004522F2" w:rsidP="006E18C3">
      <w:pPr>
        <w:rPr>
          <w:ins w:id="293" w:author="OLIVARES MARTINEZ FERNANDO JESUS" w:date="2026-09-01T12:47:00Z"/>
        </w:rPr>
      </w:pPr>
      <w:del w:id="294" w:author="OLIVARES MARTINEZ FERNANDO JESUS" w:date="2026-09-01T10:16:00Z">
        <w:r w:rsidDel="00E939BB">
          <w:delText xml:space="preserve">Secuencia para PK: </w:delText>
        </w:r>
        <w:r w:rsidRPr="004522F2" w:rsidDel="00E939BB">
          <w:delText>SIA_SEQ_DAT_</w:delText>
        </w:r>
      </w:del>
      <w:del w:id="295" w:author="OLIVARES MARTINEZ FERNANDO JESUS" w:date="2026-09-01T10:02:00Z">
        <w:r w:rsidR="00F908AD" w:rsidDel="00EA4C3E">
          <w:delText>VOZ</w:delText>
        </w:r>
      </w:del>
      <w:ins w:id="296" w:author="OLIVARES MARTINEZ FERNANDO JESUS" w:date="2026-09-01T12:45:00Z">
        <w:r w:rsidR="006E18C3">
          <w:t>SIA_DAT_CIO.</w:t>
        </w:r>
      </w:ins>
      <w:ins w:id="297" w:author="OLIVARES MARTINEZ FERNANDO JESUS" w:date="2026-09-01T12:46:00Z">
        <w:r w:rsidR="006E18C3">
          <w:t xml:space="preserve">ID_EJERCITO </w:t>
        </w:r>
        <w:r w:rsidR="006E18C3">
          <w:sym w:font="Wingdings" w:char="F0E0"/>
        </w:r>
        <w:r w:rsidR="006E18C3">
          <w:t xml:space="preserve"> SIA_DAT_EJERCITO.ID_EJERCITO</w:t>
        </w:r>
      </w:ins>
    </w:p>
    <w:p w14:paraId="3D00239D" w14:textId="77777777" w:rsidR="006E18C3" w:rsidRDefault="006E18C3" w:rsidP="006E18C3">
      <w:pPr>
        <w:rPr>
          <w:ins w:id="298" w:author="OLIVARES MARTINEZ FERNANDO JESUS" w:date="2026-09-01T12:47:00Z"/>
        </w:rPr>
      </w:pPr>
      <w:ins w:id="299" w:author="OLIVARES MARTINEZ FERNANDO JESUS" w:date="2026-09-01T12:47:00Z">
        <w:r w:rsidRPr="006E18C3">
          <w:drawing>
            <wp:inline distT="0" distB="0" distL="0" distR="0" wp14:anchorId="30C76489" wp14:editId="50317F0F">
              <wp:extent cx="4420926" cy="3257031"/>
              <wp:effectExtent l="0" t="0" r="0" b="635"/>
              <wp:docPr id="45" name="Imagen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6727" cy="32686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084CDE" w14:textId="77777777" w:rsidR="006E18C3" w:rsidRDefault="006E18C3" w:rsidP="006E18C3">
      <w:pPr>
        <w:rPr>
          <w:ins w:id="300" w:author="OLIVARES MARTINEZ FERNANDO JESUS" w:date="2026-09-01T12:47:00Z"/>
        </w:rPr>
      </w:pPr>
    </w:p>
    <w:p w14:paraId="4E5465AC" w14:textId="2F17B993" w:rsidR="00294768" w:rsidDel="00E939BB" w:rsidRDefault="00294768" w:rsidP="000B1757">
      <w:pPr>
        <w:rPr>
          <w:del w:id="301" w:author="OLIVARES MARTINEZ FERNANDO JESUS" w:date="2026-09-01T10:17:00Z"/>
        </w:rPr>
      </w:pPr>
    </w:p>
    <w:p w14:paraId="3CA53466" w14:textId="7806B4FE" w:rsidR="004522F2" w:rsidDel="00E939BB" w:rsidRDefault="004522F2" w:rsidP="00311C5B">
      <w:pPr>
        <w:pStyle w:val="Ttulo2"/>
        <w:numPr>
          <w:ilvl w:val="2"/>
          <w:numId w:val="1"/>
        </w:numPr>
        <w:rPr>
          <w:del w:id="302" w:author="OLIVARES MARTINEZ FERNANDO JESUS" w:date="2026-09-01T10:17:00Z"/>
        </w:rPr>
      </w:pPr>
      <w:bookmarkStart w:id="303" w:name="_Toc229128599"/>
      <w:del w:id="304" w:author="OLIVARES MARTINEZ FERNANDO JESUS" w:date="2026-09-01T10:17:00Z">
        <w:r w:rsidDel="00E939BB">
          <w:delText>TABLA SIA_DAT_</w:delText>
        </w:r>
        <w:r w:rsidR="00F908AD" w:rsidDel="00E939BB">
          <w:delText>TIPO</w:delText>
        </w:r>
        <w:r w:rsidDel="00E939BB">
          <w:delText>_</w:delText>
        </w:r>
      </w:del>
      <w:del w:id="305" w:author="OLIVARES MARTINEZ FERNANDO JESUS" w:date="2026-09-01T10:02:00Z">
        <w:r w:rsidDel="00EA4C3E">
          <w:delText>VOZ</w:delText>
        </w:r>
      </w:del>
      <w:bookmarkEnd w:id="303"/>
    </w:p>
    <w:tbl>
      <w:tblPr>
        <w:tblStyle w:val="Tablaconcuadrcula"/>
        <w:tblW w:w="8482" w:type="dxa"/>
        <w:tblLook w:val="04A0" w:firstRow="1" w:lastRow="0" w:firstColumn="1" w:lastColumn="0" w:noHBand="0" w:noVBand="1"/>
      </w:tblPr>
      <w:tblGrid>
        <w:gridCol w:w="2547"/>
        <w:gridCol w:w="2551"/>
        <w:gridCol w:w="3384"/>
      </w:tblGrid>
      <w:tr w:rsidR="004522F2" w:rsidRPr="00C20808" w:rsidDel="00E939BB" w14:paraId="035C478E" w14:textId="7C5FCD9C" w:rsidTr="00DF6F59">
        <w:trPr>
          <w:del w:id="306" w:author="OLIVARES MARTINEZ FERNANDO JESUS" w:date="2026-09-01T10:17:00Z"/>
        </w:trPr>
        <w:tc>
          <w:tcPr>
            <w:tcW w:w="8482" w:type="dxa"/>
            <w:gridSpan w:val="3"/>
            <w:shd w:val="clear" w:color="auto" w:fill="5B9BD5" w:themeFill="accent1"/>
          </w:tcPr>
          <w:p w14:paraId="28D80C4A" w14:textId="749467D2" w:rsidR="004522F2" w:rsidRPr="00FF387B" w:rsidDel="00E939BB" w:rsidRDefault="004522F2" w:rsidP="00DF6F59">
            <w:pPr>
              <w:spacing w:after="0" w:line="240" w:lineRule="auto"/>
              <w:jc w:val="center"/>
              <w:rPr>
                <w:del w:id="307" w:author="OLIVARES MARTINEZ FERNANDO JESUS" w:date="2026-09-01T10:17:00Z"/>
                <w:rFonts w:cs="Arial"/>
                <w:b/>
                <w:bCs/>
                <w:color w:val="FFFFFF" w:themeColor="background1"/>
              </w:rPr>
            </w:pPr>
            <w:del w:id="308" w:author="OLIVARES MARTINEZ FERNANDO JESUS" w:date="2026-09-01T10:17:00Z">
              <w:r w:rsidDel="00E939BB">
                <w:rPr>
                  <w:rFonts w:cs="Arial"/>
                  <w:b/>
                  <w:bCs/>
                  <w:color w:val="FFFFFF" w:themeColor="background1"/>
                </w:rPr>
                <w:delText>SIA_DAT</w:delText>
              </w:r>
              <w:r w:rsidR="00311C5B" w:rsidDel="00E939BB">
                <w:rPr>
                  <w:rFonts w:cs="Arial"/>
                  <w:b/>
                  <w:bCs/>
                  <w:color w:val="FFFFFF" w:themeColor="background1"/>
                </w:rPr>
                <w:delText>_EPIGRAFE</w:delText>
              </w:r>
              <w:r w:rsidDel="00E939BB">
                <w:rPr>
                  <w:rFonts w:cs="Arial"/>
                  <w:b/>
                  <w:bCs/>
                  <w:color w:val="FFFFFF" w:themeColor="background1"/>
                </w:rPr>
                <w:delText>_</w:delText>
              </w:r>
            </w:del>
            <w:del w:id="309" w:author="OLIVARES MARTINEZ FERNANDO JESUS" w:date="2026-09-01T10:02:00Z">
              <w:r w:rsidDel="00EA4C3E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</w:p>
        </w:tc>
      </w:tr>
      <w:tr w:rsidR="004522F2" w:rsidRPr="00381C0B" w:rsidDel="00E939BB" w14:paraId="03D35447" w14:textId="2C1FAC82" w:rsidTr="00DF6F59">
        <w:trPr>
          <w:del w:id="310" w:author="OLIVARES MARTINEZ FERNANDO JESUS" w:date="2026-09-01T10:17:00Z"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0631CFCE" w14:textId="30C648AD" w:rsidR="004522F2" w:rsidRPr="00381C0B" w:rsidDel="00E939BB" w:rsidRDefault="004522F2" w:rsidP="00DF6F59">
            <w:pPr>
              <w:spacing w:after="0" w:line="240" w:lineRule="auto"/>
              <w:jc w:val="center"/>
              <w:rPr>
                <w:del w:id="311" w:author="OLIVARES MARTINEZ FERNANDO JESUS" w:date="2026-09-01T10:17:00Z"/>
                <w:rFonts w:cs="Arial"/>
              </w:rPr>
            </w:pPr>
            <w:del w:id="312" w:author="OLIVARES MARTINEZ FERNANDO JESUS" w:date="2026-09-01T10:17:00Z">
              <w:r w:rsidDel="00E939BB">
                <w:rPr>
                  <w:rFonts w:cs="Arial"/>
                </w:rPr>
                <w:delText>NOMBRE CAMPO</w:delText>
              </w:r>
            </w:del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3FFDD4AC" w14:textId="2001E3EB" w:rsidR="004522F2" w:rsidRPr="00381C0B" w:rsidDel="00E939BB" w:rsidRDefault="004522F2" w:rsidP="00DF6F59">
            <w:pPr>
              <w:spacing w:after="0" w:line="240" w:lineRule="auto"/>
              <w:jc w:val="center"/>
              <w:rPr>
                <w:del w:id="313" w:author="OLIVARES MARTINEZ FERNANDO JESUS" w:date="2026-09-01T10:17:00Z"/>
                <w:rFonts w:cs="Arial"/>
              </w:rPr>
            </w:pPr>
            <w:del w:id="314" w:author="OLIVARES MARTINEZ FERNANDO JESUS" w:date="2026-09-01T10:17:00Z">
              <w:r w:rsidDel="00E939BB">
                <w:rPr>
                  <w:rFonts w:cs="Arial"/>
                </w:rPr>
                <w:delText>TIPO DATO</w:delText>
              </w:r>
            </w:del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07D4A53A" w14:textId="7C498928" w:rsidR="004522F2" w:rsidRPr="00381C0B" w:rsidDel="00E939BB" w:rsidRDefault="004522F2" w:rsidP="00DF6F59">
            <w:pPr>
              <w:spacing w:after="0" w:line="240" w:lineRule="auto"/>
              <w:jc w:val="center"/>
              <w:rPr>
                <w:del w:id="315" w:author="OLIVARES MARTINEZ FERNANDO JESUS" w:date="2026-09-01T10:17:00Z"/>
                <w:rFonts w:cs="Arial"/>
              </w:rPr>
            </w:pPr>
            <w:del w:id="316" w:author="OLIVARES MARTINEZ FERNANDO JESUS" w:date="2026-09-01T10:17:00Z">
              <w:r w:rsidDel="00E939BB">
                <w:rPr>
                  <w:rFonts w:cs="Arial"/>
                </w:rPr>
                <w:delText>DESCRIPCIÓN CAMPO</w:delText>
              </w:r>
            </w:del>
          </w:p>
        </w:tc>
      </w:tr>
      <w:tr w:rsidR="004522F2" w:rsidRPr="00C30E3D" w:rsidDel="00E939BB" w14:paraId="6E1A2CB8" w14:textId="72FAB22C" w:rsidTr="00DF6F59">
        <w:trPr>
          <w:del w:id="317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4CFBA" w14:textId="1788394F" w:rsidR="004522F2" w:rsidRPr="00D920D1" w:rsidDel="00E939BB" w:rsidRDefault="00043E58" w:rsidP="00DF6F59">
            <w:pPr>
              <w:rPr>
                <w:del w:id="318" w:author="OLIVARES MARTINEZ FERNANDO JESUS" w:date="2026-09-01T10:17:00Z"/>
              </w:rPr>
            </w:pPr>
            <w:del w:id="319" w:author="OLIVARES MARTINEZ FERNANDO JESUS" w:date="2026-09-01T10:17:00Z">
              <w:r w:rsidDel="00E939BB">
                <w:delText>ID_TIPO_</w:delText>
              </w:r>
            </w:del>
            <w:del w:id="320" w:author="OLIVARES MARTINEZ FERNANDO JESUS" w:date="2026-09-01T10:02:00Z">
              <w:r w:rsidR="004D0135" w:rsidDel="00EA4C3E">
                <w:delText>VOZ</w:delText>
              </w:r>
            </w:del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0BA8" w14:textId="2B160C6D" w:rsidR="004522F2" w:rsidRPr="00E62984" w:rsidDel="00E939BB" w:rsidRDefault="00043E58" w:rsidP="00DF6F59">
            <w:pPr>
              <w:rPr>
                <w:del w:id="321" w:author="OLIVARES MARTINEZ FERNANDO JESUS" w:date="2026-09-01T10:17:00Z"/>
              </w:rPr>
            </w:pPr>
            <w:del w:id="322" w:author="OLIVARES MARTINEZ FERNANDO JESUS" w:date="2026-09-01T10:17:00Z">
              <w:r w:rsidDel="00E939BB">
                <w:delText>NUMBER(1,0)</w:delText>
              </w:r>
            </w:del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F3E3" w14:textId="63C40B84" w:rsidR="004522F2" w:rsidRPr="00533BDA" w:rsidDel="00E939BB" w:rsidRDefault="002515C8" w:rsidP="00DF6F59">
            <w:pPr>
              <w:spacing w:after="0" w:line="240" w:lineRule="auto"/>
              <w:rPr>
                <w:del w:id="323" w:author="OLIVARES MARTINEZ FERNANDO JESUS" w:date="2026-09-01T10:17:00Z"/>
                <w:rFonts w:asciiTheme="minorHAnsi" w:hAnsiTheme="minorHAnsi" w:cstheme="minorHAnsi"/>
                <w:sz w:val="22"/>
                <w:szCs w:val="22"/>
              </w:rPr>
            </w:pPr>
            <w:del w:id="324" w:author="OLIVARES MARTINEZ FERNANDO JESUS" w:date="2026-09-01T10:17:00Z">
              <w:r w:rsidRPr="00533BDA" w:rsidDel="00E939BB">
                <w:rPr>
                  <w:rFonts w:asciiTheme="minorHAnsi" w:hAnsiTheme="minorHAnsi" w:cstheme="minorHAnsi"/>
                  <w:sz w:val="22"/>
                  <w:szCs w:val="22"/>
                </w:rPr>
                <w:delText>Iden</w:delText>
              </w:r>
              <w:r w:rsidDel="00E939BB">
                <w:rPr>
                  <w:rFonts w:asciiTheme="minorHAnsi" w:hAnsiTheme="minorHAnsi" w:cstheme="minorHAnsi"/>
                  <w:sz w:val="22"/>
                  <w:szCs w:val="22"/>
                </w:rPr>
                <w:delText xml:space="preserve">tificador del tipo </w:delText>
              </w:r>
            </w:del>
            <w:del w:id="325" w:author="OLIVARES MARTINEZ FERNANDO JESUS" w:date="2026-09-01T10:02:00Z">
              <w:r w:rsidDel="00EA4C3E">
                <w:rPr>
                  <w:rFonts w:asciiTheme="minorHAnsi" w:hAnsiTheme="minorHAnsi" w:cstheme="minorHAnsi"/>
                  <w:sz w:val="22"/>
                  <w:szCs w:val="22"/>
                </w:rPr>
                <w:delText>Voz</w:delText>
              </w:r>
            </w:del>
            <w:del w:id="326" w:author="OLIVARES MARTINEZ FERNANDO JESUS" w:date="2026-09-01T10:17:00Z">
              <w:r w:rsidDel="00E939BB">
                <w:rPr>
                  <w:rFonts w:asciiTheme="minorHAnsi" w:hAnsiTheme="minorHAnsi" w:cstheme="minorHAnsi"/>
                  <w:sz w:val="22"/>
                  <w:szCs w:val="22"/>
                </w:rPr>
                <w:delText>. Clave primaria.</w:delText>
              </w:r>
            </w:del>
          </w:p>
        </w:tc>
      </w:tr>
      <w:tr w:rsidR="004522F2" w:rsidRPr="00C30E3D" w:rsidDel="00E939BB" w14:paraId="27EBB8AC" w14:textId="6A82B627" w:rsidTr="00DF6F59">
        <w:trPr>
          <w:del w:id="327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28633" w14:textId="0397A20C" w:rsidR="004522F2" w:rsidRPr="00D920D1" w:rsidDel="00E939BB" w:rsidRDefault="002515C8" w:rsidP="00DF6F59">
            <w:pPr>
              <w:rPr>
                <w:del w:id="328" w:author="OLIVARES MARTINEZ FERNANDO JESUS" w:date="2026-09-01T10:17:00Z"/>
              </w:rPr>
            </w:pPr>
            <w:del w:id="329" w:author="OLIVARES MARTINEZ FERNANDO JESUS" w:date="2026-09-01T10:17:00Z">
              <w:r w:rsidDel="00E939BB">
                <w:delText>CODIGO</w:delText>
              </w:r>
            </w:del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605F" w14:textId="3AD342D1" w:rsidR="004522F2" w:rsidRPr="00E62984" w:rsidDel="00E939BB" w:rsidRDefault="002515C8" w:rsidP="00DF6F59">
            <w:pPr>
              <w:rPr>
                <w:del w:id="330" w:author="OLIVARES MARTINEZ FERNANDO JESUS" w:date="2026-09-01T10:17:00Z"/>
              </w:rPr>
            </w:pPr>
            <w:del w:id="331" w:author="OLIVARES MARTINEZ FERNANDO JESUS" w:date="2026-09-01T10:17:00Z">
              <w:r w:rsidDel="00E939BB">
                <w:delText>VARCHAR2(1 BYTE)</w:delText>
              </w:r>
            </w:del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38CC" w14:textId="6E7B5E83" w:rsidR="004522F2" w:rsidDel="00E939BB" w:rsidRDefault="002515C8" w:rsidP="00DF6F59">
            <w:pPr>
              <w:spacing w:after="0" w:line="240" w:lineRule="auto"/>
              <w:rPr>
                <w:del w:id="332" w:author="OLIVARES MARTINEZ FERNANDO JESUS" w:date="2026-09-01T10:17:00Z"/>
                <w:rFonts w:cstheme="minorHAnsi"/>
              </w:rPr>
            </w:pPr>
            <w:del w:id="333" w:author="OLIVARES MARTINEZ FERNANDO JESUS" w:date="2026-09-01T10:17:00Z">
              <w:r w:rsidDel="00E939BB">
                <w:rPr>
                  <w:rFonts w:cstheme="minorHAnsi"/>
                </w:rPr>
                <w:delText>1/S Sección</w:delText>
              </w:r>
            </w:del>
          </w:p>
          <w:p w14:paraId="2CFC5996" w14:textId="2BA0CCAE" w:rsidR="002515C8" w:rsidDel="00E939BB" w:rsidRDefault="002515C8" w:rsidP="00DF6F59">
            <w:pPr>
              <w:spacing w:after="0" w:line="240" w:lineRule="auto"/>
              <w:rPr>
                <w:del w:id="334" w:author="OLIVARES MARTINEZ FERNANDO JESUS" w:date="2026-09-01T10:17:00Z"/>
                <w:rFonts w:cstheme="minorHAnsi"/>
              </w:rPr>
            </w:pPr>
            <w:del w:id="335" w:author="OLIVARES MARTINEZ FERNANDO JESUS" w:date="2026-09-01T10:17:00Z">
              <w:r w:rsidDel="00E939BB">
                <w:rPr>
                  <w:rFonts w:cstheme="minorHAnsi"/>
                </w:rPr>
                <w:delText>2/</w:delText>
              </w:r>
              <w:r w:rsidR="00E63A7A" w:rsidDel="00E939BB">
                <w:rPr>
                  <w:rFonts w:cstheme="minorHAnsi"/>
                </w:rPr>
                <w:delText>V</w:delText>
              </w:r>
              <w:r w:rsidDel="00E939BB">
                <w:rPr>
                  <w:rFonts w:cstheme="minorHAnsi"/>
                </w:rPr>
                <w:delText xml:space="preserve"> </w:delText>
              </w:r>
              <w:r w:rsidR="00E63A7A" w:rsidRPr="00E63A7A" w:rsidDel="00E939BB">
                <w:rPr>
                  <w:rFonts w:cstheme="minorHAnsi"/>
                </w:rPr>
                <w:delText>Vicisitud</w:delText>
              </w:r>
            </w:del>
          </w:p>
          <w:p w14:paraId="230B3D8F" w14:textId="389436F3" w:rsidR="00E63A7A" w:rsidRPr="00533BDA" w:rsidDel="00E939BB" w:rsidRDefault="002515C8" w:rsidP="00E63A7A">
            <w:pPr>
              <w:spacing w:after="0" w:line="240" w:lineRule="auto"/>
              <w:rPr>
                <w:del w:id="336" w:author="OLIVARES MARTINEZ FERNANDO JESUS" w:date="2026-09-01T10:17:00Z"/>
                <w:rFonts w:cstheme="minorHAnsi"/>
              </w:rPr>
            </w:pPr>
            <w:del w:id="337" w:author="OLIVARES MARTINEZ FERNANDO JESUS" w:date="2026-09-01T10:17:00Z">
              <w:r w:rsidDel="00E939BB">
                <w:rPr>
                  <w:rFonts w:cstheme="minorHAnsi"/>
                </w:rPr>
                <w:delText>3/</w:delText>
              </w:r>
              <w:r w:rsidR="00E63A7A" w:rsidDel="00E939BB">
                <w:rPr>
                  <w:rFonts w:cstheme="minorHAnsi"/>
                </w:rPr>
                <w:delText xml:space="preserve">E </w:delText>
              </w:r>
              <w:r w:rsidR="00E63A7A" w:rsidRPr="00E63A7A" w:rsidDel="00E939BB">
                <w:rPr>
                  <w:rFonts w:cstheme="minorHAnsi"/>
                </w:rPr>
                <w:delText>Epígrafe</w:delText>
              </w:r>
              <w:r w:rsidDel="00E939BB">
                <w:rPr>
                  <w:rFonts w:cstheme="minorHAnsi"/>
                </w:rPr>
                <w:delText xml:space="preserve"> </w:delText>
              </w:r>
            </w:del>
          </w:p>
          <w:p w14:paraId="17A4CA25" w14:textId="290CC8DE" w:rsidR="002515C8" w:rsidRPr="00533BDA" w:rsidDel="00E939BB" w:rsidRDefault="002515C8" w:rsidP="00DF6F59">
            <w:pPr>
              <w:spacing w:after="0" w:line="240" w:lineRule="auto"/>
              <w:rPr>
                <w:del w:id="338" w:author="OLIVARES MARTINEZ FERNANDO JESUS" w:date="2026-09-01T10:17:00Z"/>
                <w:rFonts w:cstheme="minorHAnsi"/>
              </w:rPr>
            </w:pPr>
          </w:p>
        </w:tc>
      </w:tr>
      <w:tr w:rsidR="004522F2" w:rsidRPr="00C30E3D" w:rsidDel="00E939BB" w14:paraId="557BEB86" w14:textId="087E244A" w:rsidTr="00DF6F59">
        <w:trPr>
          <w:del w:id="339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8600D" w14:textId="235981DB" w:rsidR="004522F2" w:rsidDel="00E939BB" w:rsidRDefault="002515C8" w:rsidP="004522F2">
            <w:pPr>
              <w:rPr>
                <w:del w:id="340" w:author="OLIVARES MARTINEZ FERNANDO JESUS" w:date="2026-09-01T10:17:00Z"/>
              </w:rPr>
            </w:pPr>
            <w:del w:id="341" w:author="OLIVARES MARTINEZ FERNANDO JESUS" w:date="2026-09-01T10:17:00Z">
              <w:r w:rsidDel="00E939BB">
                <w:delText>DESCRIPCION</w:delText>
              </w:r>
            </w:del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83BA" w14:textId="541D3F4F" w:rsidR="004522F2" w:rsidDel="00E939BB" w:rsidRDefault="002515C8" w:rsidP="004522F2">
            <w:pPr>
              <w:rPr>
                <w:del w:id="342" w:author="OLIVARES MARTINEZ FERNANDO JESUS" w:date="2026-09-01T10:17:00Z"/>
              </w:rPr>
            </w:pPr>
            <w:del w:id="343" w:author="OLIVARES MARTINEZ FERNANDO JESUS" w:date="2026-09-01T10:17:00Z">
              <w:r w:rsidDel="00E939BB">
                <w:delText>VARCHAR2(10BYTE)</w:delText>
              </w:r>
            </w:del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4877" w14:textId="271C6C94" w:rsidR="004522F2" w:rsidRPr="00533BDA" w:rsidDel="00E939BB" w:rsidRDefault="002515C8" w:rsidP="004522F2">
            <w:pPr>
              <w:spacing w:after="0" w:line="240" w:lineRule="auto"/>
              <w:rPr>
                <w:del w:id="344" w:author="OLIVARES MARTINEZ FERNANDO JESUS" w:date="2026-09-01T10:17:00Z"/>
                <w:rFonts w:cstheme="minorHAnsi"/>
              </w:rPr>
            </w:pPr>
            <w:del w:id="345" w:author="OLIVARES MARTINEZ FERNANDO JESUS" w:date="2026-09-01T10:17:00Z">
              <w:r w:rsidDel="00E939BB">
                <w:rPr>
                  <w:rFonts w:cstheme="minorHAnsi"/>
                </w:rPr>
                <w:delText xml:space="preserve">Descripción del tipo </w:delText>
              </w:r>
            </w:del>
            <w:del w:id="346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del w:id="347" w:author="OLIVARES MARTINEZ FERNANDO JESUS" w:date="2026-09-01T10:17:00Z">
              <w:r w:rsidDel="00E939BB">
                <w:rPr>
                  <w:rFonts w:cstheme="minorHAnsi"/>
                </w:rPr>
                <w:delText>.</w:delText>
              </w:r>
            </w:del>
          </w:p>
        </w:tc>
      </w:tr>
      <w:tr w:rsidR="004522F2" w:rsidRPr="00C30E3D" w:rsidDel="00E939BB" w14:paraId="37909F65" w14:textId="52DD3500" w:rsidTr="00DF6F59">
        <w:trPr>
          <w:del w:id="348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ACDD5" w14:textId="6A42D909" w:rsidR="004522F2" w:rsidRPr="004522F2" w:rsidDel="00E939BB" w:rsidRDefault="004522F2" w:rsidP="004522F2">
            <w:pPr>
              <w:rPr>
                <w:del w:id="349" w:author="OLIVARES MARTINEZ FERNANDO JESUS" w:date="2026-09-01T10:17:00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4770" w14:textId="218D2A47" w:rsidR="004522F2" w:rsidRPr="00E62984" w:rsidDel="00E939BB" w:rsidRDefault="004522F2" w:rsidP="004522F2">
            <w:pPr>
              <w:rPr>
                <w:del w:id="350" w:author="OLIVARES MARTINEZ FERNANDO JESUS" w:date="2026-09-01T10:17:00Z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4C1D" w14:textId="3F9BB0DF" w:rsidR="004522F2" w:rsidDel="00E939BB" w:rsidRDefault="004522F2" w:rsidP="004522F2">
            <w:pPr>
              <w:spacing w:after="0" w:line="240" w:lineRule="auto"/>
              <w:rPr>
                <w:del w:id="351" w:author="OLIVARES MARTINEZ FERNANDO JESUS" w:date="2026-09-01T10:17:00Z"/>
                <w:rFonts w:cstheme="minorHAnsi"/>
              </w:rPr>
            </w:pPr>
          </w:p>
        </w:tc>
      </w:tr>
    </w:tbl>
    <w:p w14:paraId="5B40D980" w14:textId="56842322" w:rsidR="00311C5B" w:rsidDel="00E939BB" w:rsidRDefault="00311C5B" w:rsidP="00311C5B">
      <w:pPr>
        <w:pStyle w:val="Ttulo2"/>
        <w:numPr>
          <w:ilvl w:val="2"/>
          <w:numId w:val="1"/>
        </w:numPr>
        <w:rPr>
          <w:del w:id="352" w:author="OLIVARES MARTINEZ FERNANDO JESUS" w:date="2026-09-01T10:17:00Z"/>
        </w:rPr>
      </w:pPr>
      <w:bookmarkStart w:id="353" w:name="_Toc229128600"/>
      <w:del w:id="354" w:author="OLIVARES MARTINEZ FERNANDO JESUS" w:date="2026-09-01T10:17:00Z">
        <w:r w:rsidDel="00E939BB">
          <w:delText>TABLA SIA_DAT_</w:delText>
        </w:r>
      </w:del>
      <w:del w:id="355" w:author="OLIVARES MARTINEZ FERNANDO JESUS" w:date="2026-09-01T10:02:00Z">
        <w:r w:rsidDel="00EA4C3E">
          <w:delText>VOZ</w:delText>
        </w:r>
      </w:del>
      <w:del w:id="356" w:author="OLIVARES MARTINEZ FERNANDO JESUS" w:date="2026-09-01T10:17:00Z">
        <w:r w:rsidR="00F908AD" w:rsidDel="00E939BB">
          <w:delText>_SECCION</w:delText>
        </w:r>
        <w:bookmarkEnd w:id="353"/>
      </w:del>
    </w:p>
    <w:tbl>
      <w:tblPr>
        <w:tblStyle w:val="Tablaconcuadrcula"/>
        <w:tblW w:w="8482" w:type="dxa"/>
        <w:tblLook w:val="04A0" w:firstRow="1" w:lastRow="0" w:firstColumn="1" w:lastColumn="0" w:noHBand="0" w:noVBand="1"/>
      </w:tblPr>
      <w:tblGrid>
        <w:gridCol w:w="2547"/>
        <w:gridCol w:w="2551"/>
        <w:gridCol w:w="3384"/>
      </w:tblGrid>
      <w:tr w:rsidR="00311C5B" w:rsidRPr="00C20808" w:rsidDel="00E939BB" w14:paraId="245F8087" w14:textId="3834EEDB" w:rsidTr="00DF6F59">
        <w:trPr>
          <w:del w:id="357" w:author="OLIVARES MARTINEZ FERNANDO JESUS" w:date="2026-09-01T10:17:00Z"/>
        </w:trPr>
        <w:tc>
          <w:tcPr>
            <w:tcW w:w="8482" w:type="dxa"/>
            <w:gridSpan w:val="3"/>
            <w:shd w:val="clear" w:color="auto" w:fill="5B9BD5" w:themeFill="accent1"/>
          </w:tcPr>
          <w:p w14:paraId="61E4DF83" w14:textId="6661277E" w:rsidR="00311C5B" w:rsidRPr="00FF387B" w:rsidDel="00E939BB" w:rsidRDefault="00311C5B" w:rsidP="00DF6F59">
            <w:pPr>
              <w:spacing w:after="0" w:line="240" w:lineRule="auto"/>
              <w:jc w:val="center"/>
              <w:rPr>
                <w:del w:id="358" w:author="OLIVARES MARTINEZ FERNANDO JESUS" w:date="2026-09-01T10:17:00Z"/>
                <w:rFonts w:cs="Arial"/>
                <w:b/>
                <w:bCs/>
                <w:color w:val="FFFFFF" w:themeColor="background1"/>
              </w:rPr>
            </w:pPr>
            <w:del w:id="359" w:author="OLIVARES MARTINEZ FERNANDO JESUS" w:date="2026-09-01T10:17:00Z">
              <w:r w:rsidDel="00E939BB">
                <w:rPr>
                  <w:rFonts w:cs="Arial"/>
                  <w:b/>
                  <w:bCs/>
                  <w:color w:val="FFFFFF" w:themeColor="background1"/>
                </w:rPr>
                <w:delText>SIA_DAT_</w:delText>
              </w:r>
            </w:del>
            <w:del w:id="360" w:author="OLIVARES MARTINEZ FERNANDO JESUS" w:date="2026-09-01T10:02:00Z">
              <w:r w:rsidDel="00EA4C3E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del w:id="361" w:author="OLIVARES MARTINEZ FERNANDO JESUS" w:date="2026-09-01T10:17:00Z">
              <w:r w:rsidR="00F908AD" w:rsidDel="00E939BB">
                <w:rPr>
                  <w:rFonts w:cs="Arial"/>
                  <w:b/>
                  <w:bCs/>
                  <w:color w:val="FFFFFF" w:themeColor="background1"/>
                </w:rPr>
                <w:delText>_SECCION</w:delText>
              </w:r>
            </w:del>
          </w:p>
        </w:tc>
      </w:tr>
      <w:tr w:rsidR="00311C5B" w:rsidRPr="00381C0B" w:rsidDel="00E939BB" w14:paraId="4C8336C8" w14:textId="7DADD8E6" w:rsidTr="00DF6F59">
        <w:trPr>
          <w:del w:id="362" w:author="OLIVARES MARTINEZ FERNANDO JESUS" w:date="2026-09-01T10:17:00Z"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7ED29002" w14:textId="0804071F" w:rsidR="00311C5B" w:rsidRPr="00381C0B" w:rsidDel="00E939BB" w:rsidRDefault="00311C5B" w:rsidP="00DF6F59">
            <w:pPr>
              <w:spacing w:after="0" w:line="240" w:lineRule="auto"/>
              <w:jc w:val="center"/>
              <w:rPr>
                <w:del w:id="363" w:author="OLIVARES MARTINEZ FERNANDO JESUS" w:date="2026-09-01T10:17:00Z"/>
                <w:rFonts w:cs="Arial"/>
              </w:rPr>
            </w:pPr>
            <w:del w:id="364" w:author="OLIVARES MARTINEZ FERNANDO JESUS" w:date="2026-09-01T10:17:00Z">
              <w:r w:rsidDel="00E939BB">
                <w:rPr>
                  <w:rFonts w:cs="Arial"/>
                </w:rPr>
                <w:delText>NOMBRE CAMPO</w:delText>
              </w:r>
            </w:del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6EEB9C2D" w14:textId="7F8A4A76" w:rsidR="00311C5B" w:rsidRPr="00381C0B" w:rsidDel="00E939BB" w:rsidRDefault="00311C5B" w:rsidP="00DF6F59">
            <w:pPr>
              <w:spacing w:after="0" w:line="240" w:lineRule="auto"/>
              <w:jc w:val="center"/>
              <w:rPr>
                <w:del w:id="365" w:author="OLIVARES MARTINEZ FERNANDO JESUS" w:date="2026-09-01T10:17:00Z"/>
                <w:rFonts w:cs="Arial"/>
              </w:rPr>
            </w:pPr>
            <w:del w:id="366" w:author="OLIVARES MARTINEZ FERNANDO JESUS" w:date="2026-09-01T10:17:00Z">
              <w:r w:rsidDel="00E939BB">
                <w:rPr>
                  <w:rFonts w:cs="Arial"/>
                </w:rPr>
                <w:delText>TIPO DATO</w:delText>
              </w:r>
            </w:del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DEEAF6" w:themeFill="accent1" w:themeFillTint="33"/>
          </w:tcPr>
          <w:p w14:paraId="5FD36980" w14:textId="72D8AE91" w:rsidR="00311C5B" w:rsidRPr="00381C0B" w:rsidDel="00E939BB" w:rsidRDefault="00311C5B" w:rsidP="00DF6F59">
            <w:pPr>
              <w:spacing w:after="0" w:line="240" w:lineRule="auto"/>
              <w:jc w:val="center"/>
              <w:rPr>
                <w:del w:id="367" w:author="OLIVARES MARTINEZ FERNANDO JESUS" w:date="2026-09-01T10:17:00Z"/>
                <w:rFonts w:cs="Arial"/>
              </w:rPr>
            </w:pPr>
            <w:del w:id="368" w:author="OLIVARES MARTINEZ FERNANDO JESUS" w:date="2026-09-01T10:17:00Z">
              <w:r w:rsidDel="00E939BB">
                <w:rPr>
                  <w:rFonts w:cs="Arial"/>
                </w:rPr>
                <w:delText>DESCRIPCIÓN CAMPO</w:delText>
              </w:r>
            </w:del>
          </w:p>
        </w:tc>
      </w:tr>
      <w:tr w:rsidR="00311C5B" w:rsidRPr="00C30E3D" w:rsidDel="00E939BB" w14:paraId="20345439" w14:textId="0BFCC6E8" w:rsidTr="00DF6F59">
        <w:trPr>
          <w:del w:id="369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963FB" w14:textId="04660168" w:rsidR="00311C5B" w:rsidRPr="00D920D1" w:rsidDel="00E939BB" w:rsidRDefault="002515C8" w:rsidP="00DF6F59">
            <w:pPr>
              <w:rPr>
                <w:del w:id="370" w:author="OLIVARES MARTINEZ FERNANDO JESUS" w:date="2026-09-01T10:17:00Z"/>
              </w:rPr>
            </w:pPr>
            <w:del w:id="371" w:author="OLIVARES MARTINEZ FERNANDO JESUS" w:date="2026-09-01T10:17:00Z">
              <w:r w:rsidDel="00E939BB">
                <w:delText>ID_</w:delText>
              </w:r>
            </w:del>
            <w:del w:id="372" w:author="OLIVARES MARTINEZ FERNANDO JESUS" w:date="2026-09-01T10:02:00Z">
              <w:r w:rsidDel="00EA4C3E">
                <w:delText>VOZ</w:delText>
              </w:r>
            </w:del>
            <w:del w:id="373" w:author="OLIVARES MARTINEZ FERNANDO JESUS" w:date="2026-09-01T10:17:00Z">
              <w:r w:rsidDel="00E939BB">
                <w:delText>_SECCION</w:delText>
              </w:r>
            </w:del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7F69" w14:textId="2B824712" w:rsidR="00311C5B" w:rsidRPr="00E62984" w:rsidDel="00E939BB" w:rsidRDefault="002515C8" w:rsidP="00DF6F59">
            <w:pPr>
              <w:rPr>
                <w:del w:id="374" w:author="OLIVARES MARTINEZ FERNANDO JESUS" w:date="2026-09-01T10:17:00Z"/>
              </w:rPr>
            </w:pPr>
            <w:del w:id="375" w:author="OLIVARES MARTINEZ FERNANDO JESUS" w:date="2026-09-01T10:17:00Z">
              <w:r w:rsidDel="00E939BB">
                <w:delText>NUMBER(9,0)</w:delText>
              </w:r>
            </w:del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8FD9" w14:textId="1D421A6F" w:rsidR="00311C5B" w:rsidRPr="00533BDA" w:rsidDel="00E939BB" w:rsidRDefault="00746D6C" w:rsidP="00DF6F59">
            <w:pPr>
              <w:spacing w:after="0" w:line="240" w:lineRule="auto"/>
              <w:rPr>
                <w:del w:id="376" w:author="OLIVARES MARTINEZ FERNANDO JESUS" w:date="2026-09-01T10:17:00Z"/>
                <w:rFonts w:asciiTheme="minorHAnsi" w:hAnsiTheme="minorHAnsi" w:cstheme="minorHAnsi"/>
                <w:sz w:val="22"/>
                <w:szCs w:val="22"/>
              </w:rPr>
            </w:pPr>
            <w:del w:id="377" w:author="OLIVARES MARTINEZ FERNANDO JESUS" w:date="2026-09-01T10:17:00Z">
              <w:r w:rsidDel="00E939BB">
                <w:rPr>
                  <w:rFonts w:asciiTheme="minorHAnsi" w:hAnsiTheme="minorHAnsi" w:cstheme="minorHAnsi"/>
                  <w:sz w:val="22"/>
                  <w:szCs w:val="22"/>
                </w:rPr>
                <w:delText>Identificador de</w:delText>
              </w:r>
              <w:r w:rsidR="008161D7" w:rsidDel="00E939BB">
                <w:rPr>
                  <w:rFonts w:asciiTheme="minorHAnsi" w:hAnsiTheme="minorHAnsi" w:cstheme="minorHAnsi"/>
                  <w:sz w:val="22"/>
                  <w:szCs w:val="22"/>
                </w:rPr>
                <w:delText xml:space="preserve"> la relación</w:delText>
              </w:r>
              <w:r w:rsidDel="00E939BB">
                <w:rPr>
                  <w:rFonts w:asciiTheme="minorHAnsi" w:hAnsiTheme="minorHAnsi" w:cstheme="minorHAnsi"/>
                  <w:sz w:val="22"/>
                  <w:szCs w:val="22"/>
                </w:rPr>
                <w:delText>. Clave primaria</w:delText>
              </w:r>
            </w:del>
          </w:p>
        </w:tc>
      </w:tr>
      <w:tr w:rsidR="00311C5B" w:rsidRPr="00C30E3D" w:rsidDel="00E939BB" w14:paraId="04C3CAAB" w14:textId="1720DFB6" w:rsidTr="00DF6F59">
        <w:trPr>
          <w:del w:id="378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FC0C3" w14:textId="3098883F" w:rsidR="00311C5B" w:rsidRPr="00D920D1" w:rsidDel="00E939BB" w:rsidRDefault="002515C8" w:rsidP="00DF6F59">
            <w:pPr>
              <w:rPr>
                <w:del w:id="379" w:author="OLIVARES MARTINEZ FERNANDO JESUS" w:date="2026-09-01T10:17:00Z"/>
              </w:rPr>
            </w:pPr>
            <w:del w:id="380" w:author="OLIVARES MARTINEZ FERNANDO JESUS" w:date="2026-09-01T10:17:00Z">
              <w:r w:rsidDel="00E939BB">
                <w:delText>ID_</w:delText>
              </w:r>
            </w:del>
            <w:del w:id="381" w:author="OLIVARES MARTINEZ FERNANDO JESUS" w:date="2026-09-01T10:02:00Z">
              <w:r w:rsidDel="00EA4C3E">
                <w:delText>VOZ</w:delText>
              </w:r>
            </w:del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B934" w14:textId="7CECC0CD" w:rsidR="00311C5B" w:rsidRPr="00E62984" w:rsidDel="00E939BB" w:rsidRDefault="002515C8" w:rsidP="00DF6F59">
            <w:pPr>
              <w:rPr>
                <w:del w:id="382" w:author="OLIVARES MARTINEZ FERNANDO JESUS" w:date="2026-09-01T10:17:00Z"/>
              </w:rPr>
            </w:pPr>
            <w:del w:id="383" w:author="OLIVARES MARTINEZ FERNANDO JESUS" w:date="2026-09-01T10:17:00Z">
              <w:r w:rsidDel="00E939BB">
                <w:delText>NUMBER(10,0)</w:delText>
              </w:r>
            </w:del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DADB" w14:textId="60F0F62C" w:rsidR="00311C5B" w:rsidRPr="00533BDA" w:rsidDel="00E939BB" w:rsidRDefault="00746D6C" w:rsidP="00DF6F59">
            <w:pPr>
              <w:spacing w:after="0" w:line="240" w:lineRule="auto"/>
              <w:rPr>
                <w:del w:id="384" w:author="OLIVARES MARTINEZ FERNANDO JESUS" w:date="2026-09-01T10:17:00Z"/>
                <w:rFonts w:cstheme="minorHAnsi"/>
              </w:rPr>
            </w:pPr>
            <w:del w:id="385" w:author="OLIVARES MARTINEZ FERNANDO JESUS" w:date="2026-09-01T10:17:00Z">
              <w:r w:rsidDel="00E939BB">
                <w:rPr>
                  <w:rFonts w:cstheme="minorHAnsi"/>
                </w:rPr>
                <w:delText xml:space="preserve">Identificador de </w:delText>
              </w:r>
            </w:del>
            <w:del w:id="386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del w:id="387" w:author="OLIVARES MARTINEZ FERNANDO JESUS" w:date="2026-09-01T10:17:00Z">
              <w:r w:rsidDel="00E939BB">
                <w:rPr>
                  <w:rFonts w:cstheme="minorHAnsi"/>
                </w:rPr>
                <w:delText>. Clave foránea de SIA_DAT_</w:delText>
              </w:r>
            </w:del>
            <w:del w:id="388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</w:p>
        </w:tc>
      </w:tr>
      <w:tr w:rsidR="00311C5B" w:rsidRPr="00C30E3D" w:rsidDel="00E939BB" w14:paraId="35A4AAA1" w14:textId="6732B418" w:rsidTr="00DF6F59">
        <w:trPr>
          <w:del w:id="389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208BB" w14:textId="37C3315D" w:rsidR="00311C5B" w:rsidRPr="00D920D1" w:rsidDel="00E939BB" w:rsidRDefault="002515C8" w:rsidP="00311C5B">
            <w:pPr>
              <w:rPr>
                <w:del w:id="390" w:author="OLIVARES MARTINEZ FERNANDO JESUS" w:date="2026-09-01T10:17:00Z"/>
              </w:rPr>
            </w:pPr>
            <w:del w:id="391" w:author="OLIVARES MARTINEZ FERNANDO JESUS" w:date="2026-09-01T10:17:00Z">
              <w:r w:rsidDel="00E939BB">
                <w:delText>ID_VSECCION</w:delText>
              </w:r>
            </w:del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E7B1" w14:textId="5ECE392F" w:rsidR="00311C5B" w:rsidRPr="00E62984" w:rsidDel="00E939BB" w:rsidRDefault="002515C8" w:rsidP="00311C5B">
            <w:pPr>
              <w:rPr>
                <w:del w:id="392" w:author="OLIVARES MARTINEZ FERNANDO JESUS" w:date="2026-09-01T10:17:00Z"/>
              </w:rPr>
            </w:pPr>
            <w:del w:id="393" w:author="OLIVARES MARTINEZ FERNANDO JESUS" w:date="2026-09-01T10:17:00Z">
              <w:r w:rsidDel="00E939BB">
                <w:delText>NUMBER(10,0)</w:delText>
              </w:r>
            </w:del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5195" w14:textId="33DAAD2F" w:rsidR="00311C5B" w:rsidRPr="00533BDA" w:rsidDel="00E939BB" w:rsidRDefault="00746D6C" w:rsidP="00311C5B">
            <w:pPr>
              <w:spacing w:after="0" w:line="240" w:lineRule="auto"/>
              <w:rPr>
                <w:del w:id="394" w:author="OLIVARES MARTINEZ FERNANDO JESUS" w:date="2026-09-01T10:17:00Z"/>
                <w:rFonts w:cstheme="minorHAnsi"/>
              </w:rPr>
            </w:pPr>
            <w:del w:id="395" w:author="OLIVARES MARTINEZ FERNANDO JESUS" w:date="2026-09-01T10:17:00Z">
              <w:r w:rsidDel="00E939BB">
                <w:rPr>
                  <w:rFonts w:cstheme="minorHAnsi"/>
                </w:rPr>
                <w:delText xml:space="preserve">Identificador de la sección </w:delText>
              </w:r>
              <w:r w:rsidR="008161D7" w:rsidDel="00E939BB">
                <w:rPr>
                  <w:rFonts w:cstheme="minorHAnsi"/>
                </w:rPr>
                <w:delText>a la que pertenece la</w:delText>
              </w:r>
              <w:r w:rsidDel="00E939BB">
                <w:rPr>
                  <w:rFonts w:cstheme="minorHAnsi"/>
                </w:rPr>
                <w:delText xml:space="preserve"> </w:delText>
              </w:r>
            </w:del>
            <w:del w:id="396" w:author="OLIVARES MARTINEZ FERNANDO JESUS" w:date="2026-09-01T10:02:00Z">
              <w:r w:rsidDel="00EA4C3E">
                <w:rPr>
                  <w:rFonts w:cstheme="minorHAnsi"/>
                </w:rPr>
                <w:delText>Voz</w:delText>
              </w:r>
            </w:del>
            <w:del w:id="397" w:author="OLIVARES MARTINEZ FERNANDO JESUS" w:date="2026-09-01T10:17:00Z">
              <w:r w:rsidR="004D0135" w:rsidDel="00E939BB">
                <w:rPr>
                  <w:rFonts w:cstheme="minorHAnsi"/>
                </w:rPr>
                <w:delText>. Clave foránea de SIA_DAT_</w:delText>
              </w:r>
            </w:del>
            <w:del w:id="398" w:author="OLIVARES MARTINEZ FERNANDO JESUS" w:date="2026-09-01T10:02:00Z">
              <w:r w:rsidR="004D0135" w:rsidDel="00EA4C3E">
                <w:rPr>
                  <w:rFonts w:cstheme="minorHAnsi"/>
                </w:rPr>
                <w:delText>VOZ</w:delText>
              </w:r>
            </w:del>
          </w:p>
        </w:tc>
      </w:tr>
      <w:tr w:rsidR="00CA1201" w:rsidRPr="00C30E3D" w:rsidDel="00E939BB" w14:paraId="7E263564" w14:textId="0BBC5DA9" w:rsidTr="00DF6F59">
        <w:trPr>
          <w:del w:id="399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25873" w14:textId="286F3BED" w:rsidR="00CA1201" w:rsidRPr="00E32127" w:rsidDel="00E939BB" w:rsidRDefault="00CA1201" w:rsidP="00CA1201">
            <w:pPr>
              <w:rPr>
                <w:del w:id="400" w:author="OLIVARES MARTINEZ FERNANDO JESUS" w:date="2026-09-01T10:17:00Z"/>
                <w:highlight w:val="yellow"/>
              </w:rPr>
            </w:pPr>
            <w:ins w:id="401" w:author="BERNARDO MONJAS GEMA" w:date="2026-05-26T15:54:00Z">
              <w:del w:id="402" w:author="OLIVARES MARTINEZ FERNANDO JESUS" w:date="2026-09-01T10:17:00Z">
                <w:r w:rsidDel="00E939BB">
                  <w:delText>NUM_ORDEN</w:delText>
                </w:r>
              </w:del>
            </w:ins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09DF" w14:textId="091C4B67" w:rsidR="00CA1201" w:rsidRPr="00E32127" w:rsidDel="00E939BB" w:rsidRDefault="00CA1201" w:rsidP="00CA1201">
            <w:pPr>
              <w:rPr>
                <w:del w:id="403" w:author="OLIVARES MARTINEZ FERNANDO JESUS" w:date="2026-09-01T10:17:00Z"/>
                <w:highlight w:val="yellow"/>
              </w:rPr>
            </w:pPr>
            <w:ins w:id="404" w:author="BERNARDO MONJAS GEMA" w:date="2026-05-26T15:54:00Z">
              <w:del w:id="405" w:author="OLIVARES MARTINEZ FERNANDO JESUS" w:date="2026-09-01T10:17:00Z">
                <w:r w:rsidDel="00E939BB">
                  <w:delText>NUMBER(4,0)</w:delText>
                </w:r>
              </w:del>
            </w:ins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7E89" w14:textId="0A020D14" w:rsidR="00CA1201" w:rsidRPr="00E32127" w:rsidDel="00E939BB" w:rsidRDefault="00CA1201" w:rsidP="00CA1201">
            <w:pPr>
              <w:spacing w:after="0" w:line="240" w:lineRule="auto"/>
              <w:rPr>
                <w:del w:id="406" w:author="OLIVARES MARTINEZ FERNANDO JESUS" w:date="2026-09-01T10:17:00Z"/>
                <w:rFonts w:cstheme="minorHAnsi"/>
                <w:highlight w:val="yellow"/>
              </w:rPr>
            </w:pPr>
            <w:commentRangeStart w:id="407"/>
            <w:ins w:id="408" w:author="BERNARDO MONJAS GEMA" w:date="2026-05-26T15:54:00Z">
              <w:del w:id="409" w:author="OLIVARES MARTINEZ FERNANDO JESUS" w:date="2026-09-01T10:17:00Z">
                <w:r w:rsidDel="00E939BB">
                  <w:rPr>
                    <w:rFonts w:cstheme="minorHAnsi"/>
                  </w:rPr>
                  <w:delText>Orden en el que se mostrarán las voces en el BOD</w:delText>
                </w:r>
                <w:commentRangeEnd w:id="407"/>
                <w:r w:rsidR="002F36E3" w:rsidDel="00E939BB">
                  <w:rPr>
                    <w:rStyle w:val="Refdecomentario"/>
                    <w:rFonts w:asciiTheme="minorHAnsi" w:eastAsiaTheme="minorHAnsi" w:hAnsiTheme="minorHAnsi" w:cstheme="minorBidi"/>
                    <w:lang w:eastAsia="en-US"/>
                  </w:rPr>
                  <w:commentReference w:id="407"/>
                </w:r>
              </w:del>
            </w:ins>
            <w:ins w:id="410" w:author="BERNARDO MONJAS GEMA" w:date="2026-05-27T09:29:00Z">
              <w:del w:id="411" w:author="OLIVARES MARTINEZ FERNANDO JESUS" w:date="2026-09-01T10:17:00Z">
                <w:r w:rsidR="0002226B" w:rsidDel="00E939BB">
                  <w:rPr>
                    <w:rFonts w:cstheme="minorHAnsi"/>
                  </w:rPr>
                  <w:delText xml:space="preserve"> para cada Sección</w:delText>
                </w:r>
              </w:del>
            </w:ins>
          </w:p>
        </w:tc>
      </w:tr>
      <w:tr w:rsidR="00CA1201" w:rsidRPr="00C30E3D" w:rsidDel="00E939BB" w14:paraId="48FDC6B9" w14:textId="4D238D71" w:rsidTr="00DF6F59">
        <w:trPr>
          <w:del w:id="412" w:author="OLIVARES MARTINEZ FERNANDO JESUS" w:date="2026-09-01T10:17:00Z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2C40E" w14:textId="5461C202" w:rsidR="00CA1201" w:rsidDel="00E939BB" w:rsidRDefault="00CA1201" w:rsidP="00CA1201">
            <w:pPr>
              <w:rPr>
                <w:del w:id="413" w:author="OLIVARES MARTINEZ FERNANDO JESUS" w:date="2026-09-01T10:17:00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474C" w14:textId="455CA79C" w:rsidR="00CA1201" w:rsidDel="00E939BB" w:rsidRDefault="00CA1201" w:rsidP="00CA1201">
            <w:pPr>
              <w:rPr>
                <w:del w:id="414" w:author="OLIVARES MARTINEZ FERNANDO JESUS" w:date="2026-09-01T10:17:00Z"/>
              </w:rPr>
            </w:pPr>
          </w:p>
        </w:tc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EBE6" w14:textId="0E96E032" w:rsidR="00CA1201" w:rsidRPr="00533BDA" w:rsidDel="00E939BB" w:rsidRDefault="00CA1201" w:rsidP="00CA1201">
            <w:pPr>
              <w:spacing w:after="0" w:line="240" w:lineRule="auto"/>
              <w:rPr>
                <w:del w:id="415" w:author="OLIVARES MARTINEZ FERNANDO JESUS" w:date="2026-09-01T10:17:00Z"/>
                <w:rFonts w:cstheme="minorHAnsi"/>
              </w:rPr>
            </w:pPr>
          </w:p>
        </w:tc>
      </w:tr>
    </w:tbl>
    <w:p w14:paraId="591596FD" w14:textId="7DE54115" w:rsidR="0071485B" w:rsidDel="00E939BB" w:rsidRDefault="0071485B">
      <w:pPr>
        <w:spacing w:after="160" w:line="259" w:lineRule="auto"/>
        <w:rPr>
          <w:del w:id="416" w:author="OLIVARES MARTINEZ FERNANDO JESUS" w:date="2026-09-01T10:17:00Z"/>
        </w:rPr>
      </w:pPr>
    </w:p>
    <w:p w14:paraId="7F344F3B" w14:textId="045459D5" w:rsidR="006E4649" w:rsidRDefault="00DF730E" w:rsidP="00057B0A">
      <w:pPr>
        <w:pStyle w:val="Ttulo2"/>
        <w:numPr>
          <w:ilvl w:val="2"/>
          <w:numId w:val="1"/>
        </w:numPr>
        <w:rPr>
          <w:ins w:id="417" w:author="OLIVARES MARTINEZ FERNANDO JESUS" w:date="2026-08-07T11:29:00Z"/>
        </w:rPr>
      </w:pPr>
      <w:bookmarkStart w:id="418" w:name="_Toc140055638"/>
      <w:bookmarkStart w:id="419" w:name="_Toc154738144"/>
      <w:bookmarkStart w:id="420" w:name="_Toc229128601"/>
      <w:bookmarkEnd w:id="153"/>
      <w:ins w:id="421" w:author="OLIVARES MARTINEZ FERNANDO JESUS" w:date="2026-08-07T11:40:00Z">
        <w:r>
          <w:t>Modificación de Tablas</w:t>
        </w:r>
      </w:ins>
    </w:p>
    <w:p w14:paraId="501A0683" w14:textId="77777777" w:rsidR="006E4649" w:rsidRDefault="006E4649">
      <w:pPr>
        <w:rPr>
          <w:ins w:id="422" w:author="OLIVARES MARTINEZ FERNANDO JESUS" w:date="2026-08-07T11:29:00Z"/>
        </w:rPr>
        <w:pPrChange w:id="423" w:author="OLIVARES MARTINEZ FERNANDO JESUS" w:date="2026-08-07T11:29:00Z">
          <w:pPr>
            <w:pStyle w:val="Prrafodelista"/>
            <w:numPr>
              <w:numId w:val="1"/>
            </w:numPr>
            <w:ind w:left="360" w:hanging="360"/>
          </w:pPr>
        </w:pPrChange>
      </w:pPr>
      <w:ins w:id="424" w:author="OLIVARES MARTINEZ FERNANDO JESUS" w:date="2026-08-07T11:29:00Z">
        <w:r>
          <w:t>NO PROCEDE</w:t>
        </w:r>
      </w:ins>
    </w:p>
    <w:p w14:paraId="42B58CC9" w14:textId="4627C819" w:rsidR="001F4F31" w:rsidRDefault="001F4F31" w:rsidP="00057B0A">
      <w:pPr>
        <w:pStyle w:val="Ttulo2"/>
        <w:numPr>
          <w:ilvl w:val="2"/>
          <w:numId w:val="1"/>
        </w:numPr>
      </w:pPr>
      <w:r>
        <w:t>Conexiones a BBDD servidor local</w:t>
      </w:r>
      <w:bookmarkEnd w:id="418"/>
      <w:bookmarkEnd w:id="419"/>
      <w:bookmarkEnd w:id="420"/>
    </w:p>
    <w:p w14:paraId="61A4E765" w14:textId="77777777" w:rsidR="00294768" w:rsidRDefault="00294768" w:rsidP="00294768">
      <w:pPr>
        <w:rPr>
          <w:ins w:id="425" w:author="OLIVARES MARTINEZ FERNANDO JESUS" w:date="2026-08-13T08:54:00Z"/>
        </w:rPr>
      </w:pPr>
      <w:ins w:id="426" w:author="OLIVARES MARTINEZ FERNANDO JESUS" w:date="2026-08-13T08:54:00Z">
        <w:r>
          <w:t>Los datos de conexión al esquema de Oracle SIABOD de BBDD son los siguientes:</w:t>
        </w:r>
      </w:ins>
    </w:p>
    <w:p w14:paraId="0E4DFEC3" w14:textId="77777777" w:rsidR="00294768" w:rsidRPr="003163DC" w:rsidRDefault="00294768" w:rsidP="00294768">
      <w:pPr>
        <w:pStyle w:val="Prrafodelista"/>
        <w:ind w:left="708"/>
        <w:rPr>
          <w:ins w:id="427" w:author="OLIVARES MARTINEZ FERNANDO JESUS" w:date="2026-08-13T08:54:00Z"/>
        </w:rPr>
      </w:pPr>
      <w:ins w:id="428" w:author="OLIVARES MARTINEZ FERNANDO JESUS" w:date="2026-08-13T08:54:00Z">
        <w:r>
          <w:t xml:space="preserve">Usuario: </w:t>
        </w:r>
        <w:r w:rsidRPr="003163DC">
          <w:t>DES_SIABOD</w:t>
        </w:r>
      </w:ins>
    </w:p>
    <w:p w14:paraId="613335FC" w14:textId="77777777" w:rsidR="00294768" w:rsidRDefault="00294768" w:rsidP="00294768">
      <w:pPr>
        <w:pStyle w:val="Prrafodelista"/>
        <w:ind w:left="708"/>
        <w:rPr>
          <w:ins w:id="429" w:author="OLIVARES MARTINEZ FERNANDO JESUS" w:date="2026-08-13T08:54:00Z"/>
        </w:rPr>
      </w:pPr>
      <w:proofErr w:type="spellStart"/>
      <w:ins w:id="430" w:author="OLIVARES MARTINEZ FERNANDO JESUS" w:date="2026-08-13T08:54:00Z">
        <w:r>
          <w:t>Password</w:t>
        </w:r>
        <w:proofErr w:type="spellEnd"/>
        <w:r>
          <w:t xml:space="preserve">: </w:t>
        </w:r>
        <w:r w:rsidRPr="003163DC">
          <w:t>HBM253gd89</w:t>
        </w:r>
        <w:r>
          <w:br/>
          <w:t xml:space="preserve">Host: </w:t>
        </w:r>
        <w:r w:rsidRPr="009D12AC">
          <w:t>srvcceabdol01d</w:t>
        </w:r>
        <w:r>
          <w:br/>
          <w:t>Puerto: 1521</w:t>
        </w:r>
        <w:r>
          <w:br/>
          <w:t xml:space="preserve">Servicio: </w:t>
        </w:r>
        <w:r w:rsidRPr="009D12AC">
          <w:t>DESLIN1SRV</w:t>
        </w:r>
      </w:ins>
    </w:p>
    <w:p w14:paraId="04AAF8C4" w14:textId="77777777" w:rsidR="00294768" w:rsidRDefault="00294768" w:rsidP="00294768">
      <w:pPr>
        <w:pStyle w:val="Prrafodelista"/>
        <w:ind w:left="708"/>
        <w:rPr>
          <w:ins w:id="431" w:author="OLIVARES MARTINEZ FERNANDO JESUS" w:date="2026-08-13T08:54:00Z"/>
        </w:rPr>
      </w:pPr>
    </w:p>
    <w:p w14:paraId="2E16201E" w14:textId="77777777" w:rsidR="00294768" w:rsidRPr="00CA5400" w:rsidRDefault="00294768" w:rsidP="00294768">
      <w:pPr>
        <w:rPr>
          <w:ins w:id="432" w:author="OLIVARES MARTINEZ FERNANDO JESUS" w:date="2026-08-13T08:54:00Z"/>
        </w:rPr>
      </w:pPr>
      <w:ins w:id="433" w:author="OLIVARES MARTINEZ FERNANDO JESUS" w:date="2026-08-13T08:54:00Z">
        <w:r>
          <w:t xml:space="preserve">La cadena de conexión completa quedará de la siguiente forma: </w:t>
        </w:r>
        <w:proofErr w:type="gramStart"/>
        <w:r w:rsidRPr="00CA5400">
          <w:t>jdbc:oracle</w:t>
        </w:r>
        <w:proofErr w:type="gramEnd"/>
        <w:r w:rsidRPr="00CA5400">
          <w:t>:thin:@(DESCRIPTION=(ADDRESS=(PROTOCOL=TCP)(HOST=srvcceabdol01d)(PORT=1521))(CONNECT_DATA=(SERVICE_NAME=DESLIN1SRV)(FAILOVER=on)(FAILOVER_MODE=(TYPE=select)(METHOD=method))))</w:t>
        </w:r>
      </w:ins>
    </w:p>
    <w:p w14:paraId="49E6CC64" w14:textId="04663771" w:rsidR="001F4F31" w:rsidDel="00294768" w:rsidRDefault="001F4F31" w:rsidP="001F4F31">
      <w:pPr>
        <w:rPr>
          <w:del w:id="434" w:author="OLIVARES MARTINEZ FERNANDO JESUS" w:date="2026-08-13T08:54:00Z"/>
        </w:rPr>
      </w:pPr>
      <w:del w:id="435" w:author="OLIVARES MARTINEZ FERNANDO JESUS" w:date="2026-08-13T08:54:00Z">
        <w:r w:rsidDel="00294768">
          <w:delText>Los datos de conexión al esquema de Oracle RECECUT de BBDD son los siguientes:</w:delText>
        </w:r>
      </w:del>
    </w:p>
    <w:p w14:paraId="4E8B0069" w14:textId="03DD48AD" w:rsidR="003163DC" w:rsidRPr="003163DC" w:rsidDel="00294768" w:rsidRDefault="001F4F31" w:rsidP="003163DC">
      <w:pPr>
        <w:pStyle w:val="Prrafodelista"/>
        <w:ind w:left="708"/>
        <w:rPr>
          <w:del w:id="436" w:author="OLIVARES MARTINEZ FERNANDO JESUS" w:date="2026-08-13T08:54:00Z"/>
        </w:rPr>
      </w:pPr>
      <w:del w:id="437" w:author="OLIVARES MARTINEZ FERNANDO JESUS" w:date="2026-08-13T08:54:00Z">
        <w:r w:rsidDel="00294768">
          <w:delText xml:space="preserve">Usuario: </w:delText>
        </w:r>
        <w:r w:rsidR="003163DC" w:rsidRPr="003163DC" w:rsidDel="00294768">
          <w:delText>DES_SIABOD</w:delText>
        </w:r>
      </w:del>
    </w:p>
    <w:p w14:paraId="363BFC35" w14:textId="54ABE60A" w:rsidR="001F4F31" w:rsidRPr="00934263" w:rsidDel="00294768" w:rsidRDefault="001F4F31" w:rsidP="001F4F31">
      <w:pPr>
        <w:pStyle w:val="Prrafodelista"/>
        <w:ind w:left="708"/>
        <w:rPr>
          <w:del w:id="438" w:author="OLIVARES MARTINEZ FERNANDO JESUS" w:date="2026-08-13T08:54:00Z"/>
        </w:rPr>
      </w:pPr>
      <w:del w:id="439" w:author="OLIVARES MARTINEZ FERNANDO JESUS" w:date="2026-08-13T08:54:00Z">
        <w:r w:rsidDel="00294768">
          <w:delText xml:space="preserve">Password: </w:delText>
        </w:r>
        <w:r w:rsidR="003163DC" w:rsidRPr="003163DC" w:rsidDel="00294768">
          <w:delText>HBM253gd89</w:delText>
        </w:r>
        <w:r w:rsidDel="00294768">
          <w:br/>
          <w:delText xml:space="preserve">Host: </w:delText>
        </w:r>
        <w:r w:rsidR="003163DC" w:rsidRPr="003163DC" w:rsidDel="00294768">
          <w:delText>srvcceabdoz01d</w:delText>
        </w:r>
        <w:r w:rsidDel="00294768">
          <w:br/>
          <w:delText>Puerto: 1521</w:delText>
        </w:r>
        <w:r w:rsidDel="00294768">
          <w:br/>
          <w:delText>Servicio: DESLIN01</w:delText>
        </w:r>
      </w:del>
    </w:p>
    <w:p w14:paraId="36475BF7" w14:textId="77777777" w:rsidR="001F4F31" w:rsidRDefault="001F4F31" w:rsidP="00057B0A">
      <w:pPr>
        <w:pStyle w:val="Ttulo2"/>
        <w:numPr>
          <w:ilvl w:val="1"/>
          <w:numId w:val="1"/>
        </w:numPr>
      </w:pPr>
      <w:bookmarkStart w:id="440" w:name="_Toc154738145"/>
      <w:bookmarkStart w:id="441" w:name="_Toc229128602"/>
      <w:r>
        <w:t>SERVICIOS</w:t>
      </w:r>
      <w:bookmarkEnd w:id="440"/>
      <w:bookmarkEnd w:id="441"/>
    </w:p>
    <w:p w14:paraId="517FC0A3" w14:textId="18714A57" w:rsidR="00B56F7A" w:rsidRPr="00647B7B" w:rsidRDefault="00C42D7F" w:rsidP="00B56F7A">
      <w:r>
        <w:t>N/A</w:t>
      </w:r>
    </w:p>
    <w:p w14:paraId="35AE5314" w14:textId="6A25A6D0" w:rsidR="007B01F8" w:rsidRDefault="007B01F8" w:rsidP="00057B0A">
      <w:pPr>
        <w:pStyle w:val="Ttulo2"/>
        <w:numPr>
          <w:ilvl w:val="1"/>
          <w:numId w:val="1"/>
        </w:numPr>
      </w:pPr>
      <w:bookmarkStart w:id="442" w:name="_Toc229128603"/>
      <w:r>
        <w:lastRenderedPageBreak/>
        <w:t>Casos de uso</w:t>
      </w:r>
      <w:bookmarkEnd w:id="442"/>
    </w:p>
    <w:p w14:paraId="13416692" w14:textId="5741EC2D" w:rsidR="00F169DA" w:rsidRDefault="00144785" w:rsidP="00144785">
      <w:pPr>
        <w:pStyle w:val="Ttulo2"/>
        <w:numPr>
          <w:ilvl w:val="2"/>
          <w:numId w:val="1"/>
        </w:numPr>
      </w:pPr>
      <w:bookmarkStart w:id="443" w:name="_Toc154738147"/>
      <w:bookmarkStart w:id="444" w:name="_Toc229128604"/>
      <w:r>
        <w:t xml:space="preserve">Diagrama de </w:t>
      </w:r>
      <w:r w:rsidR="00F169DA">
        <w:t>Casos de uso</w:t>
      </w:r>
      <w:bookmarkEnd w:id="443"/>
      <w:bookmarkEnd w:id="444"/>
    </w:p>
    <w:p w14:paraId="4F08BD7D" w14:textId="7E81C8E3" w:rsidR="00F169DA" w:rsidRDefault="00745D00" w:rsidP="00F169DA">
      <w:pPr>
        <w:spacing w:after="160" w:line="259" w:lineRule="auto"/>
        <w:rPr>
          <w:rFonts w:ascii="Cambria" w:eastAsiaTheme="majorEastAsia" w:hAnsi="Cambria" w:cstheme="majorBidi"/>
          <w:noProof/>
          <w:color w:val="2E74B5" w:themeColor="accent1" w:themeShade="BF"/>
          <w:sz w:val="26"/>
          <w:szCs w:val="26"/>
          <w:lang w:eastAsia="es-ES"/>
        </w:rPr>
      </w:pPr>
      <w:bookmarkStart w:id="445" w:name="_Toc94685432"/>
      <w:del w:id="446" w:author="OLIVARES MARTINEZ FERNANDO JESUS" w:date="2026-08-17T13:27:00Z">
        <w:r w:rsidRPr="00745D00" w:rsidDel="00237BF4">
          <w:rPr>
            <w:noProof/>
            <w:u w:val="single"/>
          </w:rPr>
          <w:drawing>
            <wp:inline distT="0" distB="0" distL="0" distR="0" wp14:anchorId="243DE7F0" wp14:editId="3D3CFE4A">
              <wp:extent cx="5400040" cy="3799205"/>
              <wp:effectExtent l="19050" t="19050" r="10160" b="10795"/>
              <wp:docPr id="5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379920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  <w:ins w:id="447" w:author="OLIVARES MARTINEZ FERNANDO JESUS" w:date="2026-09-01T10:18:00Z">
        <w:r w:rsidR="0007450F" w:rsidRPr="0007450F">
          <w:rPr>
            <w:noProof/>
          </w:rPr>
          <w:t xml:space="preserve"> </w:t>
        </w:r>
      </w:ins>
      <w:ins w:id="448" w:author="OLIVARES MARTINEZ FERNANDO JESUS" w:date="2026-09-01T12:48:00Z">
        <w:r w:rsidR="00362395">
          <w:rPr>
            <w:noProof/>
          </w:rPr>
          <w:drawing>
            <wp:inline distT="0" distB="0" distL="0" distR="0" wp14:anchorId="54049630" wp14:editId="2BFFFCF1">
              <wp:extent cx="6221929" cy="4746928"/>
              <wp:effectExtent l="0" t="0" r="7620" b="0"/>
              <wp:docPr id="46" name="Imagen 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4888" cy="47491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2A8E4AE" w14:textId="77777777" w:rsidR="0007450F" w:rsidRDefault="0007450F">
      <w:pPr>
        <w:spacing w:after="160" w:line="259" w:lineRule="auto"/>
        <w:rPr>
          <w:ins w:id="449" w:author="OLIVARES MARTINEZ FERNANDO JESUS" w:date="2026-09-01T10:18:00Z"/>
          <w:rFonts w:ascii="Cambria" w:eastAsiaTheme="majorEastAsia" w:hAnsi="Cambria" w:cstheme="majorBidi"/>
          <w:color w:val="2E74B5" w:themeColor="accent1" w:themeShade="BF"/>
          <w:sz w:val="26"/>
          <w:szCs w:val="26"/>
          <w:u w:val="single"/>
        </w:rPr>
      </w:pPr>
      <w:bookmarkStart w:id="450" w:name="_Toc229128605"/>
      <w:ins w:id="451" w:author="OLIVARES MARTINEZ FERNANDO JESUS" w:date="2026-09-01T10:18:00Z">
        <w:r>
          <w:rPr>
            <w:u w:val="single"/>
          </w:rPr>
          <w:br w:type="page"/>
        </w:r>
      </w:ins>
    </w:p>
    <w:p w14:paraId="1D5A4512" w14:textId="256A8624" w:rsidR="00F169DA" w:rsidRPr="00237BF4" w:rsidRDefault="00F14BA6" w:rsidP="00144785">
      <w:pPr>
        <w:pStyle w:val="Ttulo2"/>
        <w:numPr>
          <w:ilvl w:val="2"/>
          <w:numId w:val="1"/>
        </w:numPr>
        <w:rPr>
          <w:u w:val="single"/>
          <w:rPrChange w:id="452" w:author="OLIVARES MARTINEZ FERNANDO JESUS" w:date="2026-08-17T13:27:00Z">
            <w:rPr/>
          </w:rPrChange>
        </w:rPr>
      </w:pPr>
      <w:r w:rsidRPr="00237BF4">
        <w:rPr>
          <w:u w:val="single"/>
          <w:rPrChange w:id="453" w:author="OLIVARES MARTINEZ FERNANDO JESUS" w:date="2026-08-17T13:27:00Z">
            <w:rPr/>
          </w:rPrChange>
        </w:rPr>
        <w:lastRenderedPageBreak/>
        <w:t>SIA_CUGESDAT</w:t>
      </w:r>
      <w:ins w:id="454" w:author="OLIVARES MARTINEZ FERNANDO JESUS" w:date="2026-09-01T10:02:00Z">
        <w:r w:rsidR="00EA4C3E">
          <w:rPr>
            <w:u w:val="single"/>
          </w:rPr>
          <w:t>CIO</w:t>
        </w:r>
      </w:ins>
      <w:r w:rsidRPr="00237BF4">
        <w:rPr>
          <w:u w:val="single"/>
          <w:rPrChange w:id="455" w:author="OLIVARES MARTINEZ FERNANDO JESUS" w:date="2026-08-17T13:27:00Z">
            <w:rPr/>
          </w:rPrChange>
        </w:rPr>
        <w:t xml:space="preserve">01: </w:t>
      </w:r>
      <w:proofErr w:type="spellStart"/>
      <w:r w:rsidRPr="00237BF4">
        <w:rPr>
          <w:u w:val="single"/>
          <w:rPrChange w:id="456" w:author="OLIVARES MARTINEZ FERNANDO JESUS" w:date="2026-08-17T13:27:00Z">
            <w:rPr/>
          </w:rPrChange>
        </w:rPr>
        <w:t>ConsultarRegistros</w:t>
      </w:r>
      <w:proofErr w:type="spellEnd"/>
      <w:r w:rsidRPr="00237BF4">
        <w:rPr>
          <w:u w:val="single"/>
          <w:rPrChange w:id="457" w:author="OLIVARES MARTINEZ FERNANDO JESUS" w:date="2026-08-17T13:27:00Z">
            <w:rPr/>
          </w:rPrChange>
        </w:rPr>
        <w:t xml:space="preserve"> &lt;&lt;</w:t>
      </w:r>
      <w:del w:id="458" w:author="OLIVARES MARTINEZ FERNANDO JESUS" w:date="2026-08-17T13:48:00Z">
        <w:r w:rsidR="00647B7B" w:rsidRPr="00237BF4" w:rsidDel="003B37CD">
          <w:rPr>
            <w:u w:val="single"/>
            <w:rPrChange w:id="459" w:author="OLIVARES MARTINEZ FERNANDO JESUS" w:date="2026-08-17T13:27:00Z">
              <w:rPr/>
            </w:rPrChange>
          </w:rPr>
          <w:delText>Voz</w:delText>
        </w:r>
      </w:del>
      <w:ins w:id="460" w:author="OLIVARES MARTINEZ FERNANDO JESUS" w:date="2026-08-17T13:48:00Z">
        <w:r w:rsidR="003B37CD">
          <w:rPr>
            <w:u w:val="single"/>
          </w:rPr>
          <w:t>Tabla Maestra</w:t>
        </w:r>
      </w:ins>
      <w:r w:rsidRPr="00237BF4">
        <w:rPr>
          <w:u w:val="single"/>
          <w:rPrChange w:id="461" w:author="OLIVARES MARTINEZ FERNANDO JESUS" w:date="2026-08-17T13:27:00Z">
            <w:rPr/>
          </w:rPrChange>
        </w:rPr>
        <w:t>&gt;&gt;</w:t>
      </w:r>
      <w:bookmarkEnd w:id="450"/>
    </w:p>
    <w:tbl>
      <w:tblPr>
        <w:tblStyle w:val="Tablaconcuadrcula"/>
        <w:tblW w:w="8642" w:type="dxa"/>
        <w:tblLook w:val="04A0" w:firstRow="1" w:lastRow="0" w:firstColumn="1" w:lastColumn="0" w:noHBand="0" w:noVBand="1"/>
        <w:tblPrChange w:id="462" w:author="OLIVARES MARTINEZ FERNANDO JESUS" w:date="2026-08-17T11:18:00Z">
          <w:tblPr>
            <w:tblStyle w:val="Tablaconcuadrcula"/>
            <w:tblW w:w="8642" w:type="dxa"/>
            <w:tblLook w:val="04A0" w:firstRow="1" w:lastRow="0" w:firstColumn="1" w:lastColumn="0" w:noHBand="0" w:noVBand="1"/>
          </w:tblPr>
        </w:tblPrChange>
      </w:tblPr>
      <w:tblGrid>
        <w:gridCol w:w="2533"/>
        <w:gridCol w:w="594"/>
        <w:gridCol w:w="5515"/>
        <w:tblGridChange w:id="463">
          <w:tblGrid>
            <w:gridCol w:w="2316"/>
            <w:gridCol w:w="217"/>
            <w:gridCol w:w="421"/>
            <w:gridCol w:w="5688"/>
          </w:tblGrid>
        </w:tblGridChange>
      </w:tblGrid>
      <w:tr w:rsidR="00F169DA" w:rsidRPr="00C20808" w14:paraId="6472F54D" w14:textId="77777777" w:rsidTr="006E25B2">
        <w:tc>
          <w:tcPr>
            <w:tcW w:w="2547" w:type="dxa"/>
            <w:shd w:val="clear" w:color="auto" w:fill="5B9BD5" w:themeFill="accent1"/>
            <w:tcPrChange w:id="464" w:author="OLIVARES MARTINEZ FERNANDO JESUS" w:date="2026-08-17T11:18:00Z">
              <w:tcPr>
                <w:tcW w:w="2252" w:type="dxa"/>
                <w:shd w:val="clear" w:color="auto" w:fill="5B9BD5" w:themeFill="accent1"/>
              </w:tcPr>
            </w:tcPrChange>
          </w:tcPr>
          <w:p w14:paraId="2B188328" w14:textId="22A71E64" w:rsidR="00F169DA" w:rsidRPr="006974E3" w:rsidRDefault="00F14BA6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6974E3">
              <w:rPr>
                <w:b/>
                <w:bCs/>
                <w:color w:val="FFFFFF" w:themeColor="background1"/>
                <w:rPrChange w:id="465" w:author="OLIVARES MARTINEZ FERNANDO JESUS" w:date="2026-09-01T08:59:00Z">
                  <w:rPr/>
                </w:rPrChange>
              </w:rPr>
              <w:t>SIA_CUGESDAT</w:t>
            </w:r>
            <w:ins w:id="466" w:author="OLIVARES MARTINEZ FERNANDO JESUS" w:date="2026-09-01T10:02:00Z">
              <w:r w:rsidR="00EA4C3E">
                <w:rPr>
                  <w:b/>
                  <w:bCs/>
                  <w:color w:val="FFFFFF" w:themeColor="background1"/>
                </w:rPr>
                <w:t>CIO</w:t>
              </w:r>
            </w:ins>
            <w:r w:rsidRPr="006974E3">
              <w:rPr>
                <w:b/>
                <w:bCs/>
                <w:color w:val="FFFFFF" w:themeColor="background1"/>
                <w:rPrChange w:id="467" w:author="OLIVARES MARTINEZ FERNANDO JESUS" w:date="2026-09-01T08:59:00Z">
                  <w:rPr/>
                </w:rPrChange>
              </w:rPr>
              <w:t>01</w:t>
            </w:r>
          </w:p>
        </w:tc>
        <w:tc>
          <w:tcPr>
            <w:tcW w:w="6095" w:type="dxa"/>
            <w:gridSpan w:val="2"/>
            <w:shd w:val="clear" w:color="auto" w:fill="5B9BD5" w:themeFill="accent1"/>
            <w:tcPrChange w:id="468" w:author="OLIVARES MARTINEZ FERNANDO JESUS" w:date="2026-08-17T11:18:00Z">
              <w:tcPr>
                <w:tcW w:w="6390" w:type="dxa"/>
                <w:gridSpan w:val="3"/>
                <w:shd w:val="clear" w:color="auto" w:fill="5B9BD5" w:themeFill="accent1"/>
              </w:tcPr>
            </w:tcPrChange>
          </w:tcPr>
          <w:p w14:paraId="666C512C" w14:textId="10CDCCAD" w:rsidR="00F169DA" w:rsidRPr="00C20808" w:rsidRDefault="00F14BA6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bCs/>
                <w:color w:val="FFFFFF" w:themeColor="background1"/>
              </w:rPr>
              <w:t>Consultar</w:t>
            </w:r>
            <w:r w:rsidR="00551405">
              <w:rPr>
                <w:rFonts w:cs="Arial"/>
                <w:b/>
                <w:bCs/>
                <w:color w:val="FFFFFF" w:themeColor="background1"/>
              </w:rPr>
              <w:t>Registros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del w:id="469" w:author="OLIVARES MARTINEZ FERNANDO JESUS" w:date="2026-08-17T13:48:00Z">
              <w:r w:rsidR="00647B7B"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470" w:author="OLIVARES MARTINEZ FERNANDO JESUS" w:date="2026-08-17T13:48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Tabla Maestra</w:t>
              </w:r>
            </w:ins>
            <w:r>
              <w:rPr>
                <w:rFonts w:cs="Arial"/>
                <w:b/>
                <w:bCs/>
                <w:color w:val="FFFFFF" w:themeColor="background1"/>
              </w:rPr>
              <w:t>&gt;</w:t>
            </w:r>
            <w:r w:rsidR="00551405">
              <w:rPr>
                <w:rFonts w:cs="Arial"/>
                <w:b/>
                <w:bCs/>
                <w:color w:val="FFFFFF" w:themeColor="background1"/>
              </w:rPr>
              <w:t>&gt;</w:t>
            </w:r>
          </w:p>
        </w:tc>
      </w:tr>
      <w:tr w:rsidR="00F169DA" w:rsidRPr="00381C0B" w14:paraId="73D76A8C" w14:textId="77777777" w:rsidTr="006E25B2">
        <w:tc>
          <w:tcPr>
            <w:tcW w:w="2547" w:type="dxa"/>
            <w:shd w:val="clear" w:color="auto" w:fill="DEEAF6" w:themeFill="accent1" w:themeFillTint="33"/>
            <w:tcPrChange w:id="471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29396F87" w14:textId="77777777" w:rsidR="00F169DA" w:rsidRPr="00381C0B" w:rsidRDefault="00F169DA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095" w:type="dxa"/>
            <w:gridSpan w:val="2"/>
            <w:tcPrChange w:id="472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1B785EBE" w14:textId="3AA4A50B" w:rsidR="00F169DA" w:rsidRPr="00381C0B" w:rsidRDefault="0065682A" w:rsidP="00DF6F59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F169DA" w:rsidRPr="00381C0B" w14:paraId="7409490E" w14:textId="77777777" w:rsidTr="006E25B2">
        <w:tc>
          <w:tcPr>
            <w:tcW w:w="2547" w:type="dxa"/>
            <w:shd w:val="clear" w:color="auto" w:fill="DEEAF6" w:themeFill="accent1" w:themeFillTint="33"/>
            <w:tcPrChange w:id="473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2A1F80A9" w14:textId="77777777" w:rsidR="00F169DA" w:rsidRPr="00381C0B" w:rsidRDefault="00F169DA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095" w:type="dxa"/>
            <w:gridSpan w:val="2"/>
            <w:tcPrChange w:id="474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15979A5B" w14:textId="77777777" w:rsidR="00F169DA" w:rsidRPr="00381C0B" w:rsidRDefault="00F169DA" w:rsidP="00DF6F59">
            <w:pPr>
              <w:spacing w:after="0" w:line="240" w:lineRule="auto"/>
              <w:rPr>
                <w:rFonts w:cs="Arial"/>
              </w:rPr>
            </w:pPr>
          </w:p>
        </w:tc>
      </w:tr>
      <w:tr w:rsidR="00F169DA" w:rsidRPr="00381C0B" w14:paraId="270ABF91" w14:textId="77777777" w:rsidTr="006E25B2">
        <w:tc>
          <w:tcPr>
            <w:tcW w:w="2547" w:type="dxa"/>
            <w:shd w:val="clear" w:color="auto" w:fill="DEEAF6" w:themeFill="accent1" w:themeFillTint="33"/>
            <w:tcPrChange w:id="475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2344A08A" w14:textId="77777777" w:rsidR="00F169DA" w:rsidRPr="00381C0B" w:rsidRDefault="00F169DA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095" w:type="dxa"/>
            <w:gridSpan w:val="2"/>
            <w:tcPrChange w:id="476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1ACF8AC1" w14:textId="3D4C7D11" w:rsidR="00F169DA" w:rsidRPr="00381C0B" w:rsidRDefault="0065682A" w:rsidP="00DF6F59">
            <w:pPr>
              <w:spacing w:after="0" w:line="240" w:lineRule="auto"/>
              <w:rPr>
                <w:rFonts w:cs="Arial"/>
              </w:rPr>
            </w:pPr>
            <w:r>
              <w:t xml:space="preserve">Consultar listado de </w:t>
            </w:r>
            <w:r w:rsidR="00647B7B">
              <w:t>Voces</w:t>
            </w:r>
            <w:r>
              <w:t xml:space="preserve"> que cumplen un conjunto de filtros de búsqueda </w:t>
            </w:r>
          </w:p>
        </w:tc>
      </w:tr>
      <w:tr w:rsidR="0065682A" w:rsidRPr="00381C0B" w14:paraId="4B098613" w14:textId="77777777" w:rsidTr="006E25B2">
        <w:tc>
          <w:tcPr>
            <w:tcW w:w="2547" w:type="dxa"/>
            <w:shd w:val="clear" w:color="auto" w:fill="DEEAF6" w:themeFill="accent1" w:themeFillTint="33"/>
            <w:tcPrChange w:id="477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6263F304" w14:textId="77777777" w:rsidR="0065682A" w:rsidRPr="00381C0B" w:rsidRDefault="0065682A" w:rsidP="0065682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095" w:type="dxa"/>
            <w:gridSpan w:val="2"/>
            <w:tcPrChange w:id="478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6ACD48FA" w14:textId="77777777" w:rsidR="00B359FD" w:rsidRDefault="00B359FD" w:rsidP="0065682A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2F6EDC63" w14:textId="406AFF66" w:rsidR="00B359FD" w:rsidRPr="00381C0B" w:rsidRDefault="0065682A" w:rsidP="0065682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</w:t>
            </w:r>
            <w:r w:rsidR="00BD78BC">
              <w:rPr>
                <w:rFonts w:cs="Arial"/>
              </w:rPr>
              <w:t>_</w:t>
            </w:r>
            <w:r>
              <w:rPr>
                <w:rFonts w:cs="Arial"/>
              </w:rPr>
              <w:t>tecnico</w:t>
            </w:r>
            <w:proofErr w:type="spellEnd"/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consultar listados de </w:t>
            </w:r>
            <w:r w:rsidR="00BD78BC">
              <w:rPr>
                <w:rFonts w:cs="Arial"/>
              </w:rPr>
              <w:t xml:space="preserve">la tabla maestra </w:t>
            </w:r>
            <w:r>
              <w:rPr>
                <w:rFonts w:cs="Arial"/>
              </w:rPr>
              <w:t>del sistema.</w:t>
            </w:r>
          </w:p>
        </w:tc>
      </w:tr>
      <w:tr w:rsidR="0065682A" w:rsidRPr="00381C0B" w14:paraId="6F686ADE" w14:textId="77777777" w:rsidTr="006E25B2">
        <w:tc>
          <w:tcPr>
            <w:tcW w:w="2547" w:type="dxa"/>
            <w:vMerge w:val="restart"/>
            <w:shd w:val="clear" w:color="auto" w:fill="DEEAF6" w:themeFill="accent1" w:themeFillTint="33"/>
            <w:tcPrChange w:id="479" w:author="OLIVARES MARTINEZ FERNANDO JESUS" w:date="2026-08-17T11:18:00Z">
              <w:tcPr>
                <w:tcW w:w="2252" w:type="dxa"/>
                <w:vMerge w:val="restart"/>
                <w:shd w:val="clear" w:color="auto" w:fill="DEEAF6" w:themeFill="accent1" w:themeFillTint="33"/>
              </w:tcPr>
            </w:tcPrChange>
          </w:tcPr>
          <w:p w14:paraId="47696503" w14:textId="77777777" w:rsidR="0065682A" w:rsidRPr="00381C0B" w:rsidRDefault="0065682A" w:rsidP="0065682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407" w:type="dxa"/>
            <w:shd w:val="clear" w:color="auto" w:fill="DEEAF6" w:themeFill="accent1" w:themeFillTint="33"/>
            <w:tcPrChange w:id="480" w:author="OLIVARES MARTINEZ FERNANDO JESUS" w:date="2026-08-17T11:18:00Z">
              <w:tcPr>
                <w:tcW w:w="638" w:type="dxa"/>
                <w:gridSpan w:val="2"/>
                <w:shd w:val="clear" w:color="auto" w:fill="DEEAF6" w:themeFill="accent1" w:themeFillTint="33"/>
              </w:tcPr>
            </w:tcPrChange>
          </w:tcPr>
          <w:p w14:paraId="31550353" w14:textId="1BBAF567" w:rsidR="0065682A" w:rsidRPr="00381C0B" w:rsidRDefault="0065682A" w:rsidP="0065682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88" w:type="dxa"/>
            <w:shd w:val="clear" w:color="auto" w:fill="DEEAF6" w:themeFill="accent1" w:themeFillTint="33"/>
            <w:tcPrChange w:id="481" w:author="OLIVARES MARTINEZ FERNANDO JESUS" w:date="2026-08-17T11:18:00Z">
              <w:tcPr>
                <w:tcW w:w="5752" w:type="dxa"/>
                <w:shd w:val="clear" w:color="auto" w:fill="DEEAF6" w:themeFill="accent1" w:themeFillTint="33"/>
              </w:tcPr>
            </w:tcPrChange>
          </w:tcPr>
          <w:p w14:paraId="256D5BD3" w14:textId="6E652670" w:rsidR="0065682A" w:rsidRPr="00381C0B" w:rsidRDefault="0065682A" w:rsidP="0065682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65682A" w:rsidRPr="00381C0B" w14:paraId="3DED3FC2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482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13D8AFDA" w14:textId="77777777" w:rsidR="0065682A" w:rsidRPr="00381C0B" w:rsidRDefault="0065682A" w:rsidP="0065682A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483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7ADEF291" w14:textId="67391C2C" w:rsidR="0065682A" w:rsidRPr="00381C0B" w:rsidRDefault="007F17DF" w:rsidP="00656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88" w:type="dxa"/>
            <w:tcPrChange w:id="484" w:author="OLIVARES MARTINEZ FERNANDO JESUS" w:date="2026-08-17T11:18:00Z">
              <w:tcPr>
                <w:tcW w:w="5752" w:type="dxa"/>
              </w:tcPr>
            </w:tcPrChange>
          </w:tcPr>
          <w:p w14:paraId="560CA39A" w14:textId="6B5558BF" w:rsidR="0065682A" w:rsidRPr="007F17DF" w:rsidRDefault="007F17DF" w:rsidP="0065682A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 xml:space="preserve">de </w:t>
            </w:r>
            <w:del w:id="485" w:author="OLIVARES MARTINEZ FERNANDO JESUS" w:date="2026-08-13T09:50:00Z">
              <w:r w:rsidDel="008658A1">
                <w:rPr>
                  <w:rFonts w:cs="Arial"/>
                </w:rPr>
                <w:delText xml:space="preserve">menú </w:delText>
              </w:r>
              <w:r w:rsidR="00BD78BC" w:rsidDel="008658A1">
                <w:rPr>
                  <w:rFonts w:cs="Arial"/>
                </w:rPr>
                <w:delText xml:space="preserve"> Catálogos</w:delText>
              </w:r>
            </w:del>
            <w:ins w:id="486" w:author="OLIVARES MARTINEZ FERNANDO JESUS" w:date="2026-08-13T09:50:00Z">
              <w:r w:rsidR="008658A1">
                <w:rPr>
                  <w:rFonts w:cs="Arial"/>
                </w:rPr>
                <w:t>menú Catálogos</w:t>
              </w:r>
            </w:ins>
            <w:r w:rsidR="00BD78BC">
              <w:rPr>
                <w:rFonts w:cs="Arial"/>
              </w:rPr>
              <w:t>/&lt;&lt;</w:t>
            </w:r>
            <w:del w:id="487" w:author="OLIVARES MARTINEZ FERNANDO JESUS" w:date="2026-09-01T10:19:00Z">
              <w:r w:rsidR="00647B7B" w:rsidDel="00072248">
                <w:rPr>
                  <w:rFonts w:cs="Arial"/>
                </w:rPr>
                <w:delText>Voces</w:delText>
              </w:r>
            </w:del>
            <w:ins w:id="488" w:author="OLIVARES MARTINEZ FERNANDO JESUS" w:date="2026-09-01T10:19:00Z">
              <w:r w:rsidR="00072248">
                <w:rPr>
                  <w:rFonts w:cs="Arial"/>
                </w:rPr>
                <w:t>CIO</w:t>
              </w:r>
            </w:ins>
            <w:r w:rsidR="00BD78BC">
              <w:rPr>
                <w:rFonts w:cs="Arial"/>
              </w:rPr>
              <w:t>&gt;&gt;</w:t>
            </w:r>
          </w:p>
        </w:tc>
      </w:tr>
      <w:tr w:rsidR="00D10FC1" w:rsidRPr="00381C0B" w14:paraId="6D92641E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489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1C0EEA88" w14:textId="77777777" w:rsidR="00D10FC1" w:rsidRPr="00381C0B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490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03481C81" w14:textId="18C685E7" w:rsidR="00D10FC1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88" w:type="dxa"/>
            <w:tcPrChange w:id="491" w:author="OLIVARES MARTINEZ FERNANDO JESUS" w:date="2026-08-17T11:18:00Z">
              <w:tcPr>
                <w:tcW w:w="5752" w:type="dxa"/>
              </w:tcPr>
            </w:tcPrChange>
          </w:tcPr>
          <w:p w14:paraId="007A4414" w14:textId="4C36B26E" w:rsidR="00D10FC1" w:rsidRPr="002226FB" w:rsidRDefault="00D10FC1" w:rsidP="007F17DF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</w:t>
            </w:r>
            <w:r w:rsidR="00BD78BC">
              <w:t>&lt;&lt;</w:t>
            </w:r>
            <w:proofErr w:type="spellStart"/>
            <w:del w:id="492" w:author="OLIVARES MARTINEZ FERNANDO JESUS" w:date="2026-09-01T10:19:00Z">
              <w:r w:rsidR="00647B7B" w:rsidDel="00072248">
                <w:delText>Voces</w:delText>
              </w:r>
            </w:del>
            <w:ins w:id="493" w:author="OLIVARES MARTINEZ FERNANDO JESUS" w:date="2026-09-01T10:19:00Z">
              <w:r w:rsidR="00072248">
                <w:t>CIO’s</w:t>
              </w:r>
            </w:ins>
            <w:proofErr w:type="spellEnd"/>
            <w:r w:rsidR="00BD78BC">
              <w:t>&gt;&gt;</w:t>
            </w:r>
            <w:r>
              <w:t xml:space="preserve"> </w:t>
            </w:r>
          </w:p>
        </w:tc>
      </w:tr>
      <w:tr w:rsidR="00D10FC1" w:rsidRPr="00381C0B" w14:paraId="318E7BAF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494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569F3A5D" w14:textId="77777777" w:rsidR="00D10FC1" w:rsidRPr="00381C0B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495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358EF16E" w14:textId="71114819" w:rsidR="00D10FC1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88" w:type="dxa"/>
            <w:tcPrChange w:id="496" w:author="OLIVARES MARTINEZ FERNANDO JESUS" w:date="2026-08-17T11:18:00Z">
              <w:tcPr>
                <w:tcW w:w="5752" w:type="dxa"/>
              </w:tcPr>
            </w:tcPrChange>
          </w:tcPr>
          <w:p w14:paraId="47D0D52A" w14:textId="67F18582" w:rsidR="00D10FC1" w:rsidRPr="00D10FC1" w:rsidRDefault="00D10FC1" w:rsidP="007F17DF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D10FC1" w:rsidRPr="00381C0B" w14:paraId="58BBE0AA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497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6CFE9850" w14:textId="77777777" w:rsidR="00D10FC1" w:rsidRPr="00381C0B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498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7E261E55" w14:textId="3AA6D1A5" w:rsidR="00D10FC1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88" w:type="dxa"/>
            <w:tcPrChange w:id="499" w:author="OLIVARES MARTINEZ FERNANDO JESUS" w:date="2026-08-17T11:18:00Z">
              <w:tcPr>
                <w:tcW w:w="5752" w:type="dxa"/>
              </w:tcPr>
            </w:tcPrChange>
          </w:tcPr>
          <w:p w14:paraId="1766AB07" w14:textId="75A22914" w:rsidR="00D10FC1" w:rsidRPr="00D10FC1" w:rsidRDefault="00D10FC1" w:rsidP="007F17DF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D10FC1" w:rsidRPr="00381C0B" w14:paraId="229829AA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00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1F191B04" w14:textId="77777777" w:rsidR="00D10FC1" w:rsidRPr="00381C0B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01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212E3974" w14:textId="24688332" w:rsidR="00D10FC1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88" w:type="dxa"/>
            <w:tcPrChange w:id="502" w:author="OLIVARES MARTINEZ FERNANDO JESUS" w:date="2026-08-17T11:18:00Z">
              <w:tcPr>
                <w:tcW w:w="5752" w:type="dxa"/>
              </w:tcPr>
            </w:tcPrChange>
          </w:tcPr>
          <w:p w14:paraId="055ED82F" w14:textId="66FE09FF" w:rsidR="00D10FC1" w:rsidRPr="002226FB" w:rsidRDefault="00D10FC1" w:rsidP="007F17DF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7F17DF" w:rsidRPr="00381C0B" w14:paraId="726C4B4B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03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3A940332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04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5B4B6449" w14:textId="6FB1A8C7" w:rsidR="007F17DF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88" w:type="dxa"/>
            <w:tcPrChange w:id="505" w:author="OLIVARES MARTINEZ FERNANDO JESUS" w:date="2026-08-17T11:18:00Z">
              <w:tcPr>
                <w:tcW w:w="5752" w:type="dxa"/>
              </w:tcPr>
            </w:tcPrChange>
          </w:tcPr>
          <w:p w14:paraId="76533D87" w14:textId="71FA34E3" w:rsidR="007F17DF" w:rsidRPr="002226FB" w:rsidRDefault="007F17DF" w:rsidP="007F17DF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 w:rsidR="00D10FC1">
              <w:t>consulta</w:t>
            </w:r>
          </w:p>
        </w:tc>
      </w:tr>
      <w:tr w:rsidR="00D10FC1" w:rsidRPr="00381C0B" w14:paraId="64ADFAD5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06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3911928B" w14:textId="77777777" w:rsidR="00D10FC1" w:rsidRPr="00381C0B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07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722FB975" w14:textId="017C9832" w:rsidR="00D10FC1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88" w:type="dxa"/>
            <w:tcPrChange w:id="508" w:author="OLIVARES MARTINEZ FERNANDO JESUS" w:date="2026-08-17T11:18:00Z">
              <w:tcPr>
                <w:tcW w:w="5752" w:type="dxa"/>
              </w:tcPr>
            </w:tcPrChange>
          </w:tcPr>
          <w:p w14:paraId="2BEAAAFA" w14:textId="6C210BB7" w:rsidR="00D10FC1" w:rsidRDefault="00D10FC1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</w:t>
            </w:r>
          </w:p>
        </w:tc>
      </w:tr>
      <w:tr w:rsidR="00BD78BC" w:rsidRPr="00381C0B" w14:paraId="42E1EE02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09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582BC750" w14:textId="77777777" w:rsidR="00BD78BC" w:rsidRPr="00381C0B" w:rsidRDefault="00BD78BC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10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228A3D7A" w14:textId="170A3BF3" w:rsidR="00BD78BC" w:rsidRDefault="00BD78BC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88" w:type="dxa"/>
            <w:tcPrChange w:id="511" w:author="OLIVARES MARTINEZ FERNANDO JESUS" w:date="2026-08-17T11:18:00Z">
              <w:tcPr>
                <w:tcW w:w="5752" w:type="dxa"/>
              </w:tcPr>
            </w:tcPrChange>
          </w:tcPr>
          <w:p w14:paraId="2C653D00" w14:textId="4133F025" w:rsidR="00BD78BC" w:rsidRDefault="00BD78BC" w:rsidP="007F17DF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</w:t>
            </w:r>
            <w:r w:rsidR="00FD7FF9"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BD78BC" w:rsidRPr="00381C0B" w14:paraId="15110A8E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12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227162CF" w14:textId="77777777" w:rsidR="00BD78BC" w:rsidRPr="00381C0B" w:rsidRDefault="00BD78BC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13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72E866C1" w14:textId="2937E5CE" w:rsidR="00BD78BC" w:rsidRDefault="00BD78BC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88" w:type="dxa"/>
            <w:tcPrChange w:id="514" w:author="OLIVARES MARTINEZ FERNANDO JESUS" w:date="2026-08-17T11:18:00Z">
              <w:tcPr>
                <w:tcW w:w="5752" w:type="dxa"/>
              </w:tcPr>
            </w:tcPrChange>
          </w:tcPr>
          <w:p w14:paraId="58BAE5DC" w14:textId="3DFC8769" w:rsidR="00BD78BC" w:rsidRPr="00BD78BC" w:rsidRDefault="00BD78BC" w:rsidP="007F17DF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7F17DF" w:rsidRPr="005D02B1" w14:paraId="7A427233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15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51B3D622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16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7B2ABC53" w14:textId="39D3271B" w:rsidR="007F17DF" w:rsidRDefault="00BD78BC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88" w:type="dxa"/>
            <w:tcPrChange w:id="517" w:author="OLIVARES MARTINEZ FERNANDO JESUS" w:date="2026-08-17T11:18:00Z">
              <w:tcPr>
                <w:tcW w:w="5752" w:type="dxa"/>
              </w:tcPr>
            </w:tcPrChange>
          </w:tcPr>
          <w:p w14:paraId="02EDDCF6" w14:textId="5135535E" w:rsidR="007F17DF" w:rsidRPr="001C1EE6" w:rsidRDefault="007F17DF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El sistema muestra el listado de </w:t>
            </w:r>
            <w:r w:rsidR="00D10FC1">
              <w:rPr>
                <w:rFonts w:cs="Arial"/>
              </w:rPr>
              <w:t>registros resultado de la consulta</w:t>
            </w:r>
            <w:r w:rsidR="001A0CED">
              <w:rPr>
                <w:rFonts w:cs="Arial"/>
              </w:rPr>
              <w:t xml:space="preserve"> paginado y con el orden por defecto (código ASC)</w:t>
            </w:r>
          </w:p>
        </w:tc>
      </w:tr>
      <w:tr w:rsidR="007F17DF" w:rsidRPr="00381C0B" w14:paraId="775712F7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18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62240E81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19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1C4D6513" w14:textId="56629BE6" w:rsidR="007F17DF" w:rsidRDefault="00BD78BC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  <w:r w:rsidR="007F17DF">
              <w:rPr>
                <w:rFonts w:cs="Arial"/>
              </w:rPr>
              <w:t>.1</w:t>
            </w:r>
          </w:p>
        </w:tc>
        <w:tc>
          <w:tcPr>
            <w:tcW w:w="5688" w:type="dxa"/>
            <w:tcPrChange w:id="520" w:author="OLIVARES MARTINEZ FERNANDO JESUS" w:date="2026-08-17T11:18:00Z">
              <w:tcPr>
                <w:tcW w:w="5752" w:type="dxa"/>
              </w:tcPr>
            </w:tcPrChange>
          </w:tcPr>
          <w:p w14:paraId="602B4731" w14:textId="4E7862E2" w:rsidR="007F17DF" w:rsidRDefault="00D10FC1" w:rsidP="00D10FC1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D10FC1" w:rsidRPr="00381C0B" w14:paraId="624FB7FF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21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4EECAE35" w14:textId="77777777" w:rsidR="00D10FC1" w:rsidRPr="00381C0B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22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68E3FED8" w14:textId="45D6D83E" w:rsidR="00D10FC1" w:rsidRDefault="00BD78BC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  <w:r w:rsidR="00D10FC1">
              <w:rPr>
                <w:rFonts w:cs="Arial"/>
              </w:rPr>
              <w:t>.2</w:t>
            </w:r>
          </w:p>
        </w:tc>
        <w:tc>
          <w:tcPr>
            <w:tcW w:w="5688" w:type="dxa"/>
            <w:tcPrChange w:id="523" w:author="OLIVARES MARTINEZ FERNANDO JESUS" w:date="2026-08-17T11:18:00Z">
              <w:tcPr>
                <w:tcW w:w="5752" w:type="dxa"/>
              </w:tcPr>
            </w:tcPrChange>
          </w:tcPr>
          <w:p w14:paraId="383871E3" w14:textId="4E396933" w:rsidR="00D10FC1" w:rsidDel="00072248" w:rsidRDefault="00D10FC1" w:rsidP="00D10FC1">
            <w:pPr>
              <w:spacing w:after="0" w:line="240" w:lineRule="auto"/>
              <w:rPr>
                <w:del w:id="524" w:author="OLIVARES MARTINEZ FERNANDO JESUS" w:date="2026-09-01T10:20:00Z"/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0DB48B46" w14:textId="77777777" w:rsidR="00D10FC1" w:rsidRDefault="00D10FC1" w:rsidP="007F17DF">
            <w:pPr>
              <w:spacing w:after="0" w:line="240" w:lineRule="auto"/>
              <w:rPr>
                <w:rFonts w:cs="Arial"/>
              </w:rPr>
            </w:pPr>
          </w:p>
        </w:tc>
      </w:tr>
      <w:tr w:rsidR="007F17DF" w:rsidRPr="00381C0B" w14:paraId="0BB9408D" w14:textId="77777777" w:rsidTr="006E25B2">
        <w:tc>
          <w:tcPr>
            <w:tcW w:w="2547" w:type="dxa"/>
            <w:vMerge/>
            <w:shd w:val="clear" w:color="auto" w:fill="DEEAF6" w:themeFill="accent1" w:themeFillTint="33"/>
            <w:tcPrChange w:id="525" w:author="OLIVARES MARTINEZ FERNANDO JESUS" w:date="2026-08-17T11:18:00Z">
              <w:tcPr>
                <w:tcW w:w="2252" w:type="dxa"/>
                <w:vMerge/>
                <w:shd w:val="clear" w:color="auto" w:fill="DEEAF6" w:themeFill="accent1" w:themeFillTint="33"/>
              </w:tcPr>
            </w:tcPrChange>
          </w:tcPr>
          <w:p w14:paraId="627F8AB6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407" w:type="dxa"/>
            <w:tcPrChange w:id="526" w:author="OLIVARES MARTINEZ FERNANDO JESUS" w:date="2026-08-17T11:18:00Z">
              <w:tcPr>
                <w:tcW w:w="638" w:type="dxa"/>
                <w:gridSpan w:val="2"/>
              </w:tcPr>
            </w:tcPrChange>
          </w:tcPr>
          <w:p w14:paraId="51F9410E" w14:textId="6732779A" w:rsidR="007F17DF" w:rsidRDefault="007F17DF" w:rsidP="007F17DF">
            <w:pPr>
              <w:spacing w:after="0" w:line="240" w:lineRule="auto"/>
              <w:rPr>
                <w:rFonts w:cs="Arial"/>
              </w:rPr>
            </w:pPr>
            <w:del w:id="527" w:author="OLIVARES MARTINEZ FERNANDO JESUS" w:date="2026-08-13T09:33:00Z">
              <w:r w:rsidDel="005D02B1">
                <w:rPr>
                  <w:rFonts w:cs="Arial"/>
                </w:rPr>
                <w:delText>3</w:delText>
              </w:r>
            </w:del>
            <w:ins w:id="528" w:author="OLIVARES MARTINEZ FERNANDO JESUS" w:date="2026-08-13T09:33:00Z">
              <w:r w:rsidR="005D02B1">
                <w:rPr>
                  <w:rFonts w:cs="Arial"/>
                </w:rPr>
                <w:t>9</w:t>
              </w:r>
            </w:ins>
          </w:p>
        </w:tc>
        <w:tc>
          <w:tcPr>
            <w:tcW w:w="5688" w:type="dxa"/>
            <w:tcPrChange w:id="529" w:author="OLIVARES MARTINEZ FERNANDO JESUS" w:date="2026-08-17T11:18:00Z">
              <w:tcPr>
                <w:tcW w:w="5752" w:type="dxa"/>
              </w:tcPr>
            </w:tcPrChange>
          </w:tcPr>
          <w:p w14:paraId="6241A73A" w14:textId="3E18D06C" w:rsidR="007F17DF" w:rsidRDefault="007F17DF" w:rsidP="007F17DF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7F17DF" w:rsidRPr="00381C0B" w14:paraId="71BC538E" w14:textId="77777777" w:rsidTr="006E25B2">
        <w:tc>
          <w:tcPr>
            <w:tcW w:w="2547" w:type="dxa"/>
            <w:shd w:val="clear" w:color="auto" w:fill="DEEAF6" w:themeFill="accent1" w:themeFillTint="33"/>
            <w:tcPrChange w:id="530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78993EF5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095" w:type="dxa"/>
            <w:gridSpan w:val="2"/>
            <w:tcPrChange w:id="531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2A1138C9" w14:textId="4E4DCDEC" w:rsidR="007F17DF" w:rsidRPr="00381C0B" w:rsidRDefault="00D85F39" w:rsidP="007F17DF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</w:t>
            </w:r>
            <w:r w:rsidR="00B359FD">
              <w:rPr>
                <w:rFonts w:cs="Arial"/>
              </w:rPr>
              <w:t>s</w:t>
            </w:r>
            <w:r>
              <w:rPr>
                <w:rFonts w:cs="Arial"/>
              </w:rPr>
              <w:t xml:space="preserve"> de la tabla maestra</w:t>
            </w:r>
            <w:r w:rsidRPr="00D85F39">
              <w:rPr>
                <w:rFonts w:cs="Arial"/>
              </w:rPr>
              <w:t xml:space="preserve"> se muestran 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7F17DF" w:rsidRPr="00381C0B" w14:paraId="1A1BB6F1" w14:textId="77777777" w:rsidTr="006E25B2">
        <w:tc>
          <w:tcPr>
            <w:tcW w:w="2547" w:type="dxa"/>
            <w:shd w:val="clear" w:color="auto" w:fill="DEEAF6" w:themeFill="accent1" w:themeFillTint="33"/>
            <w:tcPrChange w:id="532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60DE54F0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095" w:type="dxa"/>
            <w:gridSpan w:val="2"/>
            <w:tcPrChange w:id="533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4C6D59D2" w14:textId="77777777" w:rsidR="007F17DF" w:rsidRPr="00381C0B" w:rsidRDefault="007F17DF" w:rsidP="007F17DF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7F17DF" w:rsidRPr="00294768" w14:paraId="77626206" w14:textId="77777777" w:rsidTr="006E25B2">
        <w:tc>
          <w:tcPr>
            <w:tcW w:w="2547" w:type="dxa"/>
            <w:shd w:val="clear" w:color="auto" w:fill="DEEAF6" w:themeFill="accent1" w:themeFillTint="33"/>
            <w:tcPrChange w:id="534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3445F360" w14:textId="77777777" w:rsidR="007F17DF" w:rsidRPr="00381C0B" w:rsidRDefault="007F17DF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095" w:type="dxa"/>
            <w:gridSpan w:val="2"/>
            <w:tcPrChange w:id="535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7A9669B6" w14:textId="0BCCAC44" w:rsidR="007F17DF" w:rsidRPr="00743479" w:rsidRDefault="00743479" w:rsidP="007F17DF">
            <w:pPr>
              <w:spacing w:after="0" w:line="240" w:lineRule="auto"/>
              <w:contextualSpacing/>
              <w:rPr>
                <w:rPrChange w:id="536" w:author="OLIVARES MARTINEZ FERNANDO JESUS" w:date="2026-08-17T13:34:00Z">
                  <w:rPr>
                    <w:lang w:val="en-US"/>
                  </w:rPr>
                </w:rPrChange>
              </w:rPr>
            </w:pPr>
            <w:ins w:id="537" w:author="OLIVARES MARTINEZ FERNANDO JESUS" w:date="2026-08-17T13:34:00Z">
              <w:r w:rsidRPr="00743479">
                <w:rPr>
                  <w:rPrChange w:id="538" w:author="OLIVARES MARTINEZ FERNANDO JESUS" w:date="2026-08-17T13:34:00Z">
                    <w:rPr>
                      <w:lang w:val="en-US"/>
                    </w:rPr>
                  </w:rPrChange>
                </w:rPr>
                <w:t>SIA_PRGESDAT</w:t>
              </w:r>
            </w:ins>
            <w:ins w:id="539" w:author="OLIVARES MARTINEZ FERNANDO JESUS" w:date="2026-09-01T10:02:00Z">
              <w:r w:rsidR="00EA4C3E">
                <w:t>CIO</w:t>
              </w:r>
            </w:ins>
            <w:ins w:id="540" w:author="OLIVARES MARTINEZ FERNANDO JESUS" w:date="2026-08-17T13:34:00Z">
              <w:r w:rsidRPr="00743479">
                <w:rPr>
                  <w:rPrChange w:id="541" w:author="OLIVARES MARTINEZ FERNANDO JESUS" w:date="2026-08-17T13:34:00Z">
                    <w:rPr>
                      <w:lang w:val="en-US"/>
                    </w:rPr>
                  </w:rPrChange>
                </w:rPr>
                <w:t xml:space="preserve">01 - </w:t>
              </w:r>
              <w:proofErr w:type="spellStart"/>
              <w:r w:rsidRPr="00743479">
                <w:rPr>
                  <w:rPrChange w:id="542" w:author="OLIVARES MARTINEZ FERNANDO JESUS" w:date="2026-08-17T13:34:00Z">
                    <w:rPr>
                      <w:lang w:val="en-US"/>
                    </w:rPr>
                  </w:rPrChange>
                </w:rPr>
                <w:t>ConsultarRegistros</w:t>
              </w:r>
              <w:proofErr w:type="spellEnd"/>
              <w:r w:rsidRPr="00743479">
                <w:rPr>
                  <w:rPrChange w:id="543" w:author="OLIVARES MARTINEZ FERNANDO JESUS" w:date="2026-08-17T13:34:00Z">
                    <w:rPr>
                      <w:lang w:val="en-US"/>
                    </w:rPr>
                  </w:rPrChange>
                </w:rPr>
                <w:t xml:space="preserve"> &lt;&lt;Tabla Maestra&gt;&gt;</w:t>
              </w:r>
            </w:ins>
            <w:del w:id="544" w:author="OLIVARES MARTINEZ FERNANDO JESUS" w:date="2026-08-13T09:09:00Z">
              <w:r w:rsidR="007F17DF" w:rsidRPr="00743479" w:rsidDel="0002160A">
                <w:rPr>
                  <w:rPrChange w:id="545" w:author="OLIVARES MARTINEZ FERNANDO JESUS" w:date="2026-08-17T13:34:00Z">
                    <w:rPr>
                      <w:lang w:val="en-US"/>
                    </w:rPr>
                  </w:rPrChange>
                </w:rPr>
                <w:delText>RCCT_PRC CUGESDAT01: Consultar &lt;&lt;</w:delText>
              </w:r>
              <w:r w:rsidR="00647B7B" w:rsidRPr="00743479" w:rsidDel="0002160A">
                <w:rPr>
                  <w:rPrChange w:id="546" w:author="OLIVARES MARTINEZ FERNANDO JESUS" w:date="2026-08-17T13:34:00Z">
                    <w:rPr>
                      <w:lang w:val="en-US"/>
                    </w:rPr>
                  </w:rPrChange>
                </w:rPr>
                <w:delText>Voces</w:delText>
              </w:r>
              <w:r w:rsidR="007F17DF" w:rsidRPr="00743479" w:rsidDel="0002160A">
                <w:rPr>
                  <w:rPrChange w:id="547" w:author="OLIVARES MARTINEZ FERNANDO JESUS" w:date="2026-08-17T13:34:00Z">
                    <w:rPr>
                      <w:lang w:val="en-US"/>
                    </w:rPr>
                  </w:rPrChange>
                </w:rPr>
                <w:delText>&gt;&gt;</w:delText>
              </w:r>
            </w:del>
          </w:p>
        </w:tc>
      </w:tr>
      <w:tr w:rsidR="007F17DF" w:rsidRPr="00381C0B" w14:paraId="30D9D4D2" w14:textId="77777777" w:rsidTr="006E25B2">
        <w:tc>
          <w:tcPr>
            <w:tcW w:w="2547" w:type="dxa"/>
            <w:shd w:val="clear" w:color="auto" w:fill="DEEAF6" w:themeFill="accent1" w:themeFillTint="33"/>
            <w:tcPrChange w:id="548" w:author="OLIVARES MARTINEZ FERNANDO JESUS" w:date="2026-08-17T11:18:00Z">
              <w:tcPr>
                <w:tcW w:w="2252" w:type="dxa"/>
                <w:shd w:val="clear" w:color="auto" w:fill="DEEAF6" w:themeFill="accent1" w:themeFillTint="33"/>
              </w:tcPr>
            </w:tcPrChange>
          </w:tcPr>
          <w:p w14:paraId="14578A93" w14:textId="77777777" w:rsidR="007F17DF" w:rsidRDefault="007F17DF" w:rsidP="007F17D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095" w:type="dxa"/>
            <w:gridSpan w:val="2"/>
            <w:tcPrChange w:id="549" w:author="OLIVARES MARTINEZ FERNANDO JESUS" w:date="2026-08-17T11:18:00Z">
              <w:tcPr>
                <w:tcW w:w="6390" w:type="dxa"/>
                <w:gridSpan w:val="3"/>
              </w:tcPr>
            </w:tcPrChange>
          </w:tcPr>
          <w:p w14:paraId="7D6BEFC2" w14:textId="45F96221" w:rsidR="007F17DF" w:rsidRDefault="00470E3A" w:rsidP="007F17DF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550" w:author="OLIVARES MARTINEZ FERNANDO JESUS" w:date="2026-09-01T10:02:00Z">
              <w:r w:rsidR="00647B7B" w:rsidDel="00EA4C3E">
                <w:rPr>
                  <w:rStyle w:val="Hipervnculo"/>
                </w:rPr>
                <w:delText>Voz</w:delText>
              </w:r>
            </w:del>
            <w:ins w:id="551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2FC65322" w14:textId="1B027558" w:rsidR="00F169DA" w:rsidRPr="00C05AED" w:rsidRDefault="00F169DA" w:rsidP="00F169DA"/>
    <w:p w14:paraId="667006D5" w14:textId="4043534E" w:rsidR="00F169DA" w:rsidRDefault="00D85F39" w:rsidP="00144785">
      <w:pPr>
        <w:pStyle w:val="Ttulo2"/>
        <w:numPr>
          <w:ilvl w:val="2"/>
          <w:numId w:val="1"/>
        </w:numPr>
      </w:pPr>
      <w:bookmarkStart w:id="552" w:name="_Toc229128606"/>
      <w:r w:rsidRPr="00D85F39">
        <w:t>SIA_CUGESDAT</w:t>
      </w:r>
      <w:ins w:id="553" w:author="OLIVARES MARTINEZ FERNANDO JESUS" w:date="2026-09-01T10:02:00Z">
        <w:r w:rsidR="00EA4C3E">
          <w:t>CIO</w:t>
        </w:r>
      </w:ins>
      <w:r w:rsidRPr="00D85F39">
        <w:t>02:</w:t>
      </w:r>
      <w:r>
        <w:t xml:space="preserve"> </w:t>
      </w:r>
      <w:r w:rsidRPr="00D85F39">
        <w:t>Crear &lt;&lt;</w:t>
      </w:r>
      <w:del w:id="554" w:author="OLIVARES MARTINEZ FERNANDO JESUS" w:date="2026-08-17T13:49:00Z">
        <w:r w:rsidR="00647B7B" w:rsidDel="003B37CD">
          <w:delText>Voz</w:delText>
        </w:r>
      </w:del>
      <w:ins w:id="555" w:author="OLIVARES MARTINEZ FERNANDO JESUS" w:date="2026-08-17T13:49:00Z">
        <w:r w:rsidR="003B37CD">
          <w:t>Registro Maestro</w:t>
        </w:r>
      </w:ins>
      <w:r w:rsidRPr="00D85F39">
        <w:t>&gt;&gt;</w:t>
      </w:r>
      <w:bookmarkEnd w:id="55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9"/>
        <w:gridCol w:w="716"/>
        <w:gridCol w:w="5439"/>
      </w:tblGrid>
      <w:tr w:rsidR="00F169DA" w:rsidRPr="00C20808" w14:paraId="51663FE1" w14:textId="77777777" w:rsidTr="00E822F7">
        <w:tc>
          <w:tcPr>
            <w:tcW w:w="2244" w:type="dxa"/>
            <w:shd w:val="clear" w:color="auto" w:fill="5B9BD5" w:themeFill="accent1"/>
          </w:tcPr>
          <w:p w14:paraId="72C2FE28" w14:textId="2F2C6B0B" w:rsidR="00F169DA" w:rsidRPr="00C20808" w:rsidRDefault="00D85F39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ins w:id="556" w:author="OLIVARES MARTINEZ FERNANDO JESUS" w:date="2026-09-01T10:02:00Z">
              <w:r w:rsidR="00EA4C3E">
                <w:rPr>
                  <w:rFonts w:cs="Arial"/>
                  <w:b/>
                  <w:bCs/>
                  <w:color w:val="FFFFFF" w:themeColor="background1"/>
                </w:rPr>
                <w:t>CIO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02</w:t>
            </w:r>
          </w:p>
        </w:tc>
        <w:tc>
          <w:tcPr>
            <w:tcW w:w="6250" w:type="dxa"/>
            <w:gridSpan w:val="2"/>
            <w:shd w:val="clear" w:color="auto" w:fill="5B9BD5" w:themeFill="accent1"/>
          </w:tcPr>
          <w:p w14:paraId="3D9D2A22" w14:textId="05BBFA38" w:rsidR="00F169DA" w:rsidRPr="00C20808" w:rsidRDefault="00D85F39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Crear &lt;&lt;</w:t>
            </w:r>
            <w:del w:id="557" w:author="OLIVARES MARTINEZ FERNANDO JESUS" w:date="2026-08-17T13:50:00Z">
              <w:r w:rsidR="00647B7B"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558" w:author="OLIVARES MARTINEZ FERNANDO JESUS" w:date="2026-08-17T13:50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Registro Maestro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470E3A" w:rsidRPr="00381C0B" w14:paraId="18D66831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5AAD794C" w14:textId="01B0EA8D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50" w:type="dxa"/>
            <w:gridSpan w:val="2"/>
          </w:tcPr>
          <w:p w14:paraId="4C133B4A" w14:textId="1E78F8E3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470E3A" w:rsidRPr="00381C0B" w14:paraId="53500946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7467DF43" w14:textId="7B22D9FE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50" w:type="dxa"/>
            <w:gridSpan w:val="2"/>
          </w:tcPr>
          <w:p w14:paraId="4FED07C6" w14:textId="77777777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</w:p>
        </w:tc>
      </w:tr>
      <w:tr w:rsidR="00470E3A" w:rsidRPr="00381C0B" w14:paraId="4867232C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4080B42C" w14:textId="0311DD04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50" w:type="dxa"/>
            <w:gridSpan w:val="2"/>
          </w:tcPr>
          <w:p w14:paraId="248CCB7C" w14:textId="2011A7D7" w:rsidR="00470E3A" w:rsidRPr="00381C0B" w:rsidRDefault="00B359FD" w:rsidP="00470E3A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>Este caso de uso permite al usuario registrar una nueva instancia de la entidad en la base de datos, ingresando los datos requeridos a través del sistema.</w:t>
            </w:r>
          </w:p>
        </w:tc>
      </w:tr>
      <w:tr w:rsidR="00470E3A" w:rsidRPr="00381C0B" w14:paraId="7A82AC09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37BD21A2" w14:textId="5F5890AF" w:rsidR="00470E3A" w:rsidRPr="00381C0B" w:rsidRDefault="00470E3A" w:rsidP="00470E3A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50" w:type="dxa"/>
            <w:gridSpan w:val="2"/>
          </w:tcPr>
          <w:p w14:paraId="71EF2710" w14:textId="77777777" w:rsidR="00B359FD" w:rsidRDefault="00B359FD" w:rsidP="00B359F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DC004BD" w14:textId="6FD2CE3E" w:rsidR="00470E3A" w:rsidRPr="00381C0B" w:rsidRDefault="00B359FD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del w:id="559" w:author="OLIVARES MARTINEZ FERNANDO JESUS" w:date="2026-08-13T09:10:00Z">
              <w:r w:rsidDel="0002160A">
                <w:rPr>
                  <w:rFonts w:cs="Arial"/>
                </w:rPr>
                <w:delText>administrador_tecnico</w:delText>
              </w:r>
            </w:del>
            <w:ins w:id="560" w:author="OLIVARES MARTINEZ FERNANDO JESUS" w:date="2026-08-13T09:10:00Z">
              <w:r w:rsidR="0002160A">
                <w:rPr>
                  <w:rFonts w:cs="Arial"/>
                </w:rPr>
                <w:t>administrador técnico</w:t>
              </w:r>
            </w:ins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</w:t>
            </w:r>
            <w:r w:rsidR="00D85ACF">
              <w:rPr>
                <w:rFonts w:cs="Arial"/>
              </w:rPr>
              <w:t xml:space="preserve">dar de alta </w:t>
            </w:r>
            <w:r w:rsidR="00B2452E">
              <w:rPr>
                <w:rFonts w:cs="Arial"/>
              </w:rPr>
              <w:t xml:space="preserve">un </w:t>
            </w:r>
            <w:r w:rsidR="00D85ACF">
              <w:rPr>
                <w:rFonts w:cs="Arial"/>
              </w:rPr>
              <w:t>registro de la</w:t>
            </w:r>
            <w:r>
              <w:rPr>
                <w:rFonts w:cs="Arial"/>
              </w:rPr>
              <w:t xml:space="preserve"> tabla maestra del sistema.</w:t>
            </w:r>
          </w:p>
        </w:tc>
      </w:tr>
      <w:tr w:rsidR="00E822F7" w:rsidRPr="00381C0B" w14:paraId="71E1371C" w14:textId="77777777" w:rsidTr="00E822F7">
        <w:tc>
          <w:tcPr>
            <w:tcW w:w="2244" w:type="dxa"/>
            <w:vMerge w:val="restart"/>
            <w:shd w:val="clear" w:color="auto" w:fill="DEEAF6" w:themeFill="accent1" w:themeFillTint="33"/>
          </w:tcPr>
          <w:p w14:paraId="020ECC56" w14:textId="63B36630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716" w:type="dxa"/>
            <w:shd w:val="clear" w:color="auto" w:fill="DEEAF6" w:themeFill="accent1" w:themeFillTint="33"/>
          </w:tcPr>
          <w:p w14:paraId="0CC1A47C" w14:textId="12F34D3F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534" w:type="dxa"/>
            <w:shd w:val="clear" w:color="auto" w:fill="DEEAF6" w:themeFill="accent1" w:themeFillTint="33"/>
          </w:tcPr>
          <w:p w14:paraId="7BCFE716" w14:textId="1AE72622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E822F7" w:rsidRPr="00381C0B" w14:paraId="01D4F674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680C0F1A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1AC41DF" w14:textId="30AE9B54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534" w:type="dxa"/>
          </w:tcPr>
          <w:p w14:paraId="3867D14B" w14:textId="20A75FD5" w:rsidR="00E822F7" w:rsidRDefault="00E822F7" w:rsidP="00B359FD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 xml:space="preserve">de </w:t>
            </w:r>
            <w:del w:id="561" w:author="OLIVARES MARTINEZ FERNANDO JESUS" w:date="2026-08-13T09:10:00Z">
              <w:r w:rsidDel="0002160A">
                <w:rPr>
                  <w:rFonts w:cs="Arial"/>
                </w:rPr>
                <w:delText>menú  Catálogos</w:delText>
              </w:r>
            </w:del>
            <w:ins w:id="562" w:author="OLIVARES MARTINEZ FERNANDO JESUS" w:date="2026-08-13T09:10:00Z">
              <w:r>
                <w:rPr>
                  <w:rFonts w:cs="Arial"/>
                </w:rPr>
                <w:t>menú Catálogos</w:t>
              </w:r>
            </w:ins>
            <w:r>
              <w:rPr>
                <w:rFonts w:cs="Arial"/>
              </w:rPr>
              <w:t>/&lt;&lt;Voces&gt;&gt;</w:t>
            </w:r>
          </w:p>
        </w:tc>
      </w:tr>
      <w:tr w:rsidR="00E822F7" w:rsidRPr="00381C0B" w14:paraId="3EBAD9CD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61FF6933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1E73B80D" w14:textId="2D7620CC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534" w:type="dxa"/>
          </w:tcPr>
          <w:p w14:paraId="58689221" w14:textId="56136115" w:rsidR="00E822F7" w:rsidRPr="001C1EE6" w:rsidRDefault="00E822F7" w:rsidP="00B359FD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opción “Crear </w:t>
            </w:r>
            <w:del w:id="563" w:author="OLIVARES MARTINEZ FERNANDO JESUS" w:date="2026-09-01T10:02:00Z">
              <w:r w:rsidDel="00EA4C3E">
                <w:rPr>
                  <w:rFonts w:cs="Arial"/>
                </w:rPr>
                <w:delText>Voz</w:delText>
              </w:r>
            </w:del>
            <w:ins w:id="564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r w:rsidRPr="00B359FD">
              <w:rPr>
                <w:rFonts w:cs="Arial"/>
              </w:rPr>
              <w:t>”.</w:t>
            </w:r>
          </w:p>
        </w:tc>
      </w:tr>
      <w:tr w:rsidR="00E822F7" w:rsidRPr="00381C0B" w14:paraId="4C9F7450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214250D6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0823E089" w14:textId="05FB8834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534" w:type="dxa"/>
          </w:tcPr>
          <w:p w14:paraId="66B1C355" w14:textId="65FCDCEB" w:rsidR="00E822F7" w:rsidRPr="0065682A" w:rsidRDefault="00E822F7" w:rsidP="00D8763E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muestra un formulario de </w:t>
            </w:r>
            <w:r>
              <w:rPr>
                <w:rFonts w:cs="Arial"/>
              </w:rPr>
              <w:t>alta</w:t>
            </w:r>
          </w:p>
        </w:tc>
      </w:tr>
      <w:tr w:rsidR="00E822F7" w:rsidRPr="00381C0B" w14:paraId="70B196F7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7198A4A1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07F0B5E5" w14:textId="294D7E0E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534" w:type="dxa"/>
          </w:tcPr>
          <w:p w14:paraId="387EB9FB" w14:textId="7C1F8729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usuario ingresa los datos requeridos</w:t>
            </w:r>
          </w:p>
        </w:tc>
      </w:tr>
      <w:tr w:rsidR="00E822F7" w:rsidRPr="00381C0B" w14:paraId="3768BA85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0B7E04C4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C89833B" w14:textId="13360BB3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4.1</w:t>
            </w:r>
          </w:p>
        </w:tc>
        <w:tc>
          <w:tcPr>
            <w:tcW w:w="5534" w:type="dxa"/>
          </w:tcPr>
          <w:p w14:paraId="427C58D5" w14:textId="71D893D3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informa el campo descripción (Obligatorio)</w:t>
            </w:r>
          </w:p>
        </w:tc>
      </w:tr>
      <w:tr w:rsidR="00E822F7" w:rsidRPr="00381C0B" w14:paraId="333AE060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55A280FD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63B428D" w14:textId="18DC7A5E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4.2</w:t>
            </w:r>
          </w:p>
        </w:tc>
        <w:tc>
          <w:tcPr>
            <w:tcW w:w="5534" w:type="dxa"/>
          </w:tcPr>
          <w:p w14:paraId="3A74F07E" w14:textId="4C13FA91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selecciona el campo Tipo (Obligatorio)</w:t>
            </w:r>
          </w:p>
        </w:tc>
      </w:tr>
      <w:tr w:rsidR="00E822F7" w:rsidRPr="00381C0B" w14:paraId="146DC043" w14:textId="77777777" w:rsidTr="00E822F7">
        <w:trPr>
          <w:ins w:id="565" w:author="OLIVARES MARTINEZ FERNANDO JESUS" w:date="2026-08-13T09:14:00Z"/>
        </w:trPr>
        <w:tc>
          <w:tcPr>
            <w:tcW w:w="2244" w:type="dxa"/>
            <w:vMerge/>
            <w:shd w:val="clear" w:color="auto" w:fill="DEEAF6" w:themeFill="accent1" w:themeFillTint="33"/>
          </w:tcPr>
          <w:p w14:paraId="2866C963" w14:textId="77777777" w:rsidR="00E822F7" w:rsidRPr="00381C0B" w:rsidRDefault="00E822F7" w:rsidP="00B359FD">
            <w:pPr>
              <w:spacing w:after="0" w:line="240" w:lineRule="auto"/>
              <w:rPr>
                <w:ins w:id="566" w:author="OLIVARES MARTINEZ FERNANDO JESUS" w:date="2026-08-13T09:14:00Z"/>
                <w:rFonts w:cs="Arial"/>
              </w:rPr>
            </w:pPr>
          </w:p>
        </w:tc>
        <w:tc>
          <w:tcPr>
            <w:tcW w:w="716" w:type="dxa"/>
          </w:tcPr>
          <w:p w14:paraId="0A489C61" w14:textId="22A31941" w:rsidR="00E822F7" w:rsidRDefault="00E822F7" w:rsidP="00B359FD">
            <w:pPr>
              <w:spacing w:after="0" w:line="240" w:lineRule="auto"/>
              <w:rPr>
                <w:ins w:id="567" w:author="OLIVARES MARTINEZ FERNANDO JESUS" w:date="2026-08-13T09:14:00Z"/>
                <w:rFonts w:cs="Arial"/>
              </w:rPr>
            </w:pPr>
            <w:ins w:id="568" w:author="OLIVARES MARTINEZ FERNANDO JESUS" w:date="2026-08-13T09:14:00Z">
              <w:r>
                <w:rPr>
                  <w:rFonts w:cs="Arial"/>
                </w:rPr>
                <w:t>4.2.1</w:t>
              </w:r>
            </w:ins>
          </w:p>
        </w:tc>
        <w:tc>
          <w:tcPr>
            <w:tcW w:w="5534" w:type="dxa"/>
          </w:tcPr>
          <w:p w14:paraId="1EA3FEAC" w14:textId="1898D737" w:rsidR="00E822F7" w:rsidRPr="00532611" w:rsidRDefault="00E822F7" w:rsidP="00B359FD">
            <w:pPr>
              <w:spacing w:after="0" w:line="240" w:lineRule="auto"/>
              <w:rPr>
                <w:ins w:id="569" w:author="OLIVARES MARTINEZ FERNANDO JESUS" w:date="2026-08-13T09:14:00Z"/>
                <w:rFonts w:cs="Arial"/>
              </w:rPr>
            </w:pPr>
            <w:ins w:id="570" w:author="OLIVARES MARTINEZ FERNANDO JESUS" w:date="2026-08-13T09:14:00Z">
              <w:r>
                <w:rPr>
                  <w:rFonts w:cs="Arial"/>
                </w:rPr>
                <w:t>El usuario selecciona “Sección”</w:t>
              </w:r>
            </w:ins>
          </w:p>
        </w:tc>
      </w:tr>
      <w:tr w:rsidR="00E822F7" w:rsidRPr="00381C0B" w14:paraId="5002FFEA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6F965D4C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6862CF5" w14:textId="3C9C2EF5" w:rsidR="00E822F7" w:rsidRDefault="00E822F7" w:rsidP="00B359FD">
            <w:pPr>
              <w:spacing w:after="0" w:line="240" w:lineRule="auto"/>
              <w:rPr>
                <w:rFonts w:cs="Arial"/>
              </w:rPr>
            </w:pPr>
            <w:ins w:id="571" w:author="OLIVARES MARTINEZ FERNANDO JESUS" w:date="2026-08-13T09:14:00Z">
              <w:r>
                <w:rPr>
                  <w:rFonts w:cs="Arial"/>
                </w:rPr>
                <w:t>4.2.2</w:t>
              </w:r>
            </w:ins>
          </w:p>
        </w:tc>
        <w:tc>
          <w:tcPr>
            <w:tcW w:w="5534" w:type="dxa"/>
          </w:tcPr>
          <w:p w14:paraId="1477B90E" w14:textId="5CC27E1F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ins w:id="572" w:author="OLIVARES MARTINEZ FERNANDO JESUS" w:date="2026-08-13T09:14:00Z">
              <w:r>
                <w:rPr>
                  <w:rFonts w:cs="Arial"/>
                </w:rPr>
                <w:t>E</w:t>
              </w:r>
            </w:ins>
            <w:ins w:id="573" w:author="OLIVARES MARTINEZ FERNANDO JESUS" w:date="2026-08-13T09:15:00Z">
              <w:r>
                <w:rPr>
                  <w:rFonts w:cs="Arial"/>
                </w:rPr>
                <w:t>l usuario selecciona “Epígrafe”, “Vicisitud”, se muestra un nuevo elemento obligatorio “Secciones”, para seleccionar secciones del elemento</w:t>
              </w:r>
            </w:ins>
          </w:p>
        </w:tc>
      </w:tr>
      <w:tr w:rsidR="00E822F7" w:rsidRPr="00381C0B" w14:paraId="1E9B04B7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4F371560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0F3BDADF" w14:textId="4FAAE6AB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4.2.3</w:t>
            </w:r>
          </w:p>
        </w:tc>
        <w:tc>
          <w:tcPr>
            <w:tcW w:w="5534" w:type="dxa"/>
          </w:tcPr>
          <w:p w14:paraId="06484C12" w14:textId="120C5091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ins w:id="574" w:author="OLIVARES MARTINEZ FERNANDO JESUS" w:date="2026-08-13T09:16:00Z">
              <w:r>
                <w:rPr>
                  <w:rFonts w:cs="Arial"/>
                </w:rPr>
                <w:t>El usuario selecciona</w:t>
              </w:r>
            </w:ins>
            <w:ins w:id="575" w:author="OLIVARES MARTINEZ FERNANDO JESUS" w:date="2026-08-13T09:17:00Z">
              <w:r>
                <w:rPr>
                  <w:rFonts w:cs="Arial"/>
                </w:rPr>
                <w:t xml:space="preserve"> las secciones del elemento</w:t>
              </w:r>
            </w:ins>
          </w:p>
        </w:tc>
      </w:tr>
      <w:tr w:rsidR="00E822F7" w:rsidRPr="00381C0B" w14:paraId="247FB86F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67E5618F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65DC8C5B" w14:textId="7EDE02E0" w:rsidR="00E822F7" w:rsidRDefault="00E822F7" w:rsidP="00B359FD">
            <w:pPr>
              <w:spacing w:after="0" w:line="240" w:lineRule="auto"/>
              <w:rPr>
                <w:rFonts w:cs="Arial"/>
              </w:rPr>
            </w:pPr>
            <w:ins w:id="576" w:author="OLIVARES MARTINEZ FERNANDO JESUS" w:date="2026-08-13T09:17:00Z">
              <w:r>
                <w:rPr>
                  <w:rFonts w:cs="Arial"/>
                </w:rPr>
                <w:t>4.2.4</w:t>
              </w:r>
            </w:ins>
          </w:p>
        </w:tc>
        <w:tc>
          <w:tcPr>
            <w:tcW w:w="5534" w:type="dxa"/>
          </w:tcPr>
          <w:p w14:paraId="59015DFE" w14:textId="756CC9A8" w:rsidR="00E822F7" w:rsidRDefault="00E822F7" w:rsidP="00B359FD">
            <w:pPr>
              <w:spacing w:after="0" w:line="240" w:lineRule="auto"/>
              <w:rPr>
                <w:rFonts w:cs="Arial"/>
              </w:rPr>
            </w:pPr>
            <w:ins w:id="577" w:author="OLIVARES MARTINEZ FERNANDO JESUS" w:date="2026-08-13T09:17:00Z">
              <w:r>
                <w:rPr>
                  <w:rFonts w:cs="Arial"/>
                </w:rPr>
                <w:t xml:space="preserve">El usuario selecciona los </w:t>
              </w:r>
              <w:proofErr w:type="spellStart"/>
              <w:r>
                <w:rPr>
                  <w:rFonts w:cs="Arial"/>
                </w:rPr>
                <w:t>checks</w:t>
              </w:r>
              <w:proofErr w:type="spellEnd"/>
              <w:r>
                <w:rPr>
                  <w:rFonts w:cs="Arial"/>
                </w:rPr>
                <w:t xml:space="preserve"> “BOE</w:t>
              </w:r>
            </w:ins>
            <w:ins w:id="578" w:author="OLIVARES MARTINEZ FERNANDO JESUS" w:date="2026-08-13T09:18:00Z">
              <w:r>
                <w:rPr>
                  <w:rFonts w:cs="Arial"/>
                </w:rPr>
                <w:t>”, “Activo”</w:t>
              </w:r>
            </w:ins>
          </w:p>
        </w:tc>
      </w:tr>
      <w:tr w:rsidR="00E822F7" w:rsidRPr="00381C0B" w14:paraId="4D36D0EC" w14:textId="77777777" w:rsidTr="00E822F7">
        <w:trPr>
          <w:ins w:id="579" w:author="OLIVARES MARTINEZ FERNANDO JESUS" w:date="2026-08-13T09:17:00Z"/>
        </w:trPr>
        <w:tc>
          <w:tcPr>
            <w:tcW w:w="2244" w:type="dxa"/>
            <w:vMerge/>
            <w:shd w:val="clear" w:color="auto" w:fill="DEEAF6" w:themeFill="accent1" w:themeFillTint="33"/>
          </w:tcPr>
          <w:p w14:paraId="0255227E" w14:textId="77777777" w:rsidR="00E822F7" w:rsidRPr="00381C0B" w:rsidRDefault="00E822F7" w:rsidP="00B359FD">
            <w:pPr>
              <w:spacing w:after="0" w:line="240" w:lineRule="auto"/>
              <w:rPr>
                <w:ins w:id="580" w:author="OLIVARES MARTINEZ FERNANDO JESUS" w:date="2026-08-13T09:17:00Z"/>
                <w:rFonts w:cs="Arial"/>
              </w:rPr>
            </w:pPr>
          </w:p>
        </w:tc>
        <w:tc>
          <w:tcPr>
            <w:tcW w:w="716" w:type="dxa"/>
          </w:tcPr>
          <w:p w14:paraId="1718EB48" w14:textId="77777777" w:rsidR="00E822F7" w:rsidRDefault="00E822F7" w:rsidP="00B359FD">
            <w:pPr>
              <w:spacing w:after="0" w:line="240" w:lineRule="auto"/>
              <w:rPr>
                <w:ins w:id="581" w:author="OLIVARES MARTINEZ FERNANDO JESUS" w:date="2026-08-13T09:17:00Z"/>
                <w:rFonts w:cs="Arial"/>
              </w:rPr>
            </w:pPr>
          </w:p>
        </w:tc>
        <w:tc>
          <w:tcPr>
            <w:tcW w:w="5534" w:type="dxa"/>
          </w:tcPr>
          <w:p w14:paraId="3206E2C8" w14:textId="77777777" w:rsidR="00E822F7" w:rsidRDefault="00E822F7" w:rsidP="00B359FD">
            <w:pPr>
              <w:spacing w:after="0" w:line="240" w:lineRule="auto"/>
              <w:rPr>
                <w:ins w:id="582" w:author="OLIVARES MARTINEZ FERNANDO JESUS" w:date="2026-08-13T09:17:00Z"/>
                <w:rFonts w:cs="Arial"/>
              </w:rPr>
            </w:pPr>
          </w:p>
        </w:tc>
      </w:tr>
      <w:tr w:rsidR="00E822F7" w:rsidRPr="00381C0B" w14:paraId="2A50B3BA" w14:textId="77777777" w:rsidTr="00E822F7">
        <w:trPr>
          <w:ins w:id="583" w:author="OLIVARES MARTINEZ FERNANDO JESUS" w:date="2026-08-13T09:17:00Z"/>
        </w:trPr>
        <w:tc>
          <w:tcPr>
            <w:tcW w:w="2244" w:type="dxa"/>
            <w:vMerge/>
            <w:shd w:val="clear" w:color="auto" w:fill="DEEAF6" w:themeFill="accent1" w:themeFillTint="33"/>
          </w:tcPr>
          <w:p w14:paraId="20AE14AD" w14:textId="77777777" w:rsidR="00E822F7" w:rsidRPr="00381C0B" w:rsidRDefault="00E822F7" w:rsidP="00B359FD">
            <w:pPr>
              <w:spacing w:after="0" w:line="240" w:lineRule="auto"/>
              <w:rPr>
                <w:ins w:id="584" w:author="OLIVARES MARTINEZ FERNANDO JESUS" w:date="2026-08-13T09:17:00Z"/>
                <w:rFonts w:cs="Arial"/>
              </w:rPr>
            </w:pPr>
          </w:p>
        </w:tc>
        <w:tc>
          <w:tcPr>
            <w:tcW w:w="716" w:type="dxa"/>
          </w:tcPr>
          <w:p w14:paraId="515BFC86" w14:textId="77777777" w:rsidR="00E822F7" w:rsidRDefault="00E822F7" w:rsidP="00B359FD">
            <w:pPr>
              <w:spacing w:after="0" w:line="240" w:lineRule="auto"/>
              <w:rPr>
                <w:ins w:id="585" w:author="OLIVARES MARTINEZ FERNANDO JESUS" w:date="2026-08-13T09:17:00Z"/>
                <w:rFonts w:cs="Arial"/>
              </w:rPr>
            </w:pPr>
          </w:p>
        </w:tc>
        <w:tc>
          <w:tcPr>
            <w:tcW w:w="5534" w:type="dxa"/>
          </w:tcPr>
          <w:p w14:paraId="50F38C0D" w14:textId="77777777" w:rsidR="00E822F7" w:rsidRDefault="00E822F7" w:rsidP="00B359FD">
            <w:pPr>
              <w:spacing w:after="0" w:line="240" w:lineRule="auto"/>
              <w:rPr>
                <w:ins w:id="586" w:author="OLIVARES MARTINEZ FERNANDO JESUS" w:date="2026-08-13T09:17:00Z"/>
                <w:rFonts w:cs="Arial"/>
              </w:rPr>
            </w:pPr>
          </w:p>
        </w:tc>
      </w:tr>
      <w:tr w:rsidR="00E822F7" w:rsidRPr="00381C0B" w14:paraId="59122CCC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67F97831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6884D062" w14:textId="60911EF0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534" w:type="dxa"/>
          </w:tcPr>
          <w:p w14:paraId="4A3B1E9C" w14:textId="0F155797" w:rsidR="00E822F7" w:rsidRDefault="00E822F7" w:rsidP="00B359FD">
            <w:pPr>
              <w:spacing w:after="0" w:line="240" w:lineRule="auto"/>
              <w:rPr>
                <w:rFonts w:cs="Arial"/>
              </w:rPr>
            </w:pPr>
            <w:ins w:id="587" w:author="OLIVARES MARTINEZ FERNANDO JESUS" w:date="2026-08-13T09:19:00Z">
              <w:r w:rsidRPr="00532611">
                <w:rPr>
                  <w:rFonts w:cs="Arial"/>
                </w:rPr>
                <w:t xml:space="preserve">El usuario </w:t>
              </w:r>
              <w:r>
                <w:rPr>
                  <w:rFonts w:cs="Arial"/>
                </w:rPr>
                <w:t xml:space="preserve">hace click en el botón “Dar de alta” y </w:t>
              </w:r>
              <w:r w:rsidRPr="00532611">
                <w:rPr>
                  <w:rFonts w:cs="Arial"/>
                </w:rPr>
                <w:t xml:space="preserve">envía </w:t>
              </w:r>
              <w:r>
                <w:rPr>
                  <w:rFonts w:cs="Arial"/>
                </w:rPr>
                <w:t>los datos</w:t>
              </w:r>
              <w:r w:rsidRPr="00532611">
                <w:rPr>
                  <w:rFonts w:cs="Arial"/>
                </w:rPr>
                <w:t xml:space="preserve"> </w:t>
              </w:r>
              <w:r>
                <w:rPr>
                  <w:rFonts w:cs="Arial"/>
                </w:rPr>
                <w:t xml:space="preserve">del </w:t>
              </w:r>
              <w:r w:rsidRPr="00532611">
                <w:rPr>
                  <w:rFonts w:cs="Arial"/>
                </w:rPr>
                <w:t>formulario</w:t>
              </w:r>
              <w:r>
                <w:rPr>
                  <w:rFonts w:cs="Arial"/>
                </w:rPr>
                <w:t xml:space="preserve"> para su validación</w:t>
              </w:r>
              <w:r w:rsidRPr="00532611">
                <w:rPr>
                  <w:rFonts w:cs="Arial"/>
                </w:rPr>
                <w:t>.</w:t>
              </w:r>
            </w:ins>
            <w:del w:id="588" w:author="OLIVARES MARTINEZ FERNANDO JESUS" w:date="2026-08-13T09:19:00Z">
              <w:r w:rsidRPr="00532611" w:rsidDel="00E02AD2">
                <w:rPr>
                  <w:rFonts w:cs="Arial"/>
                </w:rPr>
                <w:delText>El usuario envía el formulario.</w:delText>
              </w:r>
            </w:del>
          </w:p>
        </w:tc>
      </w:tr>
      <w:tr w:rsidR="00E822F7" w:rsidRPr="00381C0B" w14:paraId="3BDAFAC6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46221FB8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2627A87E" w14:textId="618E9B03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534" w:type="dxa"/>
          </w:tcPr>
          <w:p w14:paraId="5A77AAA9" w14:textId="7254A75F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sistema valida los datos ingresados.</w:t>
            </w:r>
          </w:p>
        </w:tc>
      </w:tr>
      <w:tr w:rsidR="00E822F7" w:rsidRPr="00381C0B" w14:paraId="68A1B27F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256F9E19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4610FEB2" w14:textId="0D827CC6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534" w:type="dxa"/>
          </w:tcPr>
          <w:p w14:paraId="1507D5CC" w14:textId="3C611598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 de validación</w:t>
            </w:r>
            <w:r>
              <w:rPr>
                <w:rFonts w:cs="Arial"/>
              </w:rPr>
              <w:t>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E822F7" w:rsidRPr="00381C0B" w14:paraId="758D8F85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4B3D10ED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00BF1F68" w14:textId="27CF317D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534" w:type="dxa"/>
          </w:tcPr>
          <w:p w14:paraId="3F247AF3" w14:textId="12D1D7A4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>El usuario corrige los datos.</w:t>
            </w:r>
          </w:p>
        </w:tc>
      </w:tr>
      <w:tr w:rsidR="00E822F7" w:rsidRPr="00381C0B" w14:paraId="7C808594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0A3FCD0D" w14:textId="77777777" w:rsidR="00E822F7" w:rsidRPr="00381C0B" w:rsidRDefault="00E822F7" w:rsidP="00B359F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4CAA1109" w14:textId="1FF1EA2F" w:rsidR="00E822F7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6.3</w:t>
            </w:r>
          </w:p>
        </w:tc>
        <w:tc>
          <w:tcPr>
            <w:tcW w:w="5534" w:type="dxa"/>
          </w:tcPr>
          <w:p w14:paraId="335C71A5" w14:textId="28DDF3D7" w:rsidR="00E822F7" w:rsidRPr="00532611" w:rsidRDefault="00E822F7" w:rsidP="00B359FD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Se regresa al paso 4</w:t>
            </w:r>
          </w:p>
        </w:tc>
      </w:tr>
      <w:tr w:rsidR="00E822F7" w:rsidRPr="00381C0B" w14:paraId="369451A9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5AD34E8D" w14:textId="77777777" w:rsidR="00E822F7" w:rsidRPr="00381C0B" w:rsidRDefault="00E822F7" w:rsidP="00E02AD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77796224" w14:textId="4C7476FE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589" w:author="OLIVARES MARTINEZ FERNANDO JESUS" w:date="2026-08-13T09:20:00Z">
              <w:r>
                <w:rPr>
                  <w:rFonts w:cs="Arial"/>
                </w:rPr>
                <w:t>7</w:t>
              </w:r>
            </w:ins>
            <w:del w:id="590" w:author="OLIVARES MARTINEZ FERNANDO JESUS" w:date="2026-08-13T09:20:00Z">
              <w:r w:rsidDel="00C60C2D">
                <w:rPr>
                  <w:rFonts w:cs="Arial"/>
                </w:rPr>
                <w:delText>7</w:delText>
              </w:r>
            </w:del>
          </w:p>
        </w:tc>
        <w:tc>
          <w:tcPr>
            <w:tcW w:w="5534" w:type="dxa"/>
          </w:tcPr>
          <w:p w14:paraId="06B70700" w14:textId="4C66A73D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591" w:author="OLIVARES MARTINEZ FERNANDO JESUS" w:date="2026-08-13T09:20:00Z">
              <w:r>
                <w:rPr>
                  <w:rFonts w:cs="Arial"/>
                </w:rPr>
                <w:t>Los datos introducidos son válidos, el</w:t>
              </w:r>
              <w:r w:rsidRPr="00532611">
                <w:rPr>
                  <w:rFonts w:cs="Arial"/>
                </w:rPr>
                <w:t xml:space="preserve"> sistema inserta el nuevo registro en la base de dato</w:t>
              </w:r>
              <w:r>
                <w:rPr>
                  <w:rFonts w:cs="Arial"/>
                </w:rPr>
                <w:t>s</w:t>
              </w:r>
            </w:ins>
            <w:del w:id="592" w:author="OLIVARES MARTINEZ FERNANDO JESUS" w:date="2026-08-13T09:20:00Z">
              <w:r w:rsidRPr="00532611" w:rsidDel="00C60C2D">
                <w:rPr>
                  <w:rFonts w:cs="Arial"/>
                </w:rPr>
                <w:delText>El sistema inserta el nuevo registro en la base de dato</w:delText>
              </w:r>
              <w:r w:rsidDel="00C60C2D">
                <w:rPr>
                  <w:rFonts w:cs="Arial"/>
                </w:rPr>
                <w:delText>s</w:delText>
              </w:r>
            </w:del>
          </w:p>
        </w:tc>
      </w:tr>
      <w:tr w:rsidR="00E822F7" w:rsidRPr="00381C0B" w14:paraId="73394C39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178DF09D" w14:textId="77777777" w:rsidR="00E822F7" w:rsidRPr="00381C0B" w:rsidRDefault="00E822F7" w:rsidP="00E02AD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B547F6B" w14:textId="17B8B31C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593" w:author="OLIVARES MARTINEZ FERNANDO JESUS" w:date="2026-08-13T09:20:00Z">
              <w:r>
                <w:rPr>
                  <w:rFonts w:cs="Arial"/>
                </w:rPr>
                <w:t>7.1</w:t>
              </w:r>
            </w:ins>
            <w:del w:id="594" w:author="OLIVARES MARTINEZ FERNANDO JESUS" w:date="2026-08-13T09:20:00Z">
              <w:r w:rsidDel="00C60C2D">
                <w:rPr>
                  <w:rFonts w:cs="Arial"/>
                </w:rPr>
                <w:delText>7.1</w:delText>
              </w:r>
            </w:del>
          </w:p>
        </w:tc>
        <w:tc>
          <w:tcPr>
            <w:tcW w:w="5534" w:type="dxa"/>
          </w:tcPr>
          <w:p w14:paraId="33A8F12E" w14:textId="4E9DB376" w:rsidR="00E822F7" w:rsidRPr="00532611" w:rsidRDefault="00E822F7" w:rsidP="00E02AD2">
            <w:pPr>
              <w:spacing w:after="0" w:line="240" w:lineRule="auto"/>
              <w:rPr>
                <w:rFonts w:cs="Arial"/>
              </w:rPr>
            </w:pPr>
            <w:ins w:id="595" w:author="OLIVARES MARTINEZ FERNANDO JESUS" w:date="2026-08-13T09:20:00Z">
              <w:r>
                <w:rPr>
                  <w:rFonts w:cs="Arial"/>
                </w:rPr>
                <w:t xml:space="preserve">Si </w:t>
              </w:r>
              <w:r w:rsidRPr="00532611">
                <w:rPr>
                  <w:rFonts w:cs="Arial"/>
                </w:rPr>
                <w:t xml:space="preserve">hay errores de </w:t>
              </w:r>
              <w:r>
                <w:rPr>
                  <w:rFonts w:cs="Arial"/>
                </w:rPr>
                <w:t>inserción, e</w:t>
              </w:r>
              <w:r w:rsidRPr="00532611">
                <w:rPr>
                  <w:rFonts w:cs="Arial"/>
                </w:rPr>
                <w:t>l sistema muestra mensajes de error</w:t>
              </w:r>
            </w:ins>
            <w:del w:id="596" w:author="OLIVARES MARTINEZ FERNANDO JESUS" w:date="2026-08-13T09:20:00Z">
              <w:r w:rsidDel="00C60C2D">
                <w:rPr>
                  <w:rFonts w:cs="Arial"/>
                </w:rPr>
                <w:delText xml:space="preserve">Si </w:delText>
              </w:r>
              <w:r w:rsidRPr="00532611" w:rsidDel="00C60C2D">
                <w:rPr>
                  <w:rFonts w:cs="Arial"/>
                </w:rPr>
                <w:delText xml:space="preserve">hay errores de </w:delText>
              </w:r>
              <w:r w:rsidDel="00C60C2D">
                <w:rPr>
                  <w:rFonts w:cs="Arial"/>
                </w:rPr>
                <w:delText>inserción, e</w:delText>
              </w:r>
              <w:r w:rsidRPr="00532611" w:rsidDel="00C60C2D">
                <w:rPr>
                  <w:rFonts w:cs="Arial"/>
                </w:rPr>
                <w:delText>l sistema muestra mensajes de error</w:delText>
              </w:r>
            </w:del>
          </w:p>
        </w:tc>
      </w:tr>
      <w:tr w:rsidR="00E822F7" w:rsidRPr="00381C0B" w14:paraId="57337C5E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24C92441" w14:textId="77777777" w:rsidR="00E822F7" w:rsidRPr="00381C0B" w:rsidRDefault="00E822F7" w:rsidP="00E02AD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5380A0E3" w14:textId="33DA883C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597" w:author="OLIVARES MARTINEZ FERNANDO JESUS" w:date="2026-08-13T09:20:00Z">
              <w:r>
                <w:rPr>
                  <w:rFonts w:cs="Arial"/>
                </w:rPr>
                <w:t>7.2</w:t>
              </w:r>
            </w:ins>
            <w:del w:id="598" w:author="OLIVARES MARTINEZ FERNANDO JESUS" w:date="2026-08-13T09:20:00Z">
              <w:r w:rsidDel="00C60C2D">
                <w:rPr>
                  <w:rFonts w:cs="Arial"/>
                </w:rPr>
                <w:delText>7.2</w:delText>
              </w:r>
            </w:del>
          </w:p>
        </w:tc>
        <w:tc>
          <w:tcPr>
            <w:tcW w:w="5534" w:type="dxa"/>
          </w:tcPr>
          <w:p w14:paraId="08A9050D" w14:textId="5CCCDAE8" w:rsidR="00E822F7" w:rsidRPr="00532611" w:rsidRDefault="00E822F7" w:rsidP="00E02AD2">
            <w:pPr>
              <w:spacing w:after="0" w:line="240" w:lineRule="auto"/>
              <w:rPr>
                <w:rFonts w:cs="Arial"/>
              </w:rPr>
            </w:pPr>
            <w:ins w:id="599" w:author="OLIVARES MARTINEZ FERNANDO JESUS" w:date="2026-08-13T09:20:00Z">
              <w:r>
                <w:rPr>
                  <w:rFonts w:cs="Arial"/>
                </w:rPr>
                <w:t>El sistema audita</w:t>
              </w:r>
              <w:r w:rsidRPr="00532611">
                <w:rPr>
                  <w:rFonts w:cs="Arial"/>
                </w:rPr>
                <w:t xml:space="preserve"> el incidente</w:t>
              </w:r>
            </w:ins>
            <w:del w:id="600" w:author="OLIVARES MARTINEZ FERNANDO JESUS" w:date="2026-08-13T09:20:00Z">
              <w:r w:rsidDel="00C60C2D">
                <w:rPr>
                  <w:rFonts w:cs="Arial"/>
                </w:rPr>
                <w:delText>El sistema audita</w:delText>
              </w:r>
              <w:r w:rsidRPr="00532611" w:rsidDel="00C60C2D">
                <w:rPr>
                  <w:rFonts w:cs="Arial"/>
                </w:rPr>
                <w:delText xml:space="preserve"> el incidente</w:delText>
              </w:r>
            </w:del>
          </w:p>
        </w:tc>
      </w:tr>
      <w:tr w:rsidR="00E822F7" w:rsidRPr="00381C0B" w14:paraId="3342A741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5EACC7E2" w14:textId="77777777" w:rsidR="00E822F7" w:rsidRPr="00381C0B" w:rsidRDefault="00E822F7" w:rsidP="00E02AD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257D20FD" w14:textId="4FC2C298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601" w:author="OLIVARES MARTINEZ FERNANDO JESUS" w:date="2026-08-13T09:20:00Z">
              <w:r>
                <w:rPr>
                  <w:rFonts w:cs="Arial"/>
                </w:rPr>
                <w:t>8</w:t>
              </w:r>
            </w:ins>
            <w:del w:id="602" w:author="OLIVARES MARTINEZ FERNANDO JESUS" w:date="2026-08-13T09:20:00Z">
              <w:r w:rsidDel="00C60C2D">
                <w:rPr>
                  <w:rFonts w:cs="Arial"/>
                </w:rPr>
                <w:delText>8</w:delText>
              </w:r>
            </w:del>
          </w:p>
        </w:tc>
        <w:tc>
          <w:tcPr>
            <w:tcW w:w="5534" w:type="dxa"/>
          </w:tcPr>
          <w:p w14:paraId="4C67555D" w14:textId="1405B64A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603" w:author="OLIVARES MARTINEZ FERNANDO JESUS" w:date="2026-08-13T09:20:00Z">
              <w:r>
                <w:rPr>
                  <w:rFonts w:cs="Arial"/>
                </w:rPr>
                <w:t>El sistema audita</w:t>
              </w:r>
              <w:r w:rsidRPr="00532611">
                <w:rPr>
                  <w:rFonts w:cs="Arial"/>
                </w:rPr>
                <w:t xml:space="preserve"> </w:t>
              </w:r>
              <w:r>
                <w:rPr>
                  <w:rFonts w:cs="Arial"/>
                </w:rPr>
                <w:t>la inserción</w:t>
              </w:r>
            </w:ins>
            <w:del w:id="604" w:author="OLIVARES MARTINEZ FERNANDO JESUS" w:date="2026-08-13T09:20:00Z">
              <w:r w:rsidDel="00C60C2D">
                <w:rPr>
                  <w:rFonts w:cs="Arial"/>
                </w:rPr>
                <w:delText>El sistema audita</w:delText>
              </w:r>
              <w:r w:rsidRPr="00532611" w:rsidDel="00C60C2D">
                <w:rPr>
                  <w:rFonts w:cs="Arial"/>
                </w:rPr>
                <w:delText xml:space="preserve"> </w:delText>
              </w:r>
              <w:r w:rsidDel="00C60C2D">
                <w:rPr>
                  <w:rFonts w:cs="Arial"/>
                </w:rPr>
                <w:delText>la inserción</w:delText>
              </w:r>
            </w:del>
          </w:p>
        </w:tc>
      </w:tr>
      <w:tr w:rsidR="00E822F7" w:rsidRPr="00381C0B" w14:paraId="6DEBF263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1C3DF223" w14:textId="77777777" w:rsidR="00E822F7" w:rsidRPr="00381C0B" w:rsidRDefault="00E822F7" w:rsidP="00E02AD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0F7EF0B9" w14:textId="6AC02735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605" w:author="OLIVARES MARTINEZ FERNANDO JESUS" w:date="2026-08-13T09:20:00Z">
              <w:r>
                <w:rPr>
                  <w:rFonts w:cs="Arial"/>
                </w:rPr>
                <w:t>9</w:t>
              </w:r>
            </w:ins>
          </w:p>
        </w:tc>
        <w:tc>
          <w:tcPr>
            <w:tcW w:w="5534" w:type="dxa"/>
          </w:tcPr>
          <w:p w14:paraId="13E5B20A" w14:textId="13F8699F" w:rsidR="00E822F7" w:rsidRDefault="00E822F7" w:rsidP="00E02AD2">
            <w:pPr>
              <w:spacing w:after="0" w:line="240" w:lineRule="auto"/>
              <w:rPr>
                <w:rFonts w:cs="Arial"/>
              </w:rPr>
            </w:pPr>
            <w:ins w:id="606" w:author="OLIVARES MARTINEZ FERNANDO JESUS" w:date="2026-08-13T09:20:00Z">
              <w:r w:rsidRPr="00532611">
                <w:rPr>
                  <w:rFonts w:cs="Arial"/>
                </w:rPr>
                <w:t xml:space="preserve">El sistema confirma la creación </w:t>
              </w:r>
              <w:r>
                <w:rPr>
                  <w:rFonts w:cs="Arial"/>
                </w:rPr>
                <w:t xml:space="preserve">de la </w:t>
              </w:r>
            </w:ins>
            <w:ins w:id="607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08" w:author="OLIVARES MARTINEZ FERNANDO JESUS" w:date="2026-08-13T09:20:00Z">
              <w:r>
                <w:rPr>
                  <w:rFonts w:cs="Arial"/>
                </w:rPr>
                <w:t xml:space="preserve"> </w:t>
              </w:r>
              <w:r w:rsidRPr="00532611">
                <w:rPr>
                  <w:rFonts w:cs="Arial"/>
                </w:rPr>
                <w:t>al usuario.</w:t>
              </w:r>
            </w:ins>
            <w:del w:id="609" w:author="OLIVARES MARTINEZ FERNANDO JESUS" w:date="2026-08-13T09:20:00Z">
              <w:r w:rsidRPr="00532611" w:rsidDel="00C60C2D">
                <w:rPr>
                  <w:rFonts w:cs="Arial"/>
                </w:rPr>
                <w:delText>El sistema confirma la creación al usuario.</w:delText>
              </w:r>
            </w:del>
          </w:p>
        </w:tc>
      </w:tr>
      <w:tr w:rsidR="00E822F7" w:rsidRPr="00381C0B" w14:paraId="4B1C2BB4" w14:textId="77777777" w:rsidTr="00E822F7">
        <w:trPr>
          <w:ins w:id="610" w:author="OLIVARES MARTINEZ FERNANDO JESUS" w:date="2026-08-13T09:26:00Z"/>
        </w:trPr>
        <w:tc>
          <w:tcPr>
            <w:tcW w:w="2244" w:type="dxa"/>
            <w:vMerge/>
            <w:shd w:val="clear" w:color="auto" w:fill="DEEAF6" w:themeFill="accent1" w:themeFillTint="33"/>
          </w:tcPr>
          <w:p w14:paraId="2B4B717A" w14:textId="77777777" w:rsidR="00E822F7" w:rsidRPr="00381C0B" w:rsidRDefault="00E822F7" w:rsidP="00E822F7">
            <w:pPr>
              <w:spacing w:after="0" w:line="240" w:lineRule="auto"/>
              <w:rPr>
                <w:ins w:id="611" w:author="OLIVARES MARTINEZ FERNANDO JESUS" w:date="2026-08-13T09:26:00Z"/>
                <w:rFonts w:cs="Arial"/>
              </w:rPr>
            </w:pPr>
          </w:p>
        </w:tc>
        <w:tc>
          <w:tcPr>
            <w:tcW w:w="716" w:type="dxa"/>
          </w:tcPr>
          <w:p w14:paraId="084D293E" w14:textId="299B8A05" w:rsidR="00E822F7" w:rsidRDefault="00E822F7" w:rsidP="00E822F7">
            <w:pPr>
              <w:spacing w:after="0" w:line="240" w:lineRule="auto"/>
              <w:rPr>
                <w:ins w:id="612" w:author="OLIVARES MARTINEZ FERNANDO JESUS" w:date="2026-08-13T09:26:00Z"/>
                <w:rFonts w:cs="Arial"/>
              </w:rPr>
            </w:pPr>
            <w:ins w:id="613" w:author="OLIVARES MARTINEZ FERNANDO JESUS" w:date="2026-08-13T09:27:00Z">
              <w:r>
                <w:rPr>
                  <w:rFonts w:cs="Arial"/>
                </w:rPr>
                <w:t>10</w:t>
              </w:r>
            </w:ins>
          </w:p>
        </w:tc>
        <w:tc>
          <w:tcPr>
            <w:tcW w:w="5534" w:type="dxa"/>
          </w:tcPr>
          <w:p w14:paraId="1333F3C9" w14:textId="54B8253F" w:rsidR="00E822F7" w:rsidRPr="00532611" w:rsidRDefault="00E822F7" w:rsidP="00E822F7">
            <w:pPr>
              <w:spacing w:after="0" w:line="240" w:lineRule="auto"/>
              <w:rPr>
                <w:ins w:id="614" w:author="OLIVARES MARTINEZ FERNANDO JESUS" w:date="2026-08-13T09:26:00Z"/>
                <w:rFonts w:cs="Arial"/>
              </w:rPr>
            </w:pPr>
            <w:ins w:id="615" w:author="OLIVARES MARTINEZ FERNANDO JESUS" w:date="2026-08-13T09:27:00Z">
              <w:r w:rsidRPr="001A546C">
                <w:rPr>
                  <w:rFonts w:cs="Arial"/>
                </w:rPr>
                <w:t>El usuario pulsa “</w:t>
              </w:r>
              <w:r>
                <w:rPr>
                  <w:rFonts w:cs="Arial"/>
                </w:rPr>
                <w:t>Cancelar</w:t>
              </w:r>
              <w:r w:rsidRPr="001A546C">
                <w:rPr>
                  <w:rFonts w:cs="Arial"/>
                </w:rPr>
                <w:t>”. Se cerrará el diálogo de consulta.</w:t>
              </w:r>
            </w:ins>
          </w:p>
        </w:tc>
      </w:tr>
      <w:tr w:rsidR="00E822F7" w:rsidRPr="00381C0B" w14:paraId="6293A70C" w14:textId="77777777" w:rsidTr="00E822F7">
        <w:trPr>
          <w:ins w:id="616" w:author="OLIVARES MARTINEZ FERNANDO JESUS" w:date="2026-08-13T09:26:00Z"/>
        </w:trPr>
        <w:tc>
          <w:tcPr>
            <w:tcW w:w="2244" w:type="dxa"/>
            <w:vMerge/>
            <w:shd w:val="clear" w:color="auto" w:fill="DEEAF6" w:themeFill="accent1" w:themeFillTint="33"/>
          </w:tcPr>
          <w:p w14:paraId="12C56F63" w14:textId="77777777" w:rsidR="00E822F7" w:rsidRPr="00381C0B" w:rsidRDefault="00E822F7" w:rsidP="00E822F7">
            <w:pPr>
              <w:spacing w:after="0" w:line="240" w:lineRule="auto"/>
              <w:rPr>
                <w:ins w:id="617" w:author="OLIVARES MARTINEZ FERNANDO JESUS" w:date="2026-08-13T09:26:00Z"/>
                <w:rFonts w:cs="Arial"/>
              </w:rPr>
            </w:pPr>
          </w:p>
        </w:tc>
        <w:tc>
          <w:tcPr>
            <w:tcW w:w="716" w:type="dxa"/>
          </w:tcPr>
          <w:p w14:paraId="3B4ED805" w14:textId="2C940F21" w:rsidR="00E822F7" w:rsidRDefault="00E822F7" w:rsidP="00E822F7">
            <w:pPr>
              <w:spacing w:after="0" w:line="240" w:lineRule="auto"/>
              <w:rPr>
                <w:ins w:id="618" w:author="OLIVARES MARTINEZ FERNANDO JESUS" w:date="2026-08-13T09:26:00Z"/>
                <w:rFonts w:cs="Arial"/>
              </w:rPr>
            </w:pPr>
            <w:ins w:id="619" w:author="OLIVARES MARTINEZ FERNANDO JESUS" w:date="2026-08-13T09:27:00Z">
              <w:r>
                <w:rPr>
                  <w:rFonts w:cs="Arial"/>
                </w:rPr>
                <w:t>10.1</w:t>
              </w:r>
            </w:ins>
          </w:p>
        </w:tc>
        <w:tc>
          <w:tcPr>
            <w:tcW w:w="5534" w:type="dxa"/>
          </w:tcPr>
          <w:p w14:paraId="5AC2145A" w14:textId="4DE6127A" w:rsidR="00E822F7" w:rsidRPr="00532611" w:rsidRDefault="00E822F7" w:rsidP="00E822F7">
            <w:pPr>
              <w:spacing w:after="0" w:line="240" w:lineRule="auto"/>
              <w:rPr>
                <w:ins w:id="620" w:author="OLIVARES MARTINEZ FERNANDO JESUS" w:date="2026-08-13T09:26:00Z"/>
                <w:rFonts w:cs="Arial"/>
              </w:rPr>
            </w:pPr>
            <w:ins w:id="621" w:author="OLIVARES MARTINEZ FERNANDO JESUS" w:date="2026-08-13T09:27:00Z">
              <w:r w:rsidRPr="001A546C">
                <w:rPr>
                  <w:rFonts w:cs="Arial"/>
                </w:rPr>
                <w:t>El usuario pulsa “X”</w:t>
              </w:r>
            </w:ins>
            <w:ins w:id="622" w:author="OLIVARES MARTINEZ FERNANDO JESUS" w:date="2026-08-13T09:59:00Z">
              <w:r w:rsidR="00CC3AD9">
                <w:rPr>
                  <w:rFonts w:cs="Arial"/>
                </w:rPr>
                <w:t xml:space="preserve"> o “Cancelar”</w:t>
              </w:r>
            </w:ins>
            <w:ins w:id="623" w:author="OLIVARES MARTINEZ FERNANDO JESUS" w:date="2026-08-13T09:27:00Z">
              <w:r w:rsidRPr="001A546C">
                <w:rPr>
                  <w:rFonts w:cs="Arial"/>
                </w:rPr>
                <w:t xml:space="preserve"> para cerrar la ventana emergente de </w:t>
              </w:r>
            </w:ins>
            <w:ins w:id="624" w:author="OLIVARES MARTINEZ FERNANDO JESUS" w:date="2026-08-13T09:28:00Z">
              <w:r>
                <w:rPr>
                  <w:rFonts w:cs="Arial"/>
                </w:rPr>
                <w:t>Crear</w:t>
              </w:r>
            </w:ins>
            <w:ins w:id="625" w:author="OLIVARES MARTINEZ FERNANDO JESUS" w:date="2026-08-13T09:27:00Z">
              <w:r w:rsidRPr="001A546C">
                <w:rPr>
                  <w:rFonts w:cs="Arial"/>
                </w:rPr>
                <w:t xml:space="preserve"> </w:t>
              </w:r>
              <w:r>
                <w:rPr>
                  <w:rFonts w:cs="Arial"/>
                </w:rPr>
                <w:t>“</w:t>
              </w:r>
            </w:ins>
            <w:ins w:id="626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27" w:author="OLIVARES MARTINEZ FERNANDO JESUS" w:date="2026-08-13T09:27:00Z">
              <w:r>
                <w:rPr>
                  <w:rFonts w:cs="Arial"/>
                </w:rPr>
                <w:t>”</w:t>
              </w:r>
            </w:ins>
          </w:p>
        </w:tc>
      </w:tr>
      <w:tr w:rsidR="00E822F7" w:rsidRPr="00381C0B" w14:paraId="4120E935" w14:textId="77777777" w:rsidTr="00E822F7">
        <w:tc>
          <w:tcPr>
            <w:tcW w:w="2244" w:type="dxa"/>
            <w:vMerge/>
            <w:shd w:val="clear" w:color="auto" w:fill="DEEAF6" w:themeFill="accent1" w:themeFillTint="33"/>
          </w:tcPr>
          <w:p w14:paraId="3AC200A5" w14:textId="77777777" w:rsidR="00E822F7" w:rsidRPr="00381C0B" w:rsidRDefault="00E822F7" w:rsidP="00E822F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716" w:type="dxa"/>
          </w:tcPr>
          <w:p w14:paraId="3F9F7AE8" w14:textId="6F3DAD09" w:rsidR="00E822F7" w:rsidRDefault="00E822F7" w:rsidP="00E822F7">
            <w:pPr>
              <w:spacing w:after="0" w:line="240" w:lineRule="auto"/>
              <w:rPr>
                <w:rFonts w:cs="Arial"/>
              </w:rPr>
            </w:pPr>
            <w:ins w:id="628" w:author="OLIVARES MARTINEZ FERNANDO JESUS" w:date="2026-08-13T09:28:00Z">
              <w:r>
                <w:rPr>
                  <w:rFonts w:cs="Arial"/>
                </w:rPr>
                <w:t>10</w:t>
              </w:r>
            </w:ins>
            <w:ins w:id="629" w:author="OLIVARES MARTINEZ FERNANDO JESUS" w:date="2026-08-13T09:27:00Z">
              <w:r>
                <w:rPr>
                  <w:rFonts w:cs="Arial"/>
                </w:rPr>
                <w:t>.2</w:t>
              </w:r>
            </w:ins>
          </w:p>
        </w:tc>
        <w:tc>
          <w:tcPr>
            <w:tcW w:w="5534" w:type="dxa"/>
          </w:tcPr>
          <w:p w14:paraId="643ADC43" w14:textId="0A61AFC8" w:rsidR="00E822F7" w:rsidRPr="00532611" w:rsidRDefault="00E822F7" w:rsidP="00E822F7">
            <w:pPr>
              <w:spacing w:after="0" w:line="240" w:lineRule="auto"/>
              <w:rPr>
                <w:rFonts w:cs="Arial"/>
              </w:rPr>
            </w:pPr>
            <w:ins w:id="630" w:author="OLIVARES MARTINEZ FERNANDO JESUS" w:date="2026-08-13T09:27:00Z">
              <w:r w:rsidRPr="00A36FB1">
                <w:rPr>
                  <w:rFonts w:cs="Arial"/>
                </w:rPr>
                <w:t xml:space="preserve">El sistema cierra la ventana emergente de </w:t>
              </w:r>
            </w:ins>
            <w:ins w:id="631" w:author="OLIVARES MARTINEZ FERNANDO JESUS" w:date="2026-08-13T09:28:00Z">
              <w:r>
                <w:rPr>
                  <w:rFonts w:cs="Arial"/>
                </w:rPr>
                <w:t>Crear</w:t>
              </w:r>
              <w:r w:rsidRPr="001A546C">
                <w:rPr>
                  <w:rFonts w:cs="Arial"/>
                </w:rPr>
                <w:t xml:space="preserve"> </w:t>
              </w:r>
              <w:r>
                <w:rPr>
                  <w:rFonts w:cs="Arial"/>
                </w:rPr>
                <w:t>“</w:t>
              </w:r>
            </w:ins>
            <w:ins w:id="632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33" w:author="OLIVARES MARTINEZ FERNANDO JESUS" w:date="2026-08-13T09:28:00Z">
              <w:r>
                <w:rPr>
                  <w:rFonts w:cs="Arial"/>
                </w:rPr>
                <w:t>”</w:t>
              </w:r>
            </w:ins>
          </w:p>
        </w:tc>
      </w:tr>
      <w:tr w:rsidR="00E822F7" w:rsidRPr="00381C0B" w14:paraId="77492679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0FBEA81E" w14:textId="0B156F7B" w:rsidR="00E822F7" w:rsidRPr="00381C0B" w:rsidRDefault="00E822F7" w:rsidP="00E822F7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50" w:type="dxa"/>
            <w:gridSpan w:val="2"/>
          </w:tcPr>
          <w:p w14:paraId="20444CF5" w14:textId="55C4B84D" w:rsidR="00E822F7" w:rsidRPr="00381C0B" w:rsidRDefault="00E822F7" w:rsidP="00E822F7">
            <w:pPr>
              <w:spacing w:after="0" w:line="240" w:lineRule="auto"/>
              <w:rPr>
                <w:rFonts w:cs="Arial"/>
              </w:rPr>
            </w:pPr>
            <w:ins w:id="634" w:author="OLIVARES MARTINEZ FERNANDO JESUS" w:date="2026-08-13T09:20:00Z">
              <w:r>
                <w:rPr>
                  <w:rFonts w:cs="Arial"/>
                </w:rPr>
                <w:t>S</w:t>
              </w:r>
              <w:r w:rsidRPr="00A902EB">
                <w:rPr>
                  <w:rFonts w:cs="Arial"/>
                </w:rPr>
                <w:t xml:space="preserve">e ha creado un nuevo registro </w:t>
              </w:r>
              <w:r>
                <w:rPr>
                  <w:rFonts w:cs="Arial"/>
                </w:rPr>
                <w:t xml:space="preserve">de la entidad </w:t>
              </w:r>
              <w:r w:rsidRPr="00A902EB">
                <w:rPr>
                  <w:rFonts w:cs="Arial"/>
                </w:rPr>
                <w:t>en la base de dato</w:t>
              </w:r>
              <w:r>
                <w:rPr>
                  <w:rFonts w:cs="Arial"/>
                </w:rPr>
                <w:t>s</w:t>
              </w:r>
            </w:ins>
            <w:del w:id="635" w:author="OLIVARES MARTINEZ FERNANDO JESUS" w:date="2026-08-13T09:20:00Z">
              <w:r w:rsidDel="00C60C2D">
                <w:rPr>
                  <w:rFonts w:cs="Arial"/>
                </w:rPr>
                <w:delText>S</w:delText>
              </w:r>
              <w:r w:rsidRPr="00A902EB" w:rsidDel="00C60C2D">
                <w:rPr>
                  <w:rFonts w:cs="Arial"/>
                </w:rPr>
                <w:delText xml:space="preserve">e ha creado un nuevo registro </w:delText>
              </w:r>
              <w:r w:rsidDel="00C60C2D">
                <w:rPr>
                  <w:rFonts w:cs="Arial"/>
                </w:rPr>
                <w:delText xml:space="preserve">de la entidad </w:delText>
              </w:r>
              <w:r w:rsidRPr="00A902EB" w:rsidDel="00C60C2D">
                <w:rPr>
                  <w:rFonts w:cs="Arial"/>
                </w:rPr>
                <w:delText>en la base de dato</w:delText>
              </w:r>
              <w:r w:rsidDel="00C60C2D">
                <w:rPr>
                  <w:rFonts w:cs="Arial"/>
                </w:rPr>
                <w:delText>s</w:delText>
              </w:r>
            </w:del>
          </w:p>
        </w:tc>
      </w:tr>
      <w:tr w:rsidR="00E822F7" w:rsidRPr="00381C0B" w14:paraId="53581A74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4C55D722" w14:textId="50627216" w:rsidR="00E822F7" w:rsidRPr="00381C0B" w:rsidRDefault="00E822F7" w:rsidP="00E822F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50" w:type="dxa"/>
            <w:gridSpan w:val="2"/>
          </w:tcPr>
          <w:p w14:paraId="142B11D7" w14:textId="77777777" w:rsidR="00E822F7" w:rsidRPr="00381C0B" w:rsidRDefault="00E822F7" w:rsidP="00E822F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E822F7" w:rsidRPr="00381C0B" w14:paraId="5B5CF3BA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75FBBA91" w14:textId="6BBF9CDE" w:rsidR="00E822F7" w:rsidRPr="00381C0B" w:rsidRDefault="00E822F7" w:rsidP="00E822F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50" w:type="dxa"/>
            <w:gridSpan w:val="2"/>
          </w:tcPr>
          <w:p w14:paraId="55313221" w14:textId="2586E6F2" w:rsidR="00E822F7" w:rsidRPr="00381C0B" w:rsidRDefault="00743479" w:rsidP="00E822F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ins w:id="636" w:author="OLIVARES MARTINEZ FERNANDO JESUS" w:date="2026-08-17T13:34:00Z">
              <w:r w:rsidRPr="00743479">
                <w:t>SIA_PRGESDAT</w:t>
              </w:r>
            </w:ins>
            <w:ins w:id="637" w:author="OLIVARES MARTINEZ FERNANDO JESUS" w:date="2026-09-01T10:02:00Z">
              <w:r w:rsidR="00EA4C3E">
                <w:t>CIO</w:t>
              </w:r>
            </w:ins>
            <w:ins w:id="638" w:author="OLIVARES MARTINEZ FERNANDO JESUS" w:date="2026-08-17T13:34:00Z">
              <w:r w:rsidRPr="00743479">
                <w:t>02 - Crear &lt;&lt;</w:t>
              </w:r>
              <w:proofErr w:type="spellStart"/>
              <w:r w:rsidRPr="00743479">
                <w:t>RegistroMaestro</w:t>
              </w:r>
              <w:proofErr w:type="spellEnd"/>
              <w:r w:rsidRPr="00743479">
                <w:t>&gt;&gt;</w:t>
              </w:r>
            </w:ins>
            <w:del w:id="639" w:author="OLIVARES MARTINEZ FERNANDO JESUS" w:date="2026-08-13T09:21:00Z">
              <w:r w:rsidR="00E822F7" w:rsidRPr="00647B7B" w:rsidDel="00E02AD2">
                <w:delText>RCCT_PRC CUGESDAT02: Crear &lt;&lt;Voz&gt;&gt;</w:delText>
              </w:r>
            </w:del>
          </w:p>
        </w:tc>
      </w:tr>
      <w:tr w:rsidR="00E822F7" w:rsidRPr="00381C0B" w14:paraId="706EE310" w14:textId="77777777" w:rsidTr="00E822F7">
        <w:tc>
          <w:tcPr>
            <w:tcW w:w="2244" w:type="dxa"/>
            <w:shd w:val="clear" w:color="auto" w:fill="DEEAF6" w:themeFill="accent1" w:themeFillTint="33"/>
          </w:tcPr>
          <w:p w14:paraId="17FF1B50" w14:textId="30F1D98D" w:rsidR="00E822F7" w:rsidRDefault="00E822F7" w:rsidP="00E822F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50" w:type="dxa"/>
            <w:gridSpan w:val="2"/>
          </w:tcPr>
          <w:p w14:paraId="30C77F64" w14:textId="4356A96E" w:rsidR="00E822F7" w:rsidRDefault="00E822F7" w:rsidP="00E822F7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640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ins w:id="641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6909BE71" w14:textId="77777777" w:rsidR="00F169DA" w:rsidRDefault="00F169DA" w:rsidP="00F169DA"/>
    <w:p w14:paraId="534EC89C" w14:textId="56F3F65A" w:rsidR="00594663" w:rsidRDefault="00594663" w:rsidP="00F169DA"/>
    <w:p w14:paraId="40433313" w14:textId="412711CC" w:rsidR="00A902EB" w:rsidRDefault="00A902EB" w:rsidP="00144785">
      <w:pPr>
        <w:pStyle w:val="Ttulo2"/>
        <w:numPr>
          <w:ilvl w:val="2"/>
          <w:numId w:val="1"/>
        </w:numPr>
      </w:pPr>
      <w:bookmarkStart w:id="642" w:name="_Toc229128607"/>
      <w:bookmarkStart w:id="643" w:name="_Hlk237511759"/>
      <w:r w:rsidRPr="00D85F39">
        <w:t>SIA_CUGESDAT</w:t>
      </w:r>
      <w:ins w:id="644" w:author="OLIVARES MARTINEZ FERNANDO JESUS" w:date="2026-09-01T10:02:00Z">
        <w:r w:rsidR="00EA4C3E">
          <w:t>CIO</w:t>
        </w:r>
      </w:ins>
      <w:r w:rsidRPr="00D85F39">
        <w:t>0</w:t>
      </w:r>
      <w:r>
        <w:t>3</w:t>
      </w:r>
      <w:r w:rsidRPr="00D85F39">
        <w:t>:</w:t>
      </w:r>
      <w:r>
        <w:t xml:space="preserve"> Consultar</w:t>
      </w:r>
      <w:r w:rsidRPr="00D85F39">
        <w:t xml:space="preserve"> &lt;&lt;</w:t>
      </w:r>
      <w:del w:id="645" w:author="OLIVARES MARTINEZ FERNANDO JESUS" w:date="2026-08-17T13:50:00Z">
        <w:r w:rsidR="00647B7B" w:rsidDel="003B37CD">
          <w:delText>Voz</w:delText>
        </w:r>
      </w:del>
      <w:ins w:id="646" w:author="OLIVARES MARTINEZ FERNANDO JESUS" w:date="2026-08-17T13:50:00Z">
        <w:r w:rsidR="003B37CD">
          <w:t>Registro Maestro</w:t>
        </w:r>
      </w:ins>
      <w:r w:rsidRPr="00D85F39">
        <w:t>&gt;&gt;</w:t>
      </w:r>
      <w:bookmarkEnd w:id="64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9"/>
        <w:gridCol w:w="638"/>
        <w:gridCol w:w="5517"/>
      </w:tblGrid>
      <w:tr w:rsidR="00A902EB" w:rsidRPr="00C20808" w14:paraId="316E3BD4" w14:textId="77777777" w:rsidTr="00DF6F59">
        <w:tc>
          <w:tcPr>
            <w:tcW w:w="2252" w:type="dxa"/>
            <w:shd w:val="clear" w:color="auto" w:fill="5B9BD5" w:themeFill="accent1"/>
          </w:tcPr>
          <w:bookmarkEnd w:id="643"/>
          <w:p w14:paraId="6D0B37F1" w14:textId="1C5CD992" w:rsidR="00A902EB" w:rsidRPr="00C20808" w:rsidRDefault="00A902EB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ins w:id="647" w:author="OLIVARES MARTINEZ FERNANDO JESUS" w:date="2026-09-01T10:02:00Z">
              <w:r w:rsidR="00EA4C3E">
                <w:rPr>
                  <w:rFonts w:cs="Arial"/>
                  <w:b/>
                  <w:bCs/>
                  <w:color w:val="FFFFFF" w:themeColor="background1"/>
                </w:rPr>
                <w:t>CIO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3</w:t>
            </w:r>
          </w:p>
        </w:tc>
        <w:tc>
          <w:tcPr>
            <w:tcW w:w="6242" w:type="dxa"/>
            <w:gridSpan w:val="2"/>
            <w:shd w:val="clear" w:color="auto" w:fill="5B9BD5" w:themeFill="accent1"/>
          </w:tcPr>
          <w:p w14:paraId="626E02CC" w14:textId="10252EEC" w:rsidR="00A902EB" w:rsidRPr="00C20808" w:rsidRDefault="00A902EB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C</w:t>
            </w:r>
            <w:r>
              <w:rPr>
                <w:rFonts w:cs="Arial"/>
                <w:b/>
                <w:bCs/>
                <w:color w:val="FFFFFF" w:themeColor="background1"/>
              </w:rPr>
              <w:t>onsultar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del w:id="648" w:author="OLIVARES MARTINEZ FERNANDO JESUS" w:date="2026-08-17T13:50:00Z">
              <w:r w:rsidR="00647B7B" w:rsidDel="003B37CD">
                <w:rPr>
                  <w:rFonts w:cs="Arial"/>
                  <w:b/>
                  <w:bCs/>
                  <w:color w:val="FFFFFF" w:themeColor="background1"/>
                </w:rPr>
                <w:delText>V</w:delText>
              </w:r>
            </w:del>
            <w:ins w:id="649" w:author="OLIVARES MARTINEZ FERNANDO JESUS" w:date="2026-08-17T13:50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Registro Maestro</w:t>
              </w:r>
            </w:ins>
            <w:del w:id="650" w:author="OLIVARES MARTINEZ FERNANDO JESUS" w:date="2026-08-17T13:50:00Z">
              <w:r w:rsidR="00647B7B" w:rsidDel="003B37CD">
                <w:rPr>
                  <w:rFonts w:cs="Arial"/>
                  <w:b/>
                  <w:bCs/>
                  <w:color w:val="FFFFFF" w:themeColor="background1"/>
                </w:rPr>
                <w:delText>oz</w:delText>
              </w:r>
            </w:del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A902EB" w:rsidRPr="00381C0B" w14:paraId="494E4CA1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6CFA072F" w14:textId="77777777" w:rsidR="00A902EB" w:rsidRPr="00381C0B" w:rsidRDefault="00A902EB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42" w:type="dxa"/>
            <w:gridSpan w:val="2"/>
          </w:tcPr>
          <w:p w14:paraId="4EF287BD" w14:textId="77777777" w:rsidR="00A902EB" w:rsidRPr="00381C0B" w:rsidRDefault="00A902EB" w:rsidP="00DF6F59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A902EB" w:rsidRPr="00381C0B" w14:paraId="40A0AA48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5BDE96B3" w14:textId="77777777" w:rsidR="00A902EB" w:rsidRPr="00381C0B" w:rsidRDefault="00A902EB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42" w:type="dxa"/>
            <w:gridSpan w:val="2"/>
          </w:tcPr>
          <w:p w14:paraId="0548458B" w14:textId="77777777" w:rsidR="00A902EB" w:rsidRPr="00381C0B" w:rsidRDefault="00A902EB" w:rsidP="00DF6F59">
            <w:pPr>
              <w:spacing w:after="0" w:line="240" w:lineRule="auto"/>
              <w:rPr>
                <w:rFonts w:cs="Arial"/>
              </w:rPr>
            </w:pPr>
          </w:p>
        </w:tc>
      </w:tr>
      <w:tr w:rsidR="00A902EB" w:rsidRPr="00381C0B" w14:paraId="4BEA1F4D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6EB15C41" w14:textId="77777777" w:rsidR="00A902EB" w:rsidRPr="00381C0B" w:rsidRDefault="00A902EB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42" w:type="dxa"/>
            <w:gridSpan w:val="2"/>
          </w:tcPr>
          <w:p w14:paraId="252D0A1F" w14:textId="5130F9B6" w:rsidR="00A902EB" w:rsidRPr="00381C0B" w:rsidRDefault="00797D78" w:rsidP="00DF6F59">
            <w:pPr>
              <w:spacing w:after="0" w:line="240" w:lineRule="auto"/>
              <w:rPr>
                <w:rFonts w:cs="Arial"/>
              </w:rPr>
            </w:pPr>
            <w:ins w:id="651" w:author="OLIVARES MARTINEZ FERNANDO JESUS" w:date="2026-08-13T09:22:00Z">
              <w:r w:rsidRPr="00B359FD">
                <w:rPr>
                  <w:rFonts w:cs="Arial"/>
                </w:rPr>
                <w:t xml:space="preserve">Este caso de uso permite al usuario </w:t>
              </w:r>
              <w:r>
                <w:rPr>
                  <w:rFonts w:cs="Arial"/>
                </w:rPr>
                <w:t>consultar el detalle de</w:t>
              </w:r>
              <w:r w:rsidRPr="00B359FD">
                <w:rPr>
                  <w:rFonts w:cs="Arial"/>
                </w:rPr>
                <w:t xml:space="preserve"> un</w:t>
              </w:r>
              <w:r>
                <w:rPr>
                  <w:rFonts w:cs="Arial"/>
                </w:rPr>
                <w:t>a “</w:t>
              </w:r>
            </w:ins>
            <w:ins w:id="652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53" w:author="OLIVARES MARTINEZ FERNANDO JESUS" w:date="2026-08-13T09:22:00Z">
              <w:r>
                <w:rPr>
                  <w:rFonts w:cs="Arial"/>
                </w:rPr>
                <w:t>”, previamente configurado en el sistema y almacenado en BBDD.</w:t>
              </w:r>
            </w:ins>
            <w:del w:id="654" w:author="OLIVARES MARTINEZ FERNANDO JESUS" w:date="2026-08-13T09:22:00Z">
              <w:r w:rsidR="00A902EB" w:rsidRPr="00B359FD" w:rsidDel="00797D78">
                <w:rPr>
                  <w:rFonts w:cs="Arial"/>
                </w:rPr>
                <w:delText xml:space="preserve">Este caso de uso permite al usuario </w:delText>
              </w:r>
              <w:r w:rsidR="00A902EB" w:rsidDel="00797D78">
                <w:rPr>
                  <w:rFonts w:cs="Arial"/>
                </w:rPr>
                <w:delText>consultar el detalle de</w:delText>
              </w:r>
              <w:r w:rsidR="00A902EB" w:rsidRPr="00B359FD" w:rsidDel="00797D78">
                <w:rPr>
                  <w:rFonts w:cs="Arial"/>
                </w:rPr>
                <w:delText xml:space="preserve"> una instancia de la entidad en la base de datos</w:delText>
              </w:r>
              <w:r w:rsidR="00A902EB" w:rsidDel="00797D78">
                <w:rPr>
                  <w:rFonts w:cs="Arial"/>
                </w:rPr>
                <w:delText>.</w:delText>
              </w:r>
            </w:del>
          </w:p>
        </w:tc>
      </w:tr>
      <w:tr w:rsidR="00A902EB" w:rsidRPr="00381C0B" w14:paraId="4EF979F0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6FBFB738" w14:textId="77777777" w:rsidR="00A902EB" w:rsidRPr="00381C0B" w:rsidRDefault="00A902EB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42" w:type="dxa"/>
            <w:gridSpan w:val="2"/>
          </w:tcPr>
          <w:p w14:paraId="28E4CEEA" w14:textId="77777777" w:rsidR="00A902EB" w:rsidRDefault="00A902EB" w:rsidP="00DF6F59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7BCFC8B6" w14:textId="4056F1A0" w:rsidR="00A902EB" w:rsidRDefault="00B2452E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del w:id="655" w:author="OLIVARES MARTINEZ FERNANDO JESUS" w:date="2026-08-13T09:22:00Z">
              <w:r w:rsidDel="00797D78">
                <w:rPr>
                  <w:rFonts w:cs="Arial"/>
                </w:rPr>
                <w:delText>administrador_tecnico</w:delText>
              </w:r>
            </w:del>
            <w:ins w:id="656" w:author="OLIVARES MARTINEZ FERNANDO JESUS" w:date="2026-08-13T09:22:00Z">
              <w:r w:rsidR="00797D78">
                <w:rPr>
                  <w:rFonts w:cs="Arial"/>
                </w:rPr>
                <w:t>administrador técnico</w:t>
              </w:r>
            </w:ins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consultar un registro de la tabla maestra</w:t>
            </w:r>
            <w:r w:rsidR="00E57737">
              <w:rPr>
                <w:rFonts w:cs="Arial"/>
              </w:rPr>
              <w:t xml:space="preserve">, </w:t>
            </w:r>
            <w:r w:rsidR="00E57737" w:rsidRPr="00E57737">
              <w:rPr>
                <w:rFonts w:cs="Arial"/>
              </w:rPr>
              <w:t>seleccionad</w:t>
            </w:r>
            <w:r w:rsidR="00E57737">
              <w:rPr>
                <w:rFonts w:cs="Arial"/>
              </w:rPr>
              <w:t>o</w:t>
            </w:r>
            <w:r w:rsidR="00E57737" w:rsidRPr="00E57737">
              <w:rPr>
                <w:rFonts w:cs="Arial"/>
              </w:rPr>
              <w:t xml:space="preserve"> desde </w:t>
            </w:r>
            <w:r w:rsidR="00E57737">
              <w:rPr>
                <w:rFonts w:cs="Arial"/>
              </w:rPr>
              <w:t>el</w:t>
            </w:r>
            <w:r w:rsidR="00E57737" w:rsidRPr="00E57737">
              <w:rPr>
                <w:rFonts w:cs="Arial"/>
              </w:rPr>
              <w:t xml:space="preserve"> listado </w:t>
            </w:r>
            <w:r w:rsidR="00E57737">
              <w:rPr>
                <w:rFonts w:cs="Arial"/>
              </w:rPr>
              <w:t>de la tabla maestra del sistema.</w:t>
            </w:r>
          </w:p>
          <w:p w14:paraId="6CE2AC50" w14:textId="1969CB37" w:rsidR="00E57737" w:rsidRPr="00381C0B" w:rsidRDefault="00E57737" w:rsidP="00DF6F59">
            <w:pPr>
              <w:spacing w:after="0" w:line="240" w:lineRule="auto"/>
              <w:rPr>
                <w:rFonts w:cs="Arial"/>
              </w:rPr>
            </w:pPr>
            <w:r w:rsidRPr="00E57737">
              <w:rPr>
                <w:rFonts w:cs="Arial"/>
              </w:rPr>
              <w:t>Existe al menos un registro de la entidad en la base de datos</w:t>
            </w:r>
          </w:p>
        </w:tc>
      </w:tr>
      <w:tr w:rsidR="00797D78" w:rsidRPr="00381C0B" w14:paraId="5FF23D88" w14:textId="77777777" w:rsidTr="00DF6F59">
        <w:tc>
          <w:tcPr>
            <w:tcW w:w="2252" w:type="dxa"/>
            <w:vMerge w:val="restart"/>
            <w:shd w:val="clear" w:color="auto" w:fill="DEEAF6" w:themeFill="accent1" w:themeFillTint="33"/>
          </w:tcPr>
          <w:p w14:paraId="53C7D636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3471B048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04" w:type="dxa"/>
            <w:shd w:val="clear" w:color="auto" w:fill="DEEAF6" w:themeFill="accent1" w:themeFillTint="33"/>
          </w:tcPr>
          <w:p w14:paraId="08848BC2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797D78" w:rsidRPr="00381C0B" w14:paraId="572F3C1C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6B2F831D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8C5E147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04" w:type="dxa"/>
          </w:tcPr>
          <w:p w14:paraId="7A603070" w14:textId="0EBF2D6E" w:rsidR="00797D78" w:rsidRDefault="00797D78" w:rsidP="00DF6F59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 xml:space="preserve">de </w:t>
            </w:r>
            <w:del w:id="657" w:author="OLIVARES MARTINEZ FERNANDO JESUS" w:date="2026-08-13T09:23:00Z">
              <w:r w:rsidDel="00797D78">
                <w:rPr>
                  <w:rFonts w:cs="Arial"/>
                </w:rPr>
                <w:delText>menú  Catálogos</w:delText>
              </w:r>
            </w:del>
            <w:ins w:id="658" w:author="OLIVARES MARTINEZ FERNANDO JESUS" w:date="2026-08-13T09:23:00Z">
              <w:r>
                <w:rPr>
                  <w:rFonts w:cs="Arial"/>
                </w:rPr>
                <w:t>menú Catálogos</w:t>
              </w:r>
            </w:ins>
            <w:r>
              <w:rPr>
                <w:rFonts w:cs="Arial"/>
              </w:rPr>
              <w:t>/&lt;&lt;Voces&gt;&gt;</w:t>
            </w:r>
          </w:p>
        </w:tc>
      </w:tr>
      <w:tr w:rsidR="00797D78" w:rsidRPr="00381C0B" w14:paraId="5FE24A1C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4A21EF17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2DE14EF" w14:textId="77777777" w:rsidR="00797D78" w:rsidRDefault="00797D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04" w:type="dxa"/>
          </w:tcPr>
          <w:p w14:paraId="6CD5C48D" w14:textId="11BD4F9F" w:rsidR="00797D78" w:rsidRPr="001C1EE6" w:rsidRDefault="00797D78" w:rsidP="00DF6F59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>
              <w:rPr>
                <w:rFonts w:cs="Arial"/>
              </w:rPr>
              <w:t>Consultar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del listado de &lt;Voces&gt;&gt;</w:t>
            </w:r>
          </w:p>
        </w:tc>
      </w:tr>
      <w:tr w:rsidR="00797D78" w:rsidRPr="00381C0B" w14:paraId="2BBBDEF8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741FBCD" w14:textId="77777777" w:rsidR="00797D78" w:rsidRPr="00381C0B" w:rsidRDefault="00797D78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965A2F8" w14:textId="77777777" w:rsidR="00797D78" w:rsidRDefault="00797D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04" w:type="dxa"/>
          </w:tcPr>
          <w:p w14:paraId="1B29C01D" w14:textId="711BDC20" w:rsidR="00797D78" w:rsidRPr="0065682A" w:rsidRDefault="00797D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D8763E">
              <w:rPr>
                <w:rFonts w:cs="Arial"/>
              </w:rPr>
              <w:t xml:space="preserve">l sistema </w:t>
            </w:r>
            <w:r w:rsidRPr="00E57737">
              <w:rPr>
                <w:rFonts w:cs="Arial"/>
              </w:rPr>
              <w:t>consulta la base de datos para obtener el detalle</w:t>
            </w:r>
            <w:r>
              <w:rPr>
                <w:rFonts w:cs="Arial"/>
              </w:rPr>
              <w:t xml:space="preserve"> del registro seleccionado</w:t>
            </w:r>
          </w:p>
        </w:tc>
      </w:tr>
      <w:tr w:rsidR="00797D78" w:rsidRPr="00381C0B" w14:paraId="1A1C17CD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7F645980" w14:textId="77777777" w:rsidR="00797D78" w:rsidRPr="00381C0B" w:rsidRDefault="00797D78" w:rsidP="009F07A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7CA7DA2" w14:textId="295F8CB1" w:rsidR="00797D78" w:rsidRDefault="00797D78" w:rsidP="009F07A0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5604" w:type="dxa"/>
          </w:tcPr>
          <w:p w14:paraId="3E428CB0" w14:textId="437B4D29" w:rsidR="00797D78" w:rsidRPr="00E57737" w:rsidRDefault="00797D78" w:rsidP="009F07A0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 xml:space="preserve">hay errores de </w:t>
            </w:r>
            <w:r>
              <w:rPr>
                <w:rFonts w:cs="Arial"/>
              </w:rPr>
              <w:t>consulta,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797D78" w:rsidRPr="00381C0B" w14:paraId="4C3FAA27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223DA5C2" w14:textId="77777777" w:rsidR="00797D78" w:rsidRPr="00381C0B" w:rsidRDefault="00797D78" w:rsidP="009F07A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20CCFD4" w14:textId="3923DC34" w:rsidR="00797D78" w:rsidRDefault="00797D78" w:rsidP="009F07A0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5604" w:type="dxa"/>
          </w:tcPr>
          <w:p w14:paraId="308DD561" w14:textId="1E5E3F12" w:rsidR="00797D78" w:rsidRPr="00E57737" w:rsidRDefault="00797D78" w:rsidP="009F07A0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797D78" w:rsidRPr="00381C0B" w14:paraId="3A8FEA81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6165A00A" w14:textId="77777777" w:rsidR="00797D78" w:rsidRPr="00381C0B" w:rsidRDefault="00797D78" w:rsidP="009F07A0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2B99892" w14:textId="77777777" w:rsidR="00797D78" w:rsidRDefault="00797D78" w:rsidP="009F07A0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04" w:type="dxa"/>
          </w:tcPr>
          <w:p w14:paraId="751ED2F5" w14:textId="6B4B4147" w:rsidR="00797D78" w:rsidRDefault="00797D78" w:rsidP="009F07A0">
            <w:pPr>
              <w:spacing w:after="0" w:line="240" w:lineRule="auto"/>
              <w:rPr>
                <w:rFonts w:cs="Arial"/>
              </w:rPr>
            </w:pPr>
            <w:r w:rsidRPr="00E57737">
              <w:rPr>
                <w:rFonts w:cs="Arial"/>
              </w:rPr>
              <w:t>El sistema muestra la información completa del registro</w:t>
            </w:r>
          </w:p>
        </w:tc>
      </w:tr>
      <w:tr w:rsidR="00797D78" w:rsidRPr="00381C0B" w14:paraId="739B45A2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E147F4B" w14:textId="77777777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3642482" w14:textId="1CEC6377" w:rsidR="00797D78" w:rsidRDefault="00797D78" w:rsidP="00797D78">
            <w:pPr>
              <w:spacing w:after="0" w:line="240" w:lineRule="auto"/>
              <w:rPr>
                <w:rFonts w:cs="Arial"/>
              </w:rPr>
            </w:pPr>
            <w:ins w:id="659" w:author="OLIVARES MARTINEZ FERNANDO JESUS" w:date="2026-08-13T09:25:00Z">
              <w:r>
                <w:rPr>
                  <w:rFonts w:cs="Arial"/>
                </w:rPr>
                <w:t>5</w:t>
              </w:r>
            </w:ins>
          </w:p>
        </w:tc>
        <w:tc>
          <w:tcPr>
            <w:tcW w:w="5604" w:type="dxa"/>
          </w:tcPr>
          <w:p w14:paraId="73D954E8" w14:textId="33B07E22" w:rsidR="00797D78" w:rsidRPr="00E57737" w:rsidRDefault="00797D78" w:rsidP="00797D78">
            <w:pPr>
              <w:spacing w:after="0" w:line="240" w:lineRule="auto"/>
              <w:rPr>
                <w:rFonts w:cs="Arial"/>
              </w:rPr>
            </w:pPr>
            <w:ins w:id="660" w:author="OLIVARES MARTINEZ FERNANDO JESUS" w:date="2026-08-13T09:25:00Z">
              <w:r w:rsidRPr="001A546C">
                <w:rPr>
                  <w:rFonts w:cs="Arial"/>
                </w:rPr>
                <w:t>El usuario pulsa “</w:t>
              </w:r>
              <w:r>
                <w:rPr>
                  <w:rFonts w:cs="Arial"/>
                </w:rPr>
                <w:t>Cancelar</w:t>
              </w:r>
              <w:r w:rsidRPr="001A546C">
                <w:rPr>
                  <w:rFonts w:cs="Arial"/>
                </w:rPr>
                <w:t>”. Se cerrará el diálogo de consulta.</w:t>
              </w:r>
            </w:ins>
          </w:p>
        </w:tc>
      </w:tr>
      <w:tr w:rsidR="00797D78" w:rsidRPr="00381C0B" w14:paraId="6139B0CA" w14:textId="77777777" w:rsidTr="00DF6F59">
        <w:trPr>
          <w:ins w:id="661" w:author="OLIVARES MARTINEZ FERNANDO JESUS" w:date="2026-08-13T09:25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DCF5F21" w14:textId="77777777" w:rsidR="00797D78" w:rsidRPr="00381C0B" w:rsidRDefault="00797D78" w:rsidP="00797D78">
            <w:pPr>
              <w:spacing w:after="0" w:line="240" w:lineRule="auto"/>
              <w:rPr>
                <w:ins w:id="662" w:author="OLIVARES MARTINEZ FERNANDO JESUS" w:date="2026-08-13T09:25:00Z"/>
                <w:rFonts w:cs="Arial"/>
              </w:rPr>
            </w:pPr>
          </w:p>
        </w:tc>
        <w:tc>
          <w:tcPr>
            <w:tcW w:w="638" w:type="dxa"/>
          </w:tcPr>
          <w:p w14:paraId="67812A2F" w14:textId="14E3B725" w:rsidR="00797D78" w:rsidRDefault="00797D78" w:rsidP="00797D78">
            <w:pPr>
              <w:spacing w:after="0" w:line="240" w:lineRule="auto"/>
              <w:rPr>
                <w:ins w:id="663" w:author="OLIVARES MARTINEZ FERNANDO JESUS" w:date="2026-08-13T09:25:00Z"/>
                <w:rFonts w:cs="Arial"/>
              </w:rPr>
            </w:pPr>
            <w:ins w:id="664" w:author="OLIVARES MARTINEZ FERNANDO JESUS" w:date="2026-08-13T09:25:00Z">
              <w:r>
                <w:rPr>
                  <w:rFonts w:cs="Arial"/>
                </w:rPr>
                <w:t>5.1</w:t>
              </w:r>
            </w:ins>
          </w:p>
        </w:tc>
        <w:tc>
          <w:tcPr>
            <w:tcW w:w="5604" w:type="dxa"/>
          </w:tcPr>
          <w:p w14:paraId="613C4BED" w14:textId="1B1D52E3" w:rsidR="00797D78" w:rsidRPr="00E57737" w:rsidRDefault="00797D78" w:rsidP="00797D78">
            <w:pPr>
              <w:spacing w:after="0" w:line="240" w:lineRule="auto"/>
              <w:rPr>
                <w:ins w:id="665" w:author="OLIVARES MARTINEZ FERNANDO JESUS" w:date="2026-08-13T09:25:00Z"/>
                <w:rFonts w:cs="Arial"/>
              </w:rPr>
            </w:pPr>
            <w:ins w:id="666" w:author="OLIVARES MARTINEZ FERNANDO JESUS" w:date="2026-08-13T09:25:00Z">
              <w:r w:rsidRPr="001A546C">
                <w:rPr>
                  <w:rFonts w:cs="Arial"/>
                </w:rPr>
                <w:t>El usuario pulsa “X”</w:t>
              </w:r>
            </w:ins>
            <w:ins w:id="667" w:author="OLIVARES MARTINEZ FERNANDO JESUS" w:date="2026-08-13T09:53:00Z">
              <w:r w:rsidR="008658A1">
                <w:rPr>
                  <w:rFonts w:cs="Arial"/>
                </w:rPr>
                <w:t xml:space="preserve"> o “Cancelar”</w:t>
              </w:r>
            </w:ins>
            <w:ins w:id="668" w:author="OLIVARES MARTINEZ FERNANDO JESUS" w:date="2026-08-13T09:25:00Z">
              <w:r w:rsidRPr="001A546C">
                <w:rPr>
                  <w:rFonts w:cs="Arial"/>
                </w:rPr>
                <w:t xml:space="preserve"> para cerrar la ventana emergente de consulta de </w:t>
              </w:r>
              <w:r>
                <w:rPr>
                  <w:rFonts w:cs="Arial"/>
                </w:rPr>
                <w:t>“</w:t>
              </w:r>
            </w:ins>
            <w:ins w:id="669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70" w:author="OLIVARES MARTINEZ FERNANDO JESUS" w:date="2026-08-13T09:25:00Z">
              <w:r>
                <w:rPr>
                  <w:rFonts w:cs="Arial"/>
                </w:rPr>
                <w:t>”</w:t>
              </w:r>
            </w:ins>
          </w:p>
        </w:tc>
      </w:tr>
      <w:tr w:rsidR="00797D78" w:rsidRPr="00381C0B" w14:paraId="73A9C4A6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1A14132D" w14:textId="77777777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F3074DA" w14:textId="35518DE1" w:rsidR="00797D78" w:rsidRDefault="00797D78" w:rsidP="00797D78">
            <w:pPr>
              <w:spacing w:after="0" w:line="240" w:lineRule="auto"/>
              <w:rPr>
                <w:rFonts w:cs="Arial"/>
              </w:rPr>
            </w:pPr>
            <w:ins w:id="671" w:author="OLIVARES MARTINEZ FERNANDO JESUS" w:date="2026-08-13T09:25:00Z">
              <w:r>
                <w:rPr>
                  <w:rFonts w:cs="Arial"/>
                </w:rPr>
                <w:t>5.2</w:t>
              </w:r>
            </w:ins>
          </w:p>
        </w:tc>
        <w:tc>
          <w:tcPr>
            <w:tcW w:w="5604" w:type="dxa"/>
          </w:tcPr>
          <w:p w14:paraId="50FF77F5" w14:textId="08B782A8" w:rsidR="00797D78" w:rsidRPr="00E57737" w:rsidRDefault="00797D78" w:rsidP="00797D78">
            <w:pPr>
              <w:spacing w:after="0" w:line="240" w:lineRule="auto"/>
              <w:rPr>
                <w:rFonts w:cs="Arial"/>
              </w:rPr>
            </w:pPr>
            <w:ins w:id="672" w:author="OLIVARES MARTINEZ FERNANDO JESUS" w:date="2026-08-13T09:25:00Z">
              <w:r w:rsidRPr="00A36FB1">
                <w:rPr>
                  <w:rFonts w:cs="Arial"/>
                </w:rPr>
                <w:t xml:space="preserve">El sistema cierra la ventana emergente de consulta de </w:t>
              </w:r>
              <w:r>
                <w:rPr>
                  <w:rFonts w:cs="Arial"/>
                </w:rPr>
                <w:t>“</w:t>
              </w:r>
            </w:ins>
            <w:ins w:id="673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74" w:author="OLIVARES MARTINEZ FERNANDO JESUS" w:date="2026-08-13T09:25:00Z">
              <w:r>
                <w:rPr>
                  <w:rFonts w:cs="Arial"/>
                </w:rPr>
                <w:t>”</w:t>
              </w:r>
            </w:ins>
          </w:p>
        </w:tc>
      </w:tr>
      <w:tr w:rsidR="00797D78" w:rsidRPr="00381C0B" w14:paraId="6742A3C2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3F370939" w14:textId="77777777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D699E9B" w14:textId="27307E69" w:rsidR="00797D78" w:rsidRDefault="00797D78" w:rsidP="00797D78">
            <w:pPr>
              <w:spacing w:after="0" w:line="240" w:lineRule="auto"/>
              <w:rPr>
                <w:rFonts w:cs="Arial"/>
              </w:rPr>
            </w:pPr>
            <w:ins w:id="675" w:author="OLIVARES MARTINEZ FERNANDO JESUS" w:date="2026-08-13T09:25:00Z">
              <w:r>
                <w:rPr>
                  <w:rFonts w:cs="Arial"/>
                </w:rPr>
                <w:t>6</w:t>
              </w:r>
            </w:ins>
          </w:p>
        </w:tc>
        <w:tc>
          <w:tcPr>
            <w:tcW w:w="5604" w:type="dxa"/>
          </w:tcPr>
          <w:p w14:paraId="17F6846A" w14:textId="686B3C4F" w:rsidR="00797D78" w:rsidRPr="00E57737" w:rsidRDefault="00797D78" w:rsidP="00797D78">
            <w:pPr>
              <w:spacing w:after="0" w:line="240" w:lineRule="auto"/>
              <w:rPr>
                <w:rFonts w:cs="Arial"/>
              </w:rPr>
            </w:pPr>
            <w:ins w:id="676" w:author="OLIVARES MARTINEZ FERNANDO JESUS" w:date="2026-08-13T09:25:00Z">
              <w:r>
                <w:rPr>
                  <w:rFonts w:cs="Arial"/>
                </w:rPr>
                <w:t>Una vez que el usuario “Consulta la información mostrada de la “</w:t>
              </w:r>
            </w:ins>
            <w:ins w:id="677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678" w:author="OLIVARES MARTINEZ FERNANDO JESUS" w:date="2026-08-13T09:25:00Z">
              <w:r>
                <w:rPr>
                  <w:rFonts w:cs="Arial"/>
                </w:rPr>
                <w:t>”, podrá cerrar el formulario</w:t>
              </w:r>
            </w:ins>
          </w:p>
        </w:tc>
      </w:tr>
      <w:tr w:rsidR="00797D78" w:rsidRPr="00381C0B" w14:paraId="30FCF9E4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53D7EA44" w14:textId="77777777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42" w:type="dxa"/>
            <w:gridSpan w:val="2"/>
          </w:tcPr>
          <w:p w14:paraId="1D431157" w14:textId="27B0A3ED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usuario v</w:t>
            </w:r>
            <w:r w:rsidRPr="009F07A0">
              <w:rPr>
                <w:rFonts w:cs="Arial"/>
              </w:rPr>
              <w:t>isualiza el detalle completo del registro seleccionad</w:t>
            </w:r>
          </w:p>
        </w:tc>
      </w:tr>
      <w:tr w:rsidR="00797D78" w:rsidRPr="00381C0B" w14:paraId="053350CC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740B7E03" w14:textId="77777777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42" w:type="dxa"/>
            <w:gridSpan w:val="2"/>
          </w:tcPr>
          <w:p w14:paraId="77EE1F4A" w14:textId="77777777" w:rsidR="00797D78" w:rsidRPr="00381C0B" w:rsidRDefault="00797D78" w:rsidP="00797D7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797D78" w:rsidRPr="00381C0B" w14:paraId="2C00BEC7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1CAF5FC7" w14:textId="77777777" w:rsidR="00797D78" w:rsidRPr="00381C0B" w:rsidRDefault="00797D78" w:rsidP="00797D7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42" w:type="dxa"/>
            <w:gridSpan w:val="2"/>
          </w:tcPr>
          <w:p w14:paraId="0EFA1B94" w14:textId="0D8BAB33" w:rsidR="00797D78" w:rsidRPr="00381C0B" w:rsidRDefault="00743479" w:rsidP="00797D78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ins w:id="679" w:author="OLIVARES MARTINEZ FERNANDO JESUS" w:date="2026-08-17T13:35:00Z">
              <w:r w:rsidRPr="00743479">
                <w:rPr>
                  <w:lang w:val="en-US"/>
                </w:rPr>
                <w:t>SIA_PRGESDAT</w:t>
              </w:r>
            </w:ins>
            <w:ins w:id="680" w:author="OLIVARES MARTINEZ FERNANDO JESUS" w:date="2026-09-01T10:02:00Z">
              <w:r w:rsidR="00EA4C3E">
                <w:rPr>
                  <w:lang w:val="en-US"/>
                </w:rPr>
                <w:t>CIO</w:t>
              </w:r>
            </w:ins>
            <w:proofErr w:type="gramStart"/>
            <w:ins w:id="681" w:author="OLIVARES MARTINEZ FERNANDO JESUS" w:date="2026-08-17T13:35:00Z">
              <w:r w:rsidRPr="00743479">
                <w:rPr>
                  <w:lang w:val="en-US"/>
                </w:rPr>
                <w:t>03:Consultar</w:t>
              </w:r>
              <w:proofErr w:type="gramEnd"/>
              <w:r w:rsidRPr="00743479">
                <w:rPr>
                  <w:lang w:val="en-US"/>
                </w:rPr>
                <w:t xml:space="preserve"> &lt;&lt;</w:t>
              </w:r>
              <w:proofErr w:type="spellStart"/>
              <w:r w:rsidRPr="00743479">
                <w:rPr>
                  <w:lang w:val="en-US"/>
                </w:rPr>
                <w:t>RegistroMaestro</w:t>
              </w:r>
              <w:proofErr w:type="spellEnd"/>
              <w:r w:rsidRPr="00743479">
                <w:rPr>
                  <w:lang w:val="en-US"/>
                </w:rPr>
                <w:t>&gt;&gt;</w:t>
              </w:r>
            </w:ins>
            <w:del w:id="682" w:author="OLIVARES MARTINEZ FERNANDO JESUS" w:date="2026-08-13T09:21:00Z">
              <w:r w:rsidR="00797D78" w:rsidRPr="0065682A" w:rsidDel="00E02AD2">
                <w:rPr>
                  <w:lang w:val="en-US"/>
                </w:rPr>
                <w:delText>RCCT_PRC CUGESDAT0</w:delText>
              </w:r>
              <w:r w:rsidR="00797D78" w:rsidDel="00E02AD2">
                <w:rPr>
                  <w:lang w:val="en-US"/>
                </w:rPr>
                <w:delText>3</w:delText>
              </w:r>
              <w:r w:rsidR="00797D78" w:rsidRPr="0065682A" w:rsidDel="00E02AD2">
                <w:rPr>
                  <w:lang w:val="en-US"/>
                </w:rPr>
                <w:delText xml:space="preserve">: </w:delText>
              </w:r>
              <w:r w:rsidR="00797D78" w:rsidDel="00E02AD2">
                <w:rPr>
                  <w:lang w:val="en-US"/>
                </w:rPr>
                <w:delText>Consultar</w:delText>
              </w:r>
              <w:r w:rsidR="00797D78" w:rsidRPr="0065682A" w:rsidDel="00E02AD2">
                <w:rPr>
                  <w:lang w:val="en-US"/>
                </w:rPr>
                <w:delText xml:space="preserve"> </w:delText>
              </w:r>
              <w:r w:rsidR="00797D78" w:rsidDel="00E02AD2">
                <w:rPr>
                  <w:lang w:val="en-US"/>
                </w:rPr>
                <w:delText>&lt;&lt;Voz&gt;&gt;</w:delText>
              </w:r>
            </w:del>
          </w:p>
        </w:tc>
      </w:tr>
      <w:tr w:rsidR="00797D78" w:rsidRPr="00381C0B" w14:paraId="66CFE425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33A3B31B" w14:textId="77777777" w:rsidR="00797D78" w:rsidRDefault="00797D78" w:rsidP="00797D7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42" w:type="dxa"/>
            <w:gridSpan w:val="2"/>
          </w:tcPr>
          <w:p w14:paraId="2A1AF258" w14:textId="42338C95" w:rsidR="00797D78" w:rsidRDefault="00797D78" w:rsidP="00797D78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683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ins w:id="684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507058E6" w14:textId="0FD8DB2A" w:rsidR="00A902EB" w:rsidRDefault="00A902EB" w:rsidP="00A902EB"/>
    <w:p w14:paraId="7FBA3EA6" w14:textId="2D0EDA2C" w:rsidR="009F07A0" w:rsidRDefault="009F07A0" w:rsidP="00144785">
      <w:pPr>
        <w:pStyle w:val="Ttulo2"/>
        <w:numPr>
          <w:ilvl w:val="2"/>
          <w:numId w:val="1"/>
        </w:numPr>
      </w:pPr>
      <w:bookmarkStart w:id="685" w:name="_Toc229128608"/>
      <w:r w:rsidRPr="00D85F39">
        <w:t>SIA_CUGESDAT</w:t>
      </w:r>
      <w:ins w:id="686" w:author="OLIVARES MARTINEZ FERNANDO JESUS" w:date="2026-09-01T10:02:00Z">
        <w:r w:rsidR="00EA4C3E">
          <w:t>CIO</w:t>
        </w:r>
      </w:ins>
      <w:r w:rsidRPr="00D85F39">
        <w:t>0</w:t>
      </w:r>
      <w:r>
        <w:t>4</w:t>
      </w:r>
      <w:r w:rsidRPr="00D85F39">
        <w:t>:</w:t>
      </w:r>
      <w:r>
        <w:t xml:space="preserve"> Actualizar</w:t>
      </w:r>
      <w:r w:rsidRPr="00D85F39">
        <w:t xml:space="preserve"> &lt;&lt;</w:t>
      </w:r>
      <w:del w:id="687" w:author="OLIVARES MARTINEZ FERNANDO JESUS" w:date="2026-08-17T13:50:00Z">
        <w:r w:rsidR="00647B7B" w:rsidDel="003B37CD">
          <w:delText>Voz</w:delText>
        </w:r>
      </w:del>
      <w:ins w:id="688" w:author="OLIVARES MARTINEZ FERNANDO JESUS" w:date="2026-08-17T13:50:00Z">
        <w:r w:rsidR="003B37CD">
          <w:t>Registro Maestro</w:t>
        </w:r>
      </w:ins>
      <w:r w:rsidRPr="00D85F39">
        <w:t>&gt;&gt;</w:t>
      </w:r>
      <w:bookmarkEnd w:id="68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9"/>
        <w:gridCol w:w="638"/>
        <w:gridCol w:w="5517"/>
      </w:tblGrid>
      <w:tr w:rsidR="009F07A0" w:rsidRPr="00C20808" w14:paraId="664FAD36" w14:textId="77777777" w:rsidTr="00DF6F59">
        <w:tc>
          <w:tcPr>
            <w:tcW w:w="2252" w:type="dxa"/>
            <w:shd w:val="clear" w:color="auto" w:fill="5B9BD5" w:themeFill="accent1"/>
          </w:tcPr>
          <w:p w14:paraId="0D5058E5" w14:textId="4ECC27C9" w:rsidR="009F07A0" w:rsidRPr="00C20808" w:rsidRDefault="009F07A0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ins w:id="689" w:author="OLIVARES MARTINEZ FERNANDO JESUS" w:date="2026-09-01T10:02:00Z">
              <w:r w:rsidR="00EA4C3E">
                <w:rPr>
                  <w:rFonts w:cs="Arial"/>
                  <w:b/>
                  <w:bCs/>
                  <w:color w:val="FFFFFF" w:themeColor="background1"/>
                </w:rPr>
                <w:t>CIO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4</w:t>
            </w:r>
          </w:p>
        </w:tc>
        <w:tc>
          <w:tcPr>
            <w:tcW w:w="6242" w:type="dxa"/>
            <w:gridSpan w:val="2"/>
            <w:shd w:val="clear" w:color="auto" w:fill="5B9BD5" w:themeFill="accent1"/>
          </w:tcPr>
          <w:p w14:paraId="5E6F1399" w14:textId="4C6BD78F" w:rsidR="009F07A0" w:rsidRPr="00C20808" w:rsidRDefault="009F07A0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Actualizar</w:t>
            </w:r>
            <w:r w:rsidRPr="00D85F39"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del w:id="690" w:author="OLIVARES MARTINEZ FERNANDO JESUS" w:date="2026-08-17T13:50:00Z">
              <w:r w:rsidR="00647B7B"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691" w:author="OLIVARES MARTINEZ FERNANDO JESUS" w:date="2026-08-17T13:50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Registro Maestro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9F07A0" w:rsidRPr="00381C0B" w14:paraId="3A7B0EBB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19B4DCF7" w14:textId="77777777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42" w:type="dxa"/>
            <w:gridSpan w:val="2"/>
          </w:tcPr>
          <w:p w14:paraId="4A8DBC3B" w14:textId="77777777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9F07A0" w:rsidRPr="00381C0B" w14:paraId="1999DD37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1DF0F9F9" w14:textId="77777777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42" w:type="dxa"/>
            <w:gridSpan w:val="2"/>
          </w:tcPr>
          <w:p w14:paraId="40B2775C" w14:textId="77777777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</w:p>
        </w:tc>
      </w:tr>
      <w:tr w:rsidR="009F07A0" w:rsidRPr="00381C0B" w14:paraId="32DF8812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3EC843D3" w14:textId="77777777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42" w:type="dxa"/>
            <w:gridSpan w:val="2"/>
          </w:tcPr>
          <w:p w14:paraId="23DEBC03" w14:textId="7526D004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Este caso de uso permite al usuario </w:t>
            </w:r>
            <w:r>
              <w:rPr>
                <w:rFonts w:cs="Arial"/>
              </w:rPr>
              <w:t>actualizar</w:t>
            </w:r>
            <w:r w:rsidRPr="00B359F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el detalle de</w:t>
            </w:r>
            <w:r w:rsidRPr="00B359F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una</w:t>
            </w:r>
            <w:r w:rsidRPr="00B359FD">
              <w:rPr>
                <w:rFonts w:cs="Arial"/>
              </w:rPr>
              <w:t xml:space="preserve"> instancia de la entidad en la base de datos, ingresando los datos requeridos a través del sistema.</w:t>
            </w:r>
          </w:p>
        </w:tc>
      </w:tr>
      <w:tr w:rsidR="009F07A0" w:rsidRPr="00381C0B" w14:paraId="30CAA0FB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4473F13B" w14:textId="77777777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42" w:type="dxa"/>
            <w:gridSpan w:val="2"/>
          </w:tcPr>
          <w:p w14:paraId="2EFA4458" w14:textId="77777777" w:rsidR="009F07A0" w:rsidRDefault="009F07A0" w:rsidP="00DF6F59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521CAAA0" w14:textId="112B24CA" w:rsidR="009F07A0" w:rsidRPr="00381C0B" w:rsidRDefault="009F07A0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</w:t>
            </w:r>
            <w:r w:rsidR="00ED2C78">
              <w:rPr>
                <w:rFonts w:cs="Arial"/>
              </w:rPr>
              <w:t>actualizar</w:t>
            </w:r>
            <w:r>
              <w:rPr>
                <w:rFonts w:cs="Arial"/>
              </w:rPr>
              <w:t xml:space="preserve"> un registro de la tabla maestra del sistema.</w:t>
            </w:r>
          </w:p>
        </w:tc>
      </w:tr>
      <w:tr w:rsidR="00CC3AD9" w:rsidRPr="00381C0B" w14:paraId="28CAC998" w14:textId="77777777" w:rsidTr="00DF6F59">
        <w:tc>
          <w:tcPr>
            <w:tcW w:w="2252" w:type="dxa"/>
            <w:vMerge w:val="restart"/>
            <w:shd w:val="clear" w:color="auto" w:fill="DEEAF6" w:themeFill="accent1" w:themeFillTint="33"/>
          </w:tcPr>
          <w:p w14:paraId="688E8364" w14:textId="77777777" w:rsidR="00CC3AD9" w:rsidRPr="00381C0B" w:rsidRDefault="00CC3AD9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3E5374BC" w14:textId="77777777" w:rsidR="00CC3AD9" w:rsidRPr="00381C0B" w:rsidRDefault="00CC3AD9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04" w:type="dxa"/>
            <w:shd w:val="clear" w:color="auto" w:fill="DEEAF6" w:themeFill="accent1" w:themeFillTint="33"/>
          </w:tcPr>
          <w:p w14:paraId="22B22F3C" w14:textId="77777777" w:rsidR="00CC3AD9" w:rsidRPr="00381C0B" w:rsidRDefault="00CC3AD9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CC3AD9" w:rsidRPr="00381C0B" w14:paraId="1532711F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6A499EC" w14:textId="77777777" w:rsidR="00CC3AD9" w:rsidRPr="00381C0B" w:rsidRDefault="00CC3AD9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3B1B412" w14:textId="77777777" w:rsidR="00CC3AD9" w:rsidRPr="00381C0B" w:rsidRDefault="00CC3AD9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04" w:type="dxa"/>
          </w:tcPr>
          <w:p w14:paraId="0355FF5E" w14:textId="06A878D6" w:rsidR="00CC3AD9" w:rsidRDefault="00CC3AD9" w:rsidP="00DF6F59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 xml:space="preserve">de </w:t>
            </w:r>
            <w:proofErr w:type="gramStart"/>
            <w:r>
              <w:rPr>
                <w:rFonts w:cs="Arial"/>
              </w:rPr>
              <w:t>menú  Catálogos</w:t>
            </w:r>
            <w:proofErr w:type="gramEnd"/>
            <w:r>
              <w:rPr>
                <w:rFonts w:cs="Arial"/>
              </w:rPr>
              <w:t>/&lt;&lt;Voces&gt;&gt;</w:t>
            </w:r>
          </w:p>
        </w:tc>
      </w:tr>
      <w:tr w:rsidR="00CC3AD9" w:rsidRPr="00381C0B" w14:paraId="444F7408" w14:textId="77777777" w:rsidTr="00DF6F59">
        <w:trPr>
          <w:ins w:id="692" w:author="OLIVARES MARTINEZ FERNANDO JESUS" w:date="2026-08-13T09:54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71B2FF4F" w14:textId="77777777" w:rsidR="00CC3AD9" w:rsidRPr="00381C0B" w:rsidRDefault="00CC3AD9" w:rsidP="008658A1">
            <w:pPr>
              <w:spacing w:after="0" w:line="240" w:lineRule="auto"/>
              <w:rPr>
                <w:ins w:id="693" w:author="OLIVARES MARTINEZ FERNANDO JESUS" w:date="2026-08-13T09:54:00Z"/>
                <w:rFonts w:cs="Arial"/>
              </w:rPr>
            </w:pPr>
          </w:p>
        </w:tc>
        <w:tc>
          <w:tcPr>
            <w:tcW w:w="638" w:type="dxa"/>
          </w:tcPr>
          <w:p w14:paraId="7AF97328" w14:textId="72813DA6" w:rsidR="00CC3AD9" w:rsidRDefault="00CC3AD9" w:rsidP="008658A1">
            <w:pPr>
              <w:spacing w:after="0" w:line="240" w:lineRule="auto"/>
              <w:rPr>
                <w:ins w:id="694" w:author="OLIVARES MARTINEZ FERNANDO JESUS" w:date="2026-08-13T09:54:00Z"/>
                <w:rFonts w:cs="Arial"/>
              </w:rPr>
            </w:pPr>
            <w:ins w:id="695" w:author="OLIVARES MARTINEZ FERNANDO JESUS" w:date="2026-08-13T09:54:00Z">
              <w:r>
                <w:rPr>
                  <w:rFonts w:cs="Arial"/>
                </w:rPr>
                <w:t>1.1</w:t>
              </w:r>
            </w:ins>
          </w:p>
        </w:tc>
        <w:tc>
          <w:tcPr>
            <w:tcW w:w="5604" w:type="dxa"/>
          </w:tcPr>
          <w:p w14:paraId="4EC3B04E" w14:textId="0A8B5999" w:rsidR="00CC3AD9" w:rsidRPr="00B359FD" w:rsidRDefault="00CC3AD9" w:rsidP="008658A1">
            <w:pPr>
              <w:spacing w:after="0" w:line="240" w:lineRule="auto"/>
              <w:rPr>
                <w:ins w:id="696" w:author="OLIVARES MARTINEZ FERNANDO JESUS" w:date="2026-08-13T09:54:00Z"/>
                <w:rFonts w:cs="Arial"/>
              </w:rPr>
            </w:pPr>
            <w:ins w:id="697" w:author="OLIVARES MARTINEZ FERNANDO JESUS" w:date="2026-08-13T09:54:00Z">
              <w:r>
                <w:rPr>
                  <w:rFonts w:cs="Arial"/>
                </w:rPr>
                <w:t>El sistema obtiene de BBDD un listado de “voces” configuradas aplicando los filtros introducidos por el usuario</w:t>
              </w:r>
            </w:ins>
          </w:p>
        </w:tc>
      </w:tr>
      <w:tr w:rsidR="00CC3AD9" w:rsidRPr="00381C0B" w14:paraId="29E5D777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4B2A8009" w14:textId="77777777" w:rsidR="00CC3AD9" w:rsidRPr="00381C0B" w:rsidRDefault="00CC3AD9" w:rsidP="008658A1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87EC7F0" w14:textId="77777777" w:rsidR="00CC3AD9" w:rsidRDefault="00CC3AD9" w:rsidP="008658A1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04" w:type="dxa"/>
          </w:tcPr>
          <w:p w14:paraId="72C926E3" w14:textId="0A67A3D5" w:rsidR="00CC3AD9" w:rsidRPr="001C1EE6" w:rsidRDefault="00CC3AD9" w:rsidP="008658A1">
            <w:pPr>
              <w:spacing w:after="0" w:line="240" w:lineRule="auto"/>
              <w:rPr>
                <w:rFonts w:cs="Arial"/>
              </w:rPr>
            </w:pPr>
            <w:ins w:id="698" w:author="OLIVARES MARTINEZ FERNANDO JESUS" w:date="2026-08-13T09:55:00Z">
              <w:r w:rsidRPr="00B359FD">
                <w:rPr>
                  <w:rFonts w:cs="Arial"/>
                </w:rPr>
                <w:t xml:space="preserve">El usuario accede a la </w:t>
              </w:r>
              <w:r>
                <w:rPr>
                  <w:rFonts w:cs="Arial"/>
                </w:rPr>
                <w:t>acción</w:t>
              </w:r>
              <w:r w:rsidRPr="00B359FD">
                <w:rPr>
                  <w:rFonts w:cs="Arial"/>
                </w:rPr>
                <w:t xml:space="preserve"> “</w:t>
              </w:r>
            </w:ins>
            <w:ins w:id="699" w:author="OLIVARES MARTINEZ FERNANDO JESUS" w:date="2026-08-13T09:56:00Z">
              <w:r>
                <w:rPr>
                  <w:rFonts w:cs="Arial"/>
                </w:rPr>
                <w:t xml:space="preserve">Modificar </w:t>
              </w:r>
            </w:ins>
            <w:ins w:id="700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01" w:author="OLIVARES MARTINEZ FERNANDO JESUS" w:date="2026-08-13T09:55:00Z">
              <w:r w:rsidRPr="00B359FD">
                <w:rPr>
                  <w:rFonts w:cs="Arial"/>
                </w:rPr>
                <w:t>”</w:t>
              </w:r>
              <w:r>
                <w:rPr>
                  <w:rFonts w:cs="Arial"/>
                </w:rPr>
                <w:t xml:space="preserve"> de un registro seleccionado del listado de &lt;&lt;Voces&gt;&gt; obtenidos tras aplicar los filtros introducidos por el usuario.</w:t>
              </w:r>
            </w:ins>
            <w:del w:id="702" w:author="OLIVARES MARTINEZ FERNANDO JESUS" w:date="2026-08-13T09:55:00Z">
              <w:r w:rsidRPr="00B359FD" w:rsidDel="008658A1">
                <w:rPr>
                  <w:rFonts w:cs="Arial"/>
                </w:rPr>
                <w:delText xml:space="preserve">El usuario accede a la </w:delText>
              </w:r>
              <w:r w:rsidDel="008658A1">
                <w:rPr>
                  <w:rFonts w:cs="Arial"/>
                </w:rPr>
                <w:delText>acción</w:delText>
              </w:r>
              <w:r w:rsidRPr="00B359FD" w:rsidDel="008658A1">
                <w:rPr>
                  <w:rFonts w:cs="Arial"/>
                </w:rPr>
                <w:delText xml:space="preserve"> “</w:delText>
              </w:r>
              <w:r w:rsidDel="008658A1">
                <w:rPr>
                  <w:rFonts w:cs="Arial"/>
                </w:rPr>
                <w:delText>Editar</w:delText>
              </w:r>
              <w:r w:rsidRPr="00B359FD" w:rsidDel="008658A1">
                <w:rPr>
                  <w:rFonts w:cs="Arial"/>
                </w:rPr>
                <w:delText>”</w:delText>
              </w:r>
              <w:r w:rsidDel="008658A1">
                <w:rPr>
                  <w:rFonts w:cs="Arial"/>
                </w:rPr>
                <w:delText xml:space="preserve"> de un registro del listado de &lt;Voces&gt;&gt;</w:delText>
              </w:r>
            </w:del>
          </w:p>
        </w:tc>
      </w:tr>
      <w:tr w:rsidR="00CC3AD9" w:rsidRPr="00381C0B" w14:paraId="2B2000F1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7187B397" w14:textId="77777777" w:rsidR="00CC3AD9" w:rsidRPr="00381C0B" w:rsidRDefault="00CC3AD9" w:rsidP="008658A1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E018D01" w14:textId="77777777" w:rsidR="00CC3AD9" w:rsidRDefault="00CC3AD9" w:rsidP="008658A1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04" w:type="dxa"/>
          </w:tcPr>
          <w:p w14:paraId="1C8B67F6" w14:textId="63ACF9D3" w:rsidR="00CC3AD9" w:rsidRPr="0065682A" w:rsidRDefault="00CC3AD9" w:rsidP="008658A1">
            <w:pPr>
              <w:spacing w:after="0" w:line="240" w:lineRule="auto"/>
              <w:rPr>
                <w:rFonts w:cs="Arial"/>
              </w:rPr>
            </w:pPr>
            <w:ins w:id="703" w:author="OLIVARES MARTINEZ FERNANDO JESUS" w:date="2026-08-13T09:55:00Z">
              <w:r>
                <w:rPr>
                  <w:rFonts w:cs="Arial"/>
                </w:rPr>
                <w:t>E</w:t>
              </w:r>
              <w:r w:rsidRPr="00D8763E">
                <w:rPr>
                  <w:rFonts w:cs="Arial"/>
                </w:rPr>
                <w:t xml:space="preserve">l sistema muestra un formulario de </w:t>
              </w:r>
              <w:r>
                <w:rPr>
                  <w:rFonts w:cs="Arial"/>
                </w:rPr>
                <w:t>edición de los datos de la &lt;&lt;</w:t>
              </w:r>
            </w:ins>
            <w:ins w:id="704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05" w:author="OLIVARES MARTINEZ FERNANDO JESUS" w:date="2026-08-13T09:55:00Z">
              <w:r>
                <w:rPr>
                  <w:rFonts w:cs="Arial"/>
                </w:rPr>
                <w:t>&gt;&gt; seleccionada</w:t>
              </w:r>
            </w:ins>
            <w:del w:id="706" w:author="OLIVARES MARTINEZ FERNANDO JESUS" w:date="2026-08-13T09:55:00Z">
              <w:r w:rsidDel="008658A1">
                <w:rPr>
                  <w:rFonts w:cs="Arial"/>
                </w:rPr>
                <w:delText>E</w:delText>
              </w:r>
              <w:r w:rsidRPr="00D8763E" w:rsidDel="008658A1">
                <w:rPr>
                  <w:rFonts w:cs="Arial"/>
                </w:rPr>
                <w:delText xml:space="preserve">l sistema muestra un formulario de </w:delText>
              </w:r>
              <w:r w:rsidDel="008658A1">
                <w:rPr>
                  <w:rFonts w:cs="Arial"/>
                </w:rPr>
                <w:delText>edición de la entidad</w:delText>
              </w:r>
            </w:del>
          </w:p>
        </w:tc>
      </w:tr>
      <w:tr w:rsidR="00CC3AD9" w:rsidRPr="00381C0B" w14:paraId="1D7E0723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5D0D65A" w14:textId="77777777" w:rsidR="00CC3AD9" w:rsidRPr="00381C0B" w:rsidRDefault="00CC3AD9" w:rsidP="008658A1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7BBE209" w14:textId="77777777" w:rsidR="00CC3AD9" w:rsidRDefault="00CC3AD9" w:rsidP="008658A1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04" w:type="dxa"/>
          </w:tcPr>
          <w:p w14:paraId="3DDB349C" w14:textId="57112F04" w:rsidR="00CC3AD9" w:rsidRDefault="00CC3AD9" w:rsidP="008658A1">
            <w:pPr>
              <w:spacing w:after="0" w:line="240" w:lineRule="auto"/>
              <w:rPr>
                <w:rFonts w:cs="Arial"/>
              </w:rPr>
            </w:pPr>
            <w:ins w:id="707" w:author="OLIVARES MARTINEZ FERNANDO JESUS" w:date="2026-08-13T09:56:00Z">
              <w:r>
                <w:rPr>
                  <w:rFonts w:cs="Arial"/>
                </w:rPr>
                <w:t>Sobre el formulario de datos de la &lt;&lt;</w:t>
              </w:r>
            </w:ins>
            <w:ins w:id="708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09" w:author="OLIVARES MARTINEZ FERNANDO JESUS" w:date="2026-08-13T09:56:00Z">
              <w:r>
                <w:rPr>
                  <w:rFonts w:cs="Arial"/>
                </w:rPr>
                <w:t>&gt;&gt;, e</w:t>
              </w:r>
              <w:r w:rsidRPr="00532611">
                <w:rPr>
                  <w:rFonts w:cs="Arial"/>
                </w:rPr>
                <w:t xml:space="preserve">l usuario </w:t>
              </w:r>
              <w:r>
                <w:rPr>
                  <w:rFonts w:cs="Arial"/>
                </w:rPr>
                <w:t>actualiza los campos deseados</w:t>
              </w:r>
            </w:ins>
            <w:ins w:id="710" w:author="OLIVARES MARTINEZ FERNANDO JESUS" w:date="2026-08-13T09:57:00Z">
              <w:r>
                <w:rPr>
                  <w:rFonts w:cs="Arial"/>
                </w:rPr>
                <w:t>.</w:t>
              </w:r>
            </w:ins>
            <w:del w:id="711" w:author="OLIVARES MARTINEZ FERNANDO JESUS" w:date="2026-08-13T09:56:00Z">
              <w:r w:rsidRPr="00532611" w:rsidDel="008658A1">
                <w:rPr>
                  <w:rFonts w:cs="Arial"/>
                </w:rPr>
                <w:delText>El usuario ingresa los datos requeridos</w:delText>
              </w:r>
            </w:del>
          </w:p>
        </w:tc>
      </w:tr>
      <w:tr w:rsidR="00CC3AD9" w:rsidRPr="00381C0B" w14:paraId="4BFBCC7F" w14:textId="77777777" w:rsidTr="00DF6F59">
        <w:trPr>
          <w:ins w:id="712" w:author="OLIVARES MARTINEZ FERNANDO JESUS" w:date="2026-08-13T09:57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ED46128" w14:textId="77777777" w:rsidR="00CC3AD9" w:rsidRPr="00381C0B" w:rsidRDefault="00CC3AD9" w:rsidP="008658A1">
            <w:pPr>
              <w:spacing w:after="0" w:line="240" w:lineRule="auto"/>
              <w:rPr>
                <w:ins w:id="713" w:author="OLIVARES MARTINEZ FERNANDO JESUS" w:date="2026-08-13T09:57:00Z"/>
                <w:rFonts w:cs="Arial"/>
              </w:rPr>
            </w:pPr>
          </w:p>
        </w:tc>
        <w:tc>
          <w:tcPr>
            <w:tcW w:w="638" w:type="dxa"/>
          </w:tcPr>
          <w:p w14:paraId="249FFA9F" w14:textId="28106AA3" w:rsidR="00CC3AD9" w:rsidRDefault="00CC3AD9" w:rsidP="008658A1">
            <w:pPr>
              <w:spacing w:after="0" w:line="240" w:lineRule="auto"/>
              <w:rPr>
                <w:ins w:id="714" w:author="OLIVARES MARTINEZ FERNANDO JESUS" w:date="2026-08-13T09:57:00Z"/>
                <w:rFonts w:cs="Arial"/>
              </w:rPr>
            </w:pPr>
            <w:ins w:id="715" w:author="OLIVARES MARTINEZ FERNANDO JESUS" w:date="2026-08-13T09:57:00Z">
              <w:r>
                <w:rPr>
                  <w:rFonts w:cs="Arial"/>
                </w:rPr>
                <w:t>4.1</w:t>
              </w:r>
            </w:ins>
          </w:p>
        </w:tc>
        <w:tc>
          <w:tcPr>
            <w:tcW w:w="5604" w:type="dxa"/>
          </w:tcPr>
          <w:p w14:paraId="285E7D5B" w14:textId="0B09FF40" w:rsidR="00CC3AD9" w:rsidRPr="00532611" w:rsidRDefault="00CC3AD9" w:rsidP="008658A1">
            <w:pPr>
              <w:spacing w:after="0" w:line="240" w:lineRule="auto"/>
              <w:rPr>
                <w:ins w:id="716" w:author="OLIVARES MARTINEZ FERNANDO JESUS" w:date="2026-08-13T09:57:00Z"/>
                <w:rFonts w:cs="Arial"/>
              </w:rPr>
            </w:pPr>
            <w:ins w:id="717" w:author="OLIVARES MARTINEZ FERNANDO JESUS" w:date="2026-08-13T09:57:00Z">
              <w:r>
                <w:rPr>
                  <w:rFonts w:cs="Arial"/>
                </w:rPr>
                <w:t xml:space="preserve">En el caso de que el usuario cambie el tipo de </w:t>
              </w:r>
            </w:ins>
            <w:ins w:id="718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19" w:author="OLIVARES MARTINEZ FERNANDO JESUS" w:date="2026-08-13T09:57:00Z">
              <w:r>
                <w:rPr>
                  <w:rFonts w:cs="Arial"/>
                </w:rPr>
                <w:t xml:space="preserve"> por “Vicisitud”, “Epígrafe”, se mostrarán las opc</w:t>
              </w:r>
            </w:ins>
            <w:ins w:id="720" w:author="OLIVARES MARTINEZ FERNANDO JESUS" w:date="2026-08-13T09:58:00Z">
              <w:r>
                <w:rPr>
                  <w:rFonts w:cs="Arial"/>
                </w:rPr>
                <w:t>iones de “Secciones” y “BOE”, además de las mostradas para el caso de “Sección”</w:t>
              </w:r>
            </w:ins>
          </w:p>
        </w:tc>
      </w:tr>
      <w:tr w:rsidR="00CC3AD9" w:rsidRPr="00381C0B" w14:paraId="386B7185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6E4819D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74D2AD9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04" w:type="dxa"/>
          </w:tcPr>
          <w:p w14:paraId="36716CE6" w14:textId="1B9DD1D2" w:rsidR="00CC3AD9" w:rsidRDefault="00CC3AD9" w:rsidP="00CC3AD9">
            <w:pPr>
              <w:spacing w:after="0" w:line="240" w:lineRule="auto"/>
              <w:rPr>
                <w:rFonts w:cs="Arial"/>
              </w:rPr>
            </w:pPr>
            <w:ins w:id="721" w:author="OLIVARES MARTINEZ FERNANDO JESUS" w:date="2026-08-13T09:59:00Z">
              <w:r>
                <w:rPr>
                  <w:rFonts w:cs="Arial"/>
                </w:rPr>
                <w:t>Una vez modificados los campos deseados, e</w:t>
              </w:r>
              <w:r w:rsidRPr="00532611">
                <w:rPr>
                  <w:rFonts w:cs="Arial"/>
                </w:rPr>
                <w:t xml:space="preserve">l usuario </w:t>
              </w:r>
              <w:r>
                <w:rPr>
                  <w:rFonts w:cs="Arial"/>
                </w:rPr>
                <w:t xml:space="preserve">hace Click en el botón aceptar y se </w:t>
              </w:r>
              <w:r w:rsidRPr="00532611">
                <w:rPr>
                  <w:rFonts w:cs="Arial"/>
                </w:rPr>
                <w:t>envía el formulario.</w:t>
              </w:r>
            </w:ins>
            <w:del w:id="722" w:author="OLIVARES MARTINEZ FERNANDO JESUS" w:date="2026-08-13T09:59:00Z">
              <w:r w:rsidRPr="00532611" w:rsidDel="002E1928">
                <w:rPr>
                  <w:rFonts w:cs="Arial"/>
                </w:rPr>
                <w:delText>El usuario envía el formulario.</w:delText>
              </w:r>
            </w:del>
          </w:p>
        </w:tc>
      </w:tr>
      <w:tr w:rsidR="00CC3AD9" w:rsidRPr="00381C0B" w14:paraId="2B6D6BE4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CEEDD7A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2B342D9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04" w:type="dxa"/>
          </w:tcPr>
          <w:p w14:paraId="72185B24" w14:textId="2C82A9B5" w:rsidR="00CC3AD9" w:rsidRDefault="00CC3AD9" w:rsidP="00CC3AD9">
            <w:pPr>
              <w:spacing w:after="0" w:line="240" w:lineRule="auto"/>
              <w:rPr>
                <w:rFonts w:cs="Arial"/>
              </w:rPr>
            </w:pPr>
            <w:ins w:id="723" w:author="OLIVARES MARTINEZ FERNANDO JESUS" w:date="2026-08-13T09:59:00Z">
              <w:r w:rsidRPr="00532611">
                <w:rPr>
                  <w:rFonts w:cs="Arial"/>
                </w:rPr>
                <w:t>El sistema valida los datos ingresados.</w:t>
              </w:r>
            </w:ins>
            <w:del w:id="724" w:author="OLIVARES MARTINEZ FERNANDO JESUS" w:date="2026-08-13T09:59:00Z">
              <w:r w:rsidRPr="00532611" w:rsidDel="002E1928">
                <w:rPr>
                  <w:rFonts w:cs="Arial"/>
                </w:rPr>
                <w:delText>El sistema valida los datos ingresados.</w:delText>
              </w:r>
            </w:del>
          </w:p>
        </w:tc>
      </w:tr>
      <w:tr w:rsidR="00CC3AD9" w:rsidRPr="00381C0B" w14:paraId="28674C5B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1FD0CE64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88A8D86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604" w:type="dxa"/>
          </w:tcPr>
          <w:p w14:paraId="6664142F" w14:textId="556B7BF3" w:rsidR="00CC3AD9" w:rsidRPr="00532611" w:rsidRDefault="00CC3AD9" w:rsidP="00CC3AD9">
            <w:pPr>
              <w:spacing w:after="0" w:line="240" w:lineRule="auto"/>
              <w:rPr>
                <w:rFonts w:cs="Arial"/>
              </w:rPr>
            </w:pPr>
            <w:ins w:id="725" w:author="OLIVARES MARTINEZ FERNANDO JESUS" w:date="2026-08-13T09:59:00Z">
              <w:r>
                <w:rPr>
                  <w:rFonts w:cs="Arial"/>
                </w:rPr>
                <w:t xml:space="preserve">Si </w:t>
              </w:r>
              <w:r w:rsidRPr="00532611">
                <w:rPr>
                  <w:rFonts w:cs="Arial"/>
                </w:rPr>
                <w:t>hay errores de validación</w:t>
              </w:r>
              <w:r>
                <w:rPr>
                  <w:rFonts w:cs="Arial"/>
                </w:rPr>
                <w:t>, e</w:t>
              </w:r>
              <w:r w:rsidRPr="00532611">
                <w:rPr>
                  <w:rFonts w:cs="Arial"/>
                </w:rPr>
                <w:t>l sistema muestra mensajes de error</w:t>
              </w:r>
            </w:ins>
            <w:del w:id="726" w:author="OLIVARES MARTINEZ FERNANDO JESUS" w:date="2026-08-13T09:59:00Z">
              <w:r w:rsidDel="002E1928">
                <w:rPr>
                  <w:rFonts w:cs="Arial"/>
                </w:rPr>
                <w:delText xml:space="preserve">Si </w:delText>
              </w:r>
              <w:r w:rsidRPr="00532611" w:rsidDel="002E1928">
                <w:rPr>
                  <w:rFonts w:cs="Arial"/>
                </w:rPr>
                <w:delText>hay errores de validación</w:delText>
              </w:r>
              <w:r w:rsidDel="002E1928">
                <w:rPr>
                  <w:rFonts w:cs="Arial"/>
                </w:rPr>
                <w:delText>, e</w:delText>
              </w:r>
              <w:r w:rsidRPr="00532611" w:rsidDel="002E1928">
                <w:rPr>
                  <w:rFonts w:cs="Arial"/>
                </w:rPr>
                <w:delText>l sistema muestra mensajes de error</w:delText>
              </w:r>
            </w:del>
          </w:p>
        </w:tc>
      </w:tr>
      <w:tr w:rsidR="00CC3AD9" w:rsidRPr="00381C0B" w14:paraId="5F70C945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1DE90D83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0B814E3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604" w:type="dxa"/>
          </w:tcPr>
          <w:p w14:paraId="01060815" w14:textId="00242AD4" w:rsidR="00CC3AD9" w:rsidRPr="00532611" w:rsidRDefault="00CC3AD9" w:rsidP="00CC3AD9">
            <w:pPr>
              <w:spacing w:after="0" w:line="240" w:lineRule="auto"/>
              <w:rPr>
                <w:rFonts w:cs="Arial"/>
              </w:rPr>
            </w:pPr>
            <w:ins w:id="727" w:author="OLIVARES MARTINEZ FERNANDO JESUS" w:date="2026-08-13T09:59:00Z">
              <w:r w:rsidRPr="00532611">
                <w:rPr>
                  <w:rFonts w:cs="Arial"/>
                </w:rPr>
                <w:t>El usuario corrige los datos.</w:t>
              </w:r>
            </w:ins>
            <w:del w:id="728" w:author="OLIVARES MARTINEZ FERNANDO JESUS" w:date="2026-08-13T09:59:00Z">
              <w:r w:rsidRPr="00532611" w:rsidDel="002E1928">
                <w:rPr>
                  <w:rFonts w:cs="Arial"/>
                </w:rPr>
                <w:delText>El usuario corrige los datos.</w:delText>
              </w:r>
            </w:del>
          </w:p>
        </w:tc>
      </w:tr>
      <w:tr w:rsidR="00CC3AD9" w:rsidRPr="00381C0B" w14:paraId="5C84CF3B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4E64C64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20D3B9F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6.3</w:t>
            </w:r>
          </w:p>
        </w:tc>
        <w:tc>
          <w:tcPr>
            <w:tcW w:w="5604" w:type="dxa"/>
          </w:tcPr>
          <w:p w14:paraId="20B50B72" w14:textId="3875D158" w:rsidR="00CC3AD9" w:rsidRPr="00532611" w:rsidRDefault="00CC3AD9" w:rsidP="00CC3AD9">
            <w:pPr>
              <w:spacing w:after="0" w:line="240" w:lineRule="auto"/>
              <w:rPr>
                <w:rFonts w:cs="Arial"/>
              </w:rPr>
            </w:pPr>
            <w:ins w:id="729" w:author="OLIVARES MARTINEZ FERNANDO JESUS" w:date="2026-08-13T09:59:00Z">
              <w:r>
                <w:rPr>
                  <w:rFonts w:cs="Arial"/>
                </w:rPr>
                <w:t>Se regresa al paso 4</w:t>
              </w:r>
            </w:ins>
            <w:del w:id="730" w:author="OLIVARES MARTINEZ FERNANDO JESUS" w:date="2026-08-13T09:59:00Z">
              <w:r w:rsidDel="002E1928">
                <w:rPr>
                  <w:rFonts w:cs="Arial"/>
                </w:rPr>
                <w:delText>Se regresa al paso 4</w:delText>
              </w:r>
            </w:del>
          </w:p>
        </w:tc>
      </w:tr>
      <w:tr w:rsidR="00CC3AD9" w:rsidRPr="00381C0B" w14:paraId="6D3D8DDE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6E0EFAD3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FB95C2C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04" w:type="dxa"/>
          </w:tcPr>
          <w:p w14:paraId="1511F701" w14:textId="27D451E5" w:rsidR="00CC3AD9" w:rsidRDefault="00CC3AD9" w:rsidP="00CC3AD9">
            <w:pPr>
              <w:spacing w:after="0" w:line="240" w:lineRule="auto"/>
              <w:rPr>
                <w:rFonts w:cs="Arial"/>
              </w:rPr>
            </w:pPr>
            <w:ins w:id="731" w:author="OLIVARES MARTINEZ FERNANDO JESUS" w:date="2026-08-13T09:59:00Z">
              <w:r>
                <w:rPr>
                  <w:rFonts w:cs="Arial"/>
                </w:rPr>
                <w:t>Los datos introducidos por el usuario son correctos, e</w:t>
              </w:r>
              <w:r w:rsidRPr="00532611">
                <w:rPr>
                  <w:rFonts w:cs="Arial"/>
                </w:rPr>
                <w:t xml:space="preserve">l sistema </w:t>
              </w:r>
              <w:r>
                <w:rPr>
                  <w:rFonts w:cs="Arial"/>
                </w:rPr>
                <w:t>actualiza</w:t>
              </w:r>
              <w:r w:rsidRPr="00532611">
                <w:rPr>
                  <w:rFonts w:cs="Arial"/>
                </w:rPr>
                <w:t xml:space="preserve"> el registro en la base de dato</w:t>
              </w:r>
              <w:r>
                <w:rPr>
                  <w:rFonts w:cs="Arial"/>
                </w:rPr>
                <w:t>s</w:t>
              </w:r>
            </w:ins>
            <w:del w:id="732" w:author="OLIVARES MARTINEZ FERNANDO JESUS" w:date="2026-08-13T09:59:00Z">
              <w:r w:rsidRPr="00532611" w:rsidDel="002E1928">
                <w:rPr>
                  <w:rFonts w:cs="Arial"/>
                </w:rPr>
                <w:delText xml:space="preserve">El sistema </w:delText>
              </w:r>
              <w:r w:rsidDel="002E1928">
                <w:rPr>
                  <w:rFonts w:cs="Arial"/>
                </w:rPr>
                <w:delText>actualiza</w:delText>
              </w:r>
              <w:r w:rsidRPr="00532611" w:rsidDel="002E1928">
                <w:rPr>
                  <w:rFonts w:cs="Arial"/>
                </w:rPr>
                <w:delText xml:space="preserve"> el registro en la base de dato</w:delText>
              </w:r>
              <w:r w:rsidDel="002E1928">
                <w:rPr>
                  <w:rFonts w:cs="Arial"/>
                </w:rPr>
                <w:delText>s</w:delText>
              </w:r>
            </w:del>
          </w:p>
        </w:tc>
      </w:tr>
      <w:tr w:rsidR="00CC3AD9" w:rsidRPr="00381C0B" w14:paraId="4AB85FAB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6D7879CD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1E5ACED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04" w:type="dxa"/>
          </w:tcPr>
          <w:p w14:paraId="2327D8E4" w14:textId="33E5C42C" w:rsidR="00CC3AD9" w:rsidRPr="00532611" w:rsidRDefault="00CC3AD9" w:rsidP="00CC3AD9">
            <w:pPr>
              <w:spacing w:after="0" w:line="240" w:lineRule="auto"/>
              <w:rPr>
                <w:rFonts w:cs="Arial"/>
              </w:rPr>
            </w:pPr>
            <w:ins w:id="733" w:author="OLIVARES MARTINEZ FERNANDO JESUS" w:date="2026-08-13T09:59:00Z">
              <w:r>
                <w:rPr>
                  <w:rFonts w:cs="Arial"/>
                </w:rPr>
                <w:t xml:space="preserve">Si </w:t>
              </w:r>
              <w:r w:rsidRPr="00532611">
                <w:rPr>
                  <w:rFonts w:cs="Arial"/>
                </w:rPr>
                <w:t xml:space="preserve">hay errores de </w:t>
              </w:r>
              <w:r>
                <w:rPr>
                  <w:rFonts w:cs="Arial"/>
                </w:rPr>
                <w:t>modificación, e</w:t>
              </w:r>
              <w:r w:rsidRPr="00532611">
                <w:rPr>
                  <w:rFonts w:cs="Arial"/>
                </w:rPr>
                <w:t>l sistema muestra mensajes de error</w:t>
              </w:r>
            </w:ins>
            <w:del w:id="734" w:author="OLIVARES MARTINEZ FERNANDO JESUS" w:date="2026-08-13T09:59:00Z">
              <w:r w:rsidDel="002E1928">
                <w:rPr>
                  <w:rFonts w:cs="Arial"/>
                </w:rPr>
                <w:delText xml:space="preserve">Si </w:delText>
              </w:r>
              <w:r w:rsidRPr="00532611" w:rsidDel="002E1928">
                <w:rPr>
                  <w:rFonts w:cs="Arial"/>
                </w:rPr>
                <w:delText xml:space="preserve">hay errores de </w:delText>
              </w:r>
              <w:r w:rsidDel="002E1928">
                <w:rPr>
                  <w:rFonts w:cs="Arial"/>
                </w:rPr>
                <w:delText>modificación, e</w:delText>
              </w:r>
              <w:r w:rsidRPr="00532611" w:rsidDel="002E1928">
                <w:rPr>
                  <w:rFonts w:cs="Arial"/>
                </w:rPr>
                <w:delText>l sistema muestra mensajes de error</w:delText>
              </w:r>
            </w:del>
          </w:p>
        </w:tc>
      </w:tr>
      <w:tr w:rsidR="00CC3AD9" w:rsidRPr="00381C0B" w14:paraId="48D54F80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1E3B0FD8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ADB9A73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04" w:type="dxa"/>
          </w:tcPr>
          <w:p w14:paraId="35C10478" w14:textId="01EC173B" w:rsidR="00CC3AD9" w:rsidRPr="00532611" w:rsidRDefault="00CC3AD9" w:rsidP="00CC3AD9">
            <w:pPr>
              <w:spacing w:after="0" w:line="240" w:lineRule="auto"/>
              <w:rPr>
                <w:rFonts w:cs="Arial"/>
              </w:rPr>
            </w:pPr>
            <w:ins w:id="735" w:author="OLIVARES MARTINEZ FERNANDO JESUS" w:date="2026-08-13T09:59:00Z">
              <w:r>
                <w:rPr>
                  <w:rFonts w:cs="Arial"/>
                </w:rPr>
                <w:t>El sistema audita</w:t>
              </w:r>
              <w:r w:rsidRPr="00532611">
                <w:rPr>
                  <w:rFonts w:cs="Arial"/>
                </w:rPr>
                <w:t xml:space="preserve"> el incidente</w:t>
              </w:r>
            </w:ins>
            <w:del w:id="736" w:author="OLIVARES MARTINEZ FERNANDO JESUS" w:date="2026-08-13T09:59:00Z">
              <w:r w:rsidDel="002E1928">
                <w:rPr>
                  <w:rFonts w:cs="Arial"/>
                </w:rPr>
                <w:delText>El sistema audita</w:delText>
              </w:r>
              <w:r w:rsidRPr="00532611" w:rsidDel="002E1928">
                <w:rPr>
                  <w:rFonts w:cs="Arial"/>
                </w:rPr>
                <w:delText xml:space="preserve"> el incidente</w:delText>
              </w:r>
            </w:del>
          </w:p>
        </w:tc>
      </w:tr>
      <w:tr w:rsidR="00CC3AD9" w:rsidRPr="00381C0B" w14:paraId="4D451035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3A57CE85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59AA92B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04" w:type="dxa"/>
          </w:tcPr>
          <w:p w14:paraId="2958C332" w14:textId="7AF3B643" w:rsidR="00CC3AD9" w:rsidRDefault="00CC3AD9" w:rsidP="00CC3AD9">
            <w:pPr>
              <w:spacing w:after="0" w:line="240" w:lineRule="auto"/>
              <w:rPr>
                <w:rFonts w:cs="Arial"/>
              </w:rPr>
            </w:pPr>
            <w:ins w:id="737" w:author="OLIVARES MARTINEZ FERNANDO JESUS" w:date="2026-08-13T09:59:00Z">
              <w:r>
                <w:rPr>
                  <w:rFonts w:cs="Arial"/>
                </w:rPr>
                <w:t>El sistema audita</w:t>
              </w:r>
              <w:r w:rsidRPr="00532611">
                <w:rPr>
                  <w:rFonts w:cs="Arial"/>
                </w:rPr>
                <w:t xml:space="preserve"> </w:t>
              </w:r>
              <w:r>
                <w:rPr>
                  <w:rFonts w:cs="Arial"/>
                </w:rPr>
                <w:t>la actualización</w:t>
              </w:r>
            </w:ins>
            <w:del w:id="738" w:author="OLIVARES MARTINEZ FERNANDO JESUS" w:date="2026-08-13T09:59:00Z">
              <w:r w:rsidDel="002E1928">
                <w:rPr>
                  <w:rFonts w:cs="Arial"/>
                </w:rPr>
                <w:delText>El sistema audita</w:delText>
              </w:r>
              <w:r w:rsidRPr="00532611" w:rsidDel="002E1928">
                <w:rPr>
                  <w:rFonts w:cs="Arial"/>
                </w:rPr>
                <w:delText xml:space="preserve"> </w:delText>
              </w:r>
              <w:r w:rsidDel="002E1928">
                <w:rPr>
                  <w:rFonts w:cs="Arial"/>
                </w:rPr>
                <w:delText>la actualización</w:delText>
              </w:r>
            </w:del>
          </w:p>
        </w:tc>
      </w:tr>
      <w:tr w:rsidR="00CC3AD9" w:rsidRPr="00381C0B" w14:paraId="60251099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6D8BA030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08D3099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604" w:type="dxa"/>
          </w:tcPr>
          <w:p w14:paraId="638E2B6E" w14:textId="1D480E4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ins w:id="739" w:author="OLIVARES MARTINEZ FERNANDO JESUS" w:date="2026-08-13T09:59:00Z">
              <w:r w:rsidRPr="00532611">
                <w:rPr>
                  <w:rFonts w:cs="Arial"/>
                </w:rPr>
                <w:t xml:space="preserve">El sistema </w:t>
              </w:r>
              <w:r>
                <w:rPr>
                  <w:rFonts w:cs="Arial"/>
                </w:rPr>
                <w:t>muestra un mensaje de éxito en</w:t>
              </w:r>
              <w:r w:rsidRPr="00532611">
                <w:rPr>
                  <w:rFonts w:cs="Arial"/>
                </w:rPr>
                <w:t xml:space="preserve"> la </w:t>
              </w:r>
              <w:r>
                <w:rPr>
                  <w:rFonts w:cs="Arial"/>
                </w:rPr>
                <w:t>actualización</w:t>
              </w:r>
              <w:r w:rsidRPr="00532611">
                <w:rPr>
                  <w:rFonts w:cs="Arial"/>
                </w:rPr>
                <w:t xml:space="preserve"> al usuario</w:t>
              </w:r>
            </w:ins>
            <w:del w:id="740" w:author="OLIVARES MARTINEZ FERNANDO JESUS" w:date="2026-08-13T09:59:00Z">
              <w:r w:rsidRPr="00532611" w:rsidDel="002E1928">
                <w:rPr>
                  <w:rFonts w:cs="Arial"/>
                </w:rPr>
                <w:delText xml:space="preserve">El sistema </w:delText>
              </w:r>
              <w:r w:rsidDel="002E1928">
                <w:rPr>
                  <w:rFonts w:cs="Arial"/>
                </w:rPr>
                <w:delText>muestra un mensaje de éxito en</w:delText>
              </w:r>
              <w:r w:rsidRPr="00532611" w:rsidDel="002E1928">
                <w:rPr>
                  <w:rFonts w:cs="Arial"/>
                </w:rPr>
                <w:delText xml:space="preserve"> la </w:delText>
              </w:r>
              <w:r w:rsidDel="002E1928">
                <w:rPr>
                  <w:rFonts w:cs="Arial"/>
                </w:rPr>
                <w:delText>actualización</w:delText>
              </w:r>
              <w:r w:rsidRPr="00532611" w:rsidDel="002E1928">
                <w:rPr>
                  <w:rFonts w:cs="Arial"/>
                </w:rPr>
                <w:delText xml:space="preserve"> al usuario</w:delText>
              </w:r>
            </w:del>
          </w:p>
        </w:tc>
      </w:tr>
      <w:tr w:rsidR="00CC3AD9" w:rsidRPr="00381C0B" w14:paraId="53D2810E" w14:textId="77777777" w:rsidTr="00DF6F59">
        <w:trPr>
          <w:ins w:id="741" w:author="OLIVARES MARTINEZ FERNANDO JESUS" w:date="2026-08-13T09:59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278844F" w14:textId="77777777" w:rsidR="00CC3AD9" w:rsidRPr="00381C0B" w:rsidRDefault="00CC3AD9" w:rsidP="00CC3AD9">
            <w:pPr>
              <w:spacing w:after="0" w:line="240" w:lineRule="auto"/>
              <w:rPr>
                <w:ins w:id="742" w:author="OLIVARES MARTINEZ FERNANDO JESUS" w:date="2026-08-13T09:59:00Z"/>
                <w:rFonts w:cs="Arial"/>
              </w:rPr>
            </w:pPr>
          </w:p>
        </w:tc>
        <w:tc>
          <w:tcPr>
            <w:tcW w:w="638" w:type="dxa"/>
          </w:tcPr>
          <w:p w14:paraId="04788A9E" w14:textId="324544EB" w:rsidR="00CC3AD9" w:rsidRDefault="00CC3AD9" w:rsidP="00CC3AD9">
            <w:pPr>
              <w:spacing w:after="0" w:line="240" w:lineRule="auto"/>
              <w:rPr>
                <w:ins w:id="743" w:author="OLIVARES MARTINEZ FERNANDO JESUS" w:date="2026-08-13T09:59:00Z"/>
                <w:rFonts w:cs="Arial"/>
              </w:rPr>
            </w:pPr>
            <w:ins w:id="744" w:author="OLIVARES MARTINEZ FERNANDO JESUS" w:date="2026-08-13T10:00:00Z">
              <w:r>
                <w:rPr>
                  <w:rFonts w:cs="Arial"/>
                </w:rPr>
                <w:t>10</w:t>
              </w:r>
            </w:ins>
          </w:p>
        </w:tc>
        <w:tc>
          <w:tcPr>
            <w:tcW w:w="5604" w:type="dxa"/>
          </w:tcPr>
          <w:p w14:paraId="1F6A808E" w14:textId="7A15D2B0" w:rsidR="00CC3AD9" w:rsidRPr="00532611" w:rsidRDefault="00CC3AD9" w:rsidP="00CC3AD9">
            <w:pPr>
              <w:spacing w:after="0" w:line="240" w:lineRule="auto"/>
              <w:rPr>
                <w:ins w:id="745" w:author="OLIVARES MARTINEZ FERNANDO JESUS" w:date="2026-08-13T09:59:00Z"/>
                <w:rFonts w:cs="Arial"/>
              </w:rPr>
            </w:pPr>
            <w:ins w:id="746" w:author="OLIVARES MARTINEZ FERNANDO JESUS" w:date="2026-08-13T10:00:00Z">
              <w:r w:rsidRPr="001A546C">
                <w:rPr>
                  <w:rFonts w:cs="Arial"/>
                </w:rPr>
                <w:t>El usuario pulsa “</w:t>
              </w:r>
              <w:r>
                <w:rPr>
                  <w:rFonts w:cs="Arial"/>
                </w:rPr>
                <w:t>Cancelar</w:t>
              </w:r>
              <w:r w:rsidRPr="001A546C">
                <w:rPr>
                  <w:rFonts w:cs="Arial"/>
                </w:rPr>
                <w:t>”. Se cerrará el diálogo de consulta</w:t>
              </w:r>
              <w:r>
                <w:rPr>
                  <w:rFonts w:cs="Arial"/>
                </w:rPr>
                <w:t xml:space="preserve"> sin guardar los cambios</w:t>
              </w:r>
            </w:ins>
          </w:p>
        </w:tc>
      </w:tr>
      <w:tr w:rsidR="00CC3AD9" w:rsidRPr="00381C0B" w14:paraId="44CFB2D0" w14:textId="77777777" w:rsidTr="00DF6F59">
        <w:trPr>
          <w:ins w:id="747" w:author="OLIVARES MARTINEZ FERNANDO JESUS" w:date="2026-08-13T09:59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FB4385E" w14:textId="77777777" w:rsidR="00CC3AD9" w:rsidRPr="00381C0B" w:rsidRDefault="00CC3AD9" w:rsidP="00CC3AD9">
            <w:pPr>
              <w:spacing w:after="0" w:line="240" w:lineRule="auto"/>
              <w:rPr>
                <w:ins w:id="748" w:author="OLIVARES MARTINEZ FERNANDO JESUS" w:date="2026-08-13T09:59:00Z"/>
                <w:rFonts w:cs="Arial"/>
              </w:rPr>
            </w:pPr>
          </w:p>
        </w:tc>
        <w:tc>
          <w:tcPr>
            <w:tcW w:w="638" w:type="dxa"/>
          </w:tcPr>
          <w:p w14:paraId="2FE3419F" w14:textId="7223CE44" w:rsidR="00CC3AD9" w:rsidRDefault="00CC3AD9" w:rsidP="00CC3AD9">
            <w:pPr>
              <w:spacing w:after="0" w:line="240" w:lineRule="auto"/>
              <w:rPr>
                <w:ins w:id="749" w:author="OLIVARES MARTINEZ FERNANDO JESUS" w:date="2026-08-13T09:59:00Z"/>
                <w:rFonts w:cs="Arial"/>
              </w:rPr>
            </w:pPr>
            <w:ins w:id="750" w:author="OLIVARES MARTINEZ FERNANDO JESUS" w:date="2026-08-13T10:00:00Z">
              <w:r>
                <w:rPr>
                  <w:rFonts w:cs="Arial"/>
                </w:rPr>
                <w:t>10.1</w:t>
              </w:r>
            </w:ins>
          </w:p>
        </w:tc>
        <w:tc>
          <w:tcPr>
            <w:tcW w:w="5604" w:type="dxa"/>
          </w:tcPr>
          <w:p w14:paraId="3C593193" w14:textId="0DE6CF6B" w:rsidR="00CC3AD9" w:rsidRPr="00532611" w:rsidRDefault="00CC3AD9" w:rsidP="00CC3AD9">
            <w:pPr>
              <w:spacing w:after="0" w:line="240" w:lineRule="auto"/>
              <w:rPr>
                <w:ins w:id="751" w:author="OLIVARES MARTINEZ FERNANDO JESUS" w:date="2026-08-13T09:59:00Z"/>
                <w:rFonts w:cs="Arial"/>
              </w:rPr>
            </w:pPr>
            <w:ins w:id="752" w:author="OLIVARES MARTINEZ FERNANDO JESUS" w:date="2026-08-13T10:00:00Z">
              <w:r w:rsidRPr="001A546C">
                <w:rPr>
                  <w:rFonts w:cs="Arial"/>
                </w:rPr>
                <w:t>El usuario pulsa “X”</w:t>
              </w:r>
              <w:r>
                <w:rPr>
                  <w:rFonts w:cs="Arial"/>
                </w:rPr>
                <w:t xml:space="preserve"> o “Cancelar”</w:t>
              </w:r>
              <w:r w:rsidRPr="001A546C">
                <w:rPr>
                  <w:rFonts w:cs="Arial"/>
                </w:rPr>
                <w:t xml:space="preserve"> para cerrar la ventana emergente de </w:t>
              </w:r>
              <w:r>
                <w:rPr>
                  <w:rFonts w:cs="Arial"/>
                </w:rPr>
                <w:t>Modificar “</w:t>
              </w:r>
            </w:ins>
            <w:ins w:id="753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54" w:author="OLIVARES MARTINEZ FERNANDO JESUS" w:date="2026-08-13T10:00:00Z">
              <w:r>
                <w:rPr>
                  <w:rFonts w:cs="Arial"/>
                </w:rPr>
                <w:t>”</w:t>
              </w:r>
            </w:ins>
          </w:p>
        </w:tc>
      </w:tr>
      <w:tr w:rsidR="00CC3AD9" w:rsidRPr="00381C0B" w14:paraId="6EC54425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5322CFF1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9904297" w14:textId="22E4B472" w:rsidR="00CC3AD9" w:rsidRDefault="00CC3AD9" w:rsidP="00CC3AD9">
            <w:pPr>
              <w:spacing w:after="0" w:line="240" w:lineRule="auto"/>
              <w:rPr>
                <w:rFonts w:cs="Arial"/>
              </w:rPr>
            </w:pPr>
            <w:ins w:id="755" w:author="OLIVARES MARTINEZ FERNANDO JESUS" w:date="2026-08-13T10:00:00Z">
              <w:r>
                <w:rPr>
                  <w:rFonts w:cs="Arial"/>
                </w:rPr>
                <w:t>10.2</w:t>
              </w:r>
            </w:ins>
          </w:p>
        </w:tc>
        <w:tc>
          <w:tcPr>
            <w:tcW w:w="5604" w:type="dxa"/>
          </w:tcPr>
          <w:p w14:paraId="2E57863B" w14:textId="7C21A81E" w:rsidR="00CC3AD9" w:rsidRPr="00532611" w:rsidRDefault="00CC3AD9" w:rsidP="00CC3AD9">
            <w:pPr>
              <w:spacing w:after="0" w:line="240" w:lineRule="auto"/>
              <w:rPr>
                <w:rFonts w:cs="Arial"/>
              </w:rPr>
            </w:pPr>
            <w:ins w:id="756" w:author="OLIVARES MARTINEZ FERNANDO JESUS" w:date="2026-08-13T10:00:00Z">
              <w:r w:rsidRPr="00A36FB1">
                <w:rPr>
                  <w:rFonts w:cs="Arial"/>
                </w:rPr>
                <w:t xml:space="preserve">El sistema cierra la ventana emergente de </w:t>
              </w:r>
              <w:r>
                <w:rPr>
                  <w:rFonts w:cs="Arial"/>
                </w:rPr>
                <w:t>Modificar “</w:t>
              </w:r>
            </w:ins>
            <w:ins w:id="757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58" w:author="OLIVARES MARTINEZ FERNANDO JESUS" w:date="2026-08-13T10:00:00Z">
              <w:r>
                <w:rPr>
                  <w:rFonts w:cs="Arial"/>
                </w:rPr>
                <w:t>”</w:t>
              </w:r>
            </w:ins>
          </w:p>
        </w:tc>
      </w:tr>
      <w:tr w:rsidR="00CC3AD9" w:rsidRPr="00381C0B" w14:paraId="3EB566D5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08FA9E2B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42" w:type="dxa"/>
            <w:gridSpan w:val="2"/>
          </w:tcPr>
          <w:p w14:paraId="11929045" w14:textId="164C31B3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ha </w:t>
            </w:r>
            <w:r>
              <w:rPr>
                <w:rFonts w:cs="Arial"/>
              </w:rPr>
              <w:t>modificado</w:t>
            </w:r>
            <w:r w:rsidRPr="00A902EB">
              <w:rPr>
                <w:rFonts w:cs="Arial"/>
              </w:rPr>
              <w:t xml:space="preserve"> un registro</w:t>
            </w:r>
            <w:r>
              <w:rPr>
                <w:rFonts w:cs="Arial"/>
              </w:rPr>
              <w:t xml:space="preserve"> de la entidad</w:t>
            </w:r>
            <w:r w:rsidRPr="00A902EB">
              <w:rPr>
                <w:rFonts w:cs="Arial"/>
              </w:rPr>
              <w:t xml:space="preserve"> en la base de dato</w:t>
            </w:r>
            <w:r>
              <w:rPr>
                <w:rFonts w:cs="Arial"/>
              </w:rPr>
              <w:t>s</w:t>
            </w:r>
          </w:p>
        </w:tc>
      </w:tr>
      <w:tr w:rsidR="00CC3AD9" w:rsidRPr="00381C0B" w14:paraId="7FE8F991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5036C2F5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42" w:type="dxa"/>
            <w:gridSpan w:val="2"/>
          </w:tcPr>
          <w:p w14:paraId="5FE21914" w14:textId="77777777" w:rsidR="00CC3AD9" w:rsidRPr="00381C0B" w:rsidRDefault="00CC3AD9" w:rsidP="00CC3AD9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CC3AD9" w:rsidRPr="00381C0B" w14:paraId="4C9EC905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27BB1FB2" w14:textId="77777777" w:rsidR="00CC3AD9" w:rsidRPr="00381C0B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42" w:type="dxa"/>
            <w:gridSpan w:val="2"/>
          </w:tcPr>
          <w:p w14:paraId="50BBB86B" w14:textId="327B2E05" w:rsidR="00CC3AD9" w:rsidRPr="00381C0B" w:rsidRDefault="00743479" w:rsidP="00CC3AD9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  <w:ins w:id="759" w:author="OLIVARES MARTINEZ FERNANDO JESUS" w:date="2026-08-17T13:35:00Z">
              <w:r w:rsidRPr="00743479">
                <w:t>SIA_PRGESDAT</w:t>
              </w:r>
            </w:ins>
            <w:ins w:id="760" w:author="OLIVARES MARTINEZ FERNANDO JESUS" w:date="2026-09-01T10:02:00Z">
              <w:r w:rsidR="00EA4C3E">
                <w:t>CIO</w:t>
              </w:r>
            </w:ins>
            <w:ins w:id="761" w:author="OLIVARES MARTINEZ FERNANDO JESUS" w:date="2026-08-17T13:35:00Z">
              <w:r w:rsidRPr="00743479">
                <w:t>04 - Actualizar &lt;&lt;</w:t>
              </w:r>
              <w:proofErr w:type="spellStart"/>
              <w:r w:rsidRPr="00743479">
                <w:t>RegistroMaestro</w:t>
              </w:r>
              <w:proofErr w:type="spellEnd"/>
              <w:r w:rsidRPr="00743479">
                <w:t>&gt;&gt;</w:t>
              </w:r>
            </w:ins>
            <w:del w:id="762" w:author="OLIVARES MARTINEZ FERNANDO JESUS" w:date="2026-08-13T10:01:00Z">
              <w:r w:rsidR="00CC3AD9" w:rsidRPr="00647B7B" w:rsidDel="00053ED3">
                <w:delText>RCCT_PRC CUGESDAT04: Actualizar &lt;&lt;Voz&gt;&gt;</w:delText>
              </w:r>
            </w:del>
          </w:p>
        </w:tc>
      </w:tr>
      <w:tr w:rsidR="00CC3AD9" w:rsidRPr="00381C0B" w14:paraId="3916E7E3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0292B118" w14:textId="77777777" w:rsidR="00CC3AD9" w:rsidRDefault="00CC3AD9" w:rsidP="00CC3AD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42" w:type="dxa"/>
            <w:gridSpan w:val="2"/>
          </w:tcPr>
          <w:p w14:paraId="50A084E3" w14:textId="3AA1391A" w:rsidR="00CC3AD9" w:rsidRDefault="00CC3AD9" w:rsidP="00CC3AD9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763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ins w:id="764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6C75C0BB" w14:textId="77777777" w:rsidR="009F07A0" w:rsidRDefault="009F07A0" w:rsidP="009F07A0"/>
    <w:p w14:paraId="0A024F96" w14:textId="120C957D" w:rsidR="00594663" w:rsidRDefault="00594663" w:rsidP="009F07A0"/>
    <w:p w14:paraId="66565A9A" w14:textId="03D89EB2" w:rsidR="00ED2C78" w:rsidRDefault="00ED2C78" w:rsidP="00144785">
      <w:pPr>
        <w:pStyle w:val="Ttulo2"/>
        <w:numPr>
          <w:ilvl w:val="2"/>
          <w:numId w:val="1"/>
        </w:numPr>
      </w:pPr>
      <w:bookmarkStart w:id="765" w:name="_Toc229128609"/>
      <w:r w:rsidRPr="00D85F39">
        <w:t>SIA_CUGESDAT</w:t>
      </w:r>
      <w:ins w:id="766" w:author="OLIVARES MARTINEZ FERNANDO JESUS" w:date="2026-09-01T10:02:00Z">
        <w:r w:rsidR="00EA4C3E">
          <w:t>CIO</w:t>
        </w:r>
      </w:ins>
      <w:r w:rsidRPr="00D85F39">
        <w:t>0</w:t>
      </w:r>
      <w:r>
        <w:t>5</w:t>
      </w:r>
      <w:r w:rsidRPr="00D85F39">
        <w:t>:</w:t>
      </w:r>
      <w:r>
        <w:t xml:space="preserve"> </w:t>
      </w:r>
      <w:r w:rsidR="00573B26">
        <w:t>Eliminar</w:t>
      </w:r>
      <w:r w:rsidRPr="00D85F39">
        <w:t xml:space="preserve"> &lt;&lt;</w:t>
      </w:r>
      <w:del w:id="767" w:author="OLIVARES MARTINEZ FERNANDO JESUS" w:date="2026-08-17T13:50:00Z">
        <w:r w:rsidR="00647B7B" w:rsidDel="003B37CD">
          <w:delText>Voz</w:delText>
        </w:r>
      </w:del>
      <w:ins w:id="768" w:author="OLIVARES MARTINEZ FERNANDO JESUS" w:date="2026-08-17T13:50:00Z">
        <w:r w:rsidR="003B37CD">
          <w:t>Registro Maestro</w:t>
        </w:r>
      </w:ins>
      <w:r w:rsidRPr="00D85F39">
        <w:t>&gt;&gt;</w:t>
      </w:r>
      <w:bookmarkEnd w:id="76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9"/>
        <w:gridCol w:w="716"/>
        <w:gridCol w:w="5439"/>
      </w:tblGrid>
      <w:tr w:rsidR="00ED2C78" w:rsidRPr="00C20808" w14:paraId="7D54897C" w14:textId="77777777" w:rsidTr="00DF6F59">
        <w:tc>
          <w:tcPr>
            <w:tcW w:w="2252" w:type="dxa"/>
            <w:shd w:val="clear" w:color="auto" w:fill="5B9BD5" w:themeFill="accent1"/>
          </w:tcPr>
          <w:p w14:paraId="19DEC181" w14:textId="22F5B4CA" w:rsidR="00ED2C78" w:rsidRPr="00C20808" w:rsidRDefault="00ED2C78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D85F39">
              <w:rPr>
                <w:rFonts w:cs="Arial"/>
                <w:b/>
                <w:bCs/>
                <w:color w:val="FFFFFF" w:themeColor="background1"/>
              </w:rPr>
              <w:t>SIA_CUGESDAT</w:t>
            </w:r>
            <w:ins w:id="769" w:author="OLIVARES MARTINEZ FERNANDO JESUS" w:date="2026-09-01T10:02:00Z">
              <w:r w:rsidR="00EA4C3E">
                <w:rPr>
                  <w:rFonts w:cs="Arial"/>
                  <w:b/>
                  <w:bCs/>
                  <w:color w:val="FFFFFF" w:themeColor="background1"/>
                </w:rPr>
                <w:t>CIO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0</w:t>
            </w:r>
            <w:r>
              <w:rPr>
                <w:rFonts w:cs="Arial"/>
                <w:b/>
                <w:bCs/>
                <w:color w:val="FFFFFF" w:themeColor="background1"/>
              </w:rPr>
              <w:t>5</w:t>
            </w:r>
          </w:p>
        </w:tc>
        <w:tc>
          <w:tcPr>
            <w:tcW w:w="6242" w:type="dxa"/>
            <w:gridSpan w:val="2"/>
            <w:shd w:val="clear" w:color="auto" w:fill="5B9BD5" w:themeFill="accent1"/>
          </w:tcPr>
          <w:p w14:paraId="11B2397F" w14:textId="10AC6D35" w:rsidR="00ED2C78" w:rsidRPr="00C20808" w:rsidRDefault="00ED2C78" w:rsidP="00DF6F59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del w:id="770" w:author="OLIVARES MARTINEZ FERNANDO JESUS" w:date="2026-08-13T10:12:00Z">
              <w:r w:rsidDel="003265C2">
                <w:rPr>
                  <w:rFonts w:cs="Arial"/>
                  <w:b/>
                  <w:bCs/>
                  <w:color w:val="FFFFFF" w:themeColor="background1"/>
                </w:rPr>
                <w:delText>Baja</w:delText>
              </w:r>
              <w:r w:rsidRPr="00D85F39" w:rsidDel="003265C2">
                <w:rPr>
                  <w:rFonts w:cs="Arial"/>
                  <w:b/>
                  <w:bCs/>
                  <w:color w:val="FFFFFF" w:themeColor="background1"/>
                </w:rPr>
                <w:delText xml:space="preserve"> </w:delText>
              </w:r>
            </w:del>
            <w:ins w:id="771" w:author="OLIVARES MARTINEZ FERNANDO JESUS" w:date="2026-08-13T10:12:00Z">
              <w:r w:rsidR="003265C2">
                <w:rPr>
                  <w:rFonts w:cs="Arial"/>
                  <w:b/>
                  <w:bCs/>
                  <w:color w:val="FFFFFF" w:themeColor="background1"/>
                </w:rPr>
                <w:t>Elimi</w:t>
              </w:r>
            </w:ins>
            <w:ins w:id="772" w:author="OLIVARES MARTINEZ FERNANDO JESUS" w:date="2026-08-13T10:13:00Z">
              <w:r w:rsidR="003265C2">
                <w:rPr>
                  <w:rFonts w:cs="Arial"/>
                  <w:b/>
                  <w:bCs/>
                  <w:color w:val="FFFFFF" w:themeColor="background1"/>
                </w:rPr>
                <w:t>nar</w:t>
              </w:r>
            </w:ins>
            <w:ins w:id="773" w:author="OLIVARES MARTINEZ FERNANDO JESUS" w:date="2026-08-13T10:12:00Z">
              <w:r w:rsidR="003265C2" w:rsidRPr="00D85F39">
                <w:rPr>
                  <w:rFonts w:cs="Arial"/>
                  <w:b/>
                  <w:bCs/>
                  <w:color w:val="FFFFFF" w:themeColor="background1"/>
                </w:rPr>
                <w:t xml:space="preserve"> 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&lt;&lt;</w:t>
            </w:r>
            <w:del w:id="774" w:author="OLIVARES MARTINEZ FERNANDO JESUS" w:date="2026-08-17T13:50:00Z">
              <w:r w:rsidR="00647B7B"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775" w:author="OLIVARES MARTINEZ FERNANDO JESUS" w:date="2026-08-17T13:50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Registro Maestro</w:t>
              </w:r>
            </w:ins>
            <w:r w:rsidRPr="00D85F39"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ED2C78" w:rsidRPr="00381C0B" w14:paraId="3532D9BA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2F2B5DC6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242" w:type="dxa"/>
            <w:gridSpan w:val="2"/>
          </w:tcPr>
          <w:p w14:paraId="2DB934FF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ED2C78" w:rsidRPr="00381C0B" w14:paraId="4E4D7998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7AD78C29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242" w:type="dxa"/>
            <w:gridSpan w:val="2"/>
          </w:tcPr>
          <w:p w14:paraId="3A28E7B2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</w:p>
        </w:tc>
      </w:tr>
      <w:tr w:rsidR="00ED2C78" w:rsidRPr="00381C0B" w14:paraId="5BE21104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0D3EA592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242" w:type="dxa"/>
            <w:gridSpan w:val="2"/>
          </w:tcPr>
          <w:p w14:paraId="3762945A" w14:textId="012E612A" w:rsidR="00ED2C78" w:rsidRPr="00381C0B" w:rsidRDefault="003265C2" w:rsidP="00DF6F59">
            <w:pPr>
              <w:spacing w:after="0" w:line="240" w:lineRule="auto"/>
              <w:rPr>
                <w:rFonts w:cs="Arial"/>
              </w:rPr>
            </w:pPr>
            <w:ins w:id="776" w:author="OLIVARES MARTINEZ FERNANDO JESUS" w:date="2026-08-13T10:11:00Z">
              <w:r w:rsidRPr="00B359FD">
                <w:rPr>
                  <w:rFonts w:cs="Arial"/>
                </w:rPr>
                <w:t xml:space="preserve">Este caso de uso permite al usuario </w:t>
              </w:r>
              <w:r>
                <w:rPr>
                  <w:rFonts w:cs="Arial"/>
                </w:rPr>
                <w:t xml:space="preserve">eliminar (baja lógica), una </w:t>
              </w:r>
            </w:ins>
            <w:ins w:id="777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778" w:author="OLIVARES MARTINEZ FERNANDO JESUS" w:date="2026-08-13T10:11:00Z">
              <w:r>
                <w:rPr>
                  <w:rFonts w:cs="Arial"/>
                </w:rPr>
                <w:t xml:space="preserve"> configurada en el sistema y almacenada en BBDD.</w:t>
              </w:r>
            </w:ins>
            <w:del w:id="779" w:author="OLIVARES MARTINEZ FERNANDO JESUS" w:date="2026-08-13T10:11:00Z">
              <w:r w:rsidR="00ED2C78" w:rsidRPr="00B359FD" w:rsidDel="003265C2">
                <w:rPr>
                  <w:rFonts w:cs="Arial"/>
                </w:rPr>
                <w:delText xml:space="preserve">Este caso de uso permite al usuario </w:delText>
              </w:r>
              <w:r w:rsidR="001D2557" w:rsidDel="003265C2">
                <w:rPr>
                  <w:rFonts w:cs="Arial"/>
                </w:rPr>
                <w:delText>eliminar</w:delText>
              </w:r>
              <w:r w:rsidR="00ED2C78" w:rsidRPr="00B359FD" w:rsidDel="003265C2">
                <w:rPr>
                  <w:rFonts w:cs="Arial"/>
                </w:rPr>
                <w:delText xml:space="preserve"> </w:delText>
              </w:r>
              <w:r w:rsidR="00ED2C78" w:rsidDel="003265C2">
                <w:rPr>
                  <w:rFonts w:cs="Arial"/>
                </w:rPr>
                <w:delText>una</w:delText>
              </w:r>
              <w:r w:rsidR="00ED2C78" w:rsidRPr="00B359FD" w:rsidDel="003265C2">
                <w:rPr>
                  <w:rFonts w:cs="Arial"/>
                </w:rPr>
                <w:delText xml:space="preserve"> instancia de la entidad en la base de datos</w:delText>
              </w:r>
              <w:r w:rsidR="00ED2C78" w:rsidDel="003265C2">
                <w:rPr>
                  <w:rFonts w:cs="Arial"/>
                </w:rPr>
                <w:delText xml:space="preserve"> del sistema</w:delText>
              </w:r>
            </w:del>
          </w:p>
        </w:tc>
      </w:tr>
      <w:tr w:rsidR="00ED2C78" w:rsidRPr="00381C0B" w14:paraId="406E3FAF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0AB3BBDF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242" w:type="dxa"/>
            <w:gridSpan w:val="2"/>
          </w:tcPr>
          <w:p w14:paraId="2C3AFF54" w14:textId="77777777" w:rsidR="00ED2C78" w:rsidRDefault="00ED2C78" w:rsidP="00DF6F59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E61FE86" w14:textId="6AA1031A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del w:id="780" w:author="OLIVARES MARTINEZ FERNANDO JESUS" w:date="2026-08-13T10:17:00Z">
              <w:r w:rsidDel="003265C2">
                <w:rPr>
                  <w:rFonts w:cs="Arial"/>
                </w:rPr>
                <w:delText>administrador_tecnico</w:delText>
              </w:r>
            </w:del>
            <w:ins w:id="781" w:author="OLIVARES MARTINEZ FERNANDO JESUS" w:date="2026-08-13T10:17:00Z">
              <w:r w:rsidR="003265C2">
                <w:rPr>
                  <w:rFonts w:cs="Arial"/>
                </w:rPr>
                <w:t>administrador técnico</w:t>
              </w:r>
            </w:ins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acceder a la opción que permite </w:t>
            </w:r>
            <w:r w:rsidR="001D2557">
              <w:rPr>
                <w:rFonts w:cs="Arial"/>
              </w:rPr>
              <w:t>eliminar</w:t>
            </w:r>
            <w:r>
              <w:rPr>
                <w:rFonts w:cs="Arial"/>
              </w:rPr>
              <w:t xml:space="preserve"> un registro de la tabla maestra del sistema</w:t>
            </w:r>
            <w:ins w:id="782" w:author="OLIVARES MARTINEZ FERNANDO JESUS" w:date="2026-08-13T10:12:00Z">
              <w:r w:rsidR="003265C2">
                <w:rPr>
                  <w:rFonts w:cs="Arial"/>
                </w:rPr>
                <w:t xml:space="preserve"> y de las tablas de detalle asociadas</w:t>
              </w:r>
            </w:ins>
            <w:del w:id="783" w:author="OLIVARES MARTINEZ FERNANDO JESUS" w:date="2026-08-13T10:12:00Z">
              <w:r w:rsidDel="003265C2">
                <w:rPr>
                  <w:rFonts w:cs="Arial"/>
                </w:rPr>
                <w:delText>.</w:delText>
              </w:r>
            </w:del>
          </w:p>
        </w:tc>
      </w:tr>
      <w:tr w:rsidR="00ED2C78" w:rsidRPr="00381C0B" w14:paraId="382C0C43" w14:textId="77777777" w:rsidTr="00DF6F59">
        <w:tc>
          <w:tcPr>
            <w:tcW w:w="2252" w:type="dxa"/>
            <w:vMerge w:val="restart"/>
            <w:shd w:val="clear" w:color="auto" w:fill="DEEAF6" w:themeFill="accent1" w:themeFillTint="33"/>
          </w:tcPr>
          <w:p w14:paraId="608DF0B8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40589C02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04" w:type="dxa"/>
            <w:shd w:val="clear" w:color="auto" w:fill="DEEAF6" w:themeFill="accent1" w:themeFillTint="33"/>
          </w:tcPr>
          <w:p w14:paraId="2265D86A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ED2C78" w:rsidRPr="00381C0B" w14:paraId="7AF8C3F1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CDF3132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96F103F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04" w:type="dxa"/>
          </w:tcPr>
          <w:p w14:paraId="64CF2CDB" w14:textId="03F3218C" w:rsidR="00ED2C78" w:rsidRDefault="00ED2C78" w:rsidP="00DF6F59">
            <w:pPr>
              <w:spacing w:after="0" w:line="240" w:lineRule="auto"/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 xml:space="preserve">de </w:t>
            </w:r>
            <w:del w:id="784" w:author="OLIVARES MARTINEZ FERNANDO JESUS" w:date="2026-08-13T10:11:00Z">
              <w:r w:rsidDel="003265C2">
                <w:rPr>
                  <w:rFonts w:cs="Arial"/>
                </w:rPr>
                <w:delText>menú  Catálogos</w:delText>
              </w:r>
            </w:del>
            <w:ins w:id="785" w:author="OLIVARES MARTINEZ FERNANDO JESUS" w:date="2026-08-13T10:11:00Z">
              <w:r w:rsidR="003265C2">
                <w:rPr>
                  <w:rFonts w:cs="Arial"/>
                </w:rPr>
                <w:t>menú Catálogos</w:t>
              </w:r>
            </w:ins>
            <w:r>
              <w:rPr>
                <w:rFonts w:cs="Arial"/>
              </w:rPr>
              <w:t>/&lt;&lt;</w:t>
            </w:r>
            <w:r w:rsidR="00647B7B">
              <w:rPr>
                <w:rFonts w:cs="Arial"/>
              </w:rPr>
              <w:t>Voces</w:t>
            </w:r>
            <w:r>
              <w:rPr>
                <w:rFonts w:cs="Arial"/>
              </w:rPr>
              <w:t>&gt;&gt;</w:t>
            </w:r>
          </w:p>
        </w:tc>
      </w:tr>
      <w:tr w:rsidR="00ED2C78" w:rsidRPr="00381C0B" w14:paraId="0C15F49A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3481F474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88BE260" w14:textId="77777777" w:rsidR="00ED2C78" w:rsidRDefault="00ED2C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04" w:type="dxa"/>
          </w:tcPr>
          <w:p w14:paraId="29786DB8" w14:textId="19FC227E" w:rsidR="00ED2C78" w:rsidRPr="001C1EE6" w:rsidRDefault="00ED2C78" w:rsidP="00DF6F59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accede a la </w:t>
            </w:r>
            <w:r>
              <w:rPr>
                <w:rFonts w:cs="Arial"/>
              </w:rPr>
              <w:t>acción</w:t>
            </w:r>
            <w:r w:rsidRPr="00B359FD">
              <w:rPr>
                <w:rFonts w:cs="Arial"/>
              </w:rPr>
              <w:t xml:space="preserve"> “</w:t>
            </w:r>
            <w:r w:rsidR="00596DA9">
              <w:rPr>
                <w:rFonts w:cs="Arial"/>
              </w:rPr>
              <w:t>Eliminar</w:t>
            </w:r>
            <w:r w:rsidRPr="00B359FD">
              <w:rPr>
                <w:rFonts w:cs="Arial"/>
              </w:rPr>
              <w:t>”</w:t>
            </w:r>
            <w:r>
              <w:rPr>
                <w:rFonts w:cs="Arial"/>
              </w:rPr>
              <w:t xml:space="preserve"> de un registro del listado de &lt;</w:t>
            </w:r>
            <w:r w:rsidR="00647B7B">
              <w:rPr>
                <w:rFonts w:cs="Arial"/>
              </w:rPr>
              <w:t>Voces</w:t>
            </w:r>
            <w:r>
              <w:rPr>
                <w:rFonts w:cs="Arial"/>
              </w:rPr>
              <w:t>&gt;&gt;</w:t>
            </w:r>
          </w:p>
        </w:tc>
      </w:tr>
      <w:tr w:rsidR="00ED2C78" w:rsidRPr="00381C0B" w14:paraId="68B88B70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415579BC" w14:textId="77777777" w:rsidR="00ED2C78" w:rsidRPr="00381C0B" w:rsidRDefault="00ED2C78" w:rsidP="00DF6F59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72BE735" w14:textId="77777777" w:rsidR="00ED2C78" w:rsidRDefault="00ED2C78" w:rsidP="00DF6F59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04" w:type="dxa"/>
          </w:tcPr>
          <w:p w14:paraId="3A51A1CA" w14:textId="558473FA" w:rsidR="00ED2C78" w:rsidRPr="0065682A" w:rsidRDefault="003265C2" w:rsidP="00DF6F59">
            <w:pPr>
              <w:spacing w:after="0" w:line="240" w:lineRule="auto"/>
              <w:rPr>
                <w:rFonts w:cs="Arial"/>
              </w:rPr>
            </w:pPr>
            <w:ins w:id="786" w:author="OLIVARES MARTINEZ FERNANDO JESUS" w:date="2026-08-13T10:13:00Z">
              <w:r w:rsidRPr="00A36FB1">
                <w:t xml:space="preserve">El sistema muestra una ventana emergente solicitando la confirmación de eliminación del registro con el siguiente mensaje: </w:t>
              </w:r>
              <w:r w:rsidRPr="003265C2">
                <w:t xml:space="preserve">¿Deseas borrar la </w:t>
              </w:r>
            </w:ins>
            <w:ins w:id="787" w:author="OLIVARES MARTINEZ FERNANDO JESUS" w:date="2026-09-01T10:02:00Z">
              <w:r w:rsidR="00EA4C3E">
                <w:t>CIO</w:t>
              </w:r>
            </w:ins>
            <w:ins w:id="788" w:author="OLIVARES MARTINEZ FERNANDO JESUS" w:date="2026-08-13T10:13:00Z">
              <w:r w:rsidRPr="003265C2">
                <w:t xml:space="preserve"> "</w:t>
              </w:r>
            </w:ins>
            <w:ins w:id="789" w:author="OLIVARES MARTINEZ FERNANDO JESUS" w:date="2026-08-13T10:14:00Z">
              <w:r>
                <w:t>&lt;&lt;</w:t>
              </w:r>
            </w:ins>
            <w:ins w:id="790" w:author="OLIVARES MARTINEZ FERNANDO JESUS" w:date="2026-09-01T10:02:00Z">
              <w:r w:rsidR="00EA4C3E">
                <w:t>CIO</w:t>
              </w:r>
            </w:ins>
            <w:ins w:id="791" w:author="OLIVARES MARTINEZ FERNANDO JESUS" w:date="2026-08-13T10:14:00Z">
              <w:r>
                <w:t>&gt;&gt;</w:t>
              </w:r>
            </w:ins>
            <w:ins w:id="792" w:author="OLIVARES MARTINEZ FERNANDO JESUS" w:date="2026-08-13T10:13:00Z">
              <w:r w:rsidRPr="003265C2">
                <w:t>"?</w:t>
              </w:r>
              <w:r w:rsidRPr="00A36FB1">
                <w:t>”</w:t>
              </w:r>
            </w:ins>
            <w:del w:id="793" w:author="OLIVARES MARTINEZ FERNANDO JESUS" w:date="2026-08-13T10:13:00Z">
              <w:r w:rsidR="00332C31" w:rsidRPr="00332C31" w:rsidDel="003265C2">
                <w:rPr>
                  <w:rFonts w:cs="Arial"/>
                </w:rPr>
                <w:delText>El sistema muestra un mensaje de confirmación</w:delText>
              </w:r>
            </w:del>
          </w:p>
        </w:tc>
      </w:tr>
      <w:tr w:rsidR="003265C2" w:rsidRPr="00381C0B" w14:paraId="6B9C6B07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4586814F" w14:textId="77777777" w:rsidR="003265C2" w:rsidRPr="00381C0B" w:rsidRDefault="003265C2" w:rsidP="003265C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41B80A6" w14:textId="5004850C" w:rsidR="003265C2" w:rsidRDefault="003265C2" w:rsidP="003265C2">
            <w:pPr>
              <w:spacing w:after="0" w:line="240" w:lineRule="auto"/>
              <w:rPr>
                <w:rFonts w:cs="Arial"/>
              </w:rPr>
            </w:pPr>
            <w:ins w:id="794" w:author="OLIVARES MARTINEZ FERNANDO JESUS" w:date="2026-08-13T10:14:00Z">
              <w:r>
                <w:rPr>
                  <w:rFonts w:cs="Arial"/>
                </w:rPr>
                <w:t>3.1</w:t>
              </w:r>
            </w:ins>
            <w:del w:id="795" w:author="OLIVARES MARTINEZ FERNANDO JESUS" w:date="2026-08-13T10:14:00Z">
              <w:r w:rsidDel="00014A5D">
                <w:rPr>
                  <w:rFonts w:cs="Arial"/>
                </w:rPr>
                <w:delText>3.1</w:delText>
              </w:r>
            </w:del>
          </w:p>
        </w:tc>
        <w:tc>
          <w:tcPr>
            <w:tcW w:w="5604" w:type="dxa"/>
          </w:tcPr>
          <w:p w14:paraId="3E234F0D" w14:textId="31436846" w:rsidR="003265C2" w:rsidRPr="00332C31" w:rsidRDefault="003265C2" w:rsidP="003265C2">
            <w:pPr>
              <w:spacing w:after="0" w:line="240" w:lineRule="auto"/>
              <w:rPr>
                <w:rFonts w:cs="Arial"/>
              </w:rPr>
            </w:pPr>
            <w:ins w:id="796" w:author="OLIVARES MARTINEZ FERNANDO JESUS" w:date="2026-08-13T10:14:00Z">
              <w:r w:rsidRPr="00A36FB1">
                <w:rPr>
                  <w:rFonts w:cs="Arial"/>
                </w:rPr>
                <w:t>El usuario pulsa “</w:t>
              </w:r>
              <w:r>
                <w:rPr>
                  <w:rFonts w:cs="Arial"/>
                </w:rPr>
                <w:t>Cancelar</w:t>
              </w:r>
              <w:r w:rsidRPr="00A36FB1">
                <w:rPr>
                  <w:rFonts w:cs="Arial"/>
                </w:rPr>
                <w:t>” o “X” para cerrar la ventana emergente de confirmación de eliminación de</w:t>
              </w:r>
              <w:r>
                <w:rPr>
                  <w:rFonts w:cs="Arial"/>
                </w:rPr>
                <w:t xml:space="preserve"> </w:t>
              </w:r>
              <w:r w:rsidRPr="00A36FB1">
                <w:rPr>
                  <w:rFonts w:cs="Arial"/>
                </w:rPr>
                <w:t>l</w:t>
              </w:r>
              <w:r>
                <w:rPr>
                  <w:rFonts w:cs="Arial"/>
                </w:rPr>
                <w:t>a</w:t>
              </w:r>
              <w:r w:rsidRPr="00A36FB1">
                <w:rPr>
                  <w:rFonts w:cs="Arial"/>
                </w:rPr>
                <w:t xml:space="preserve"> </w:t>
              </w:r>
            </w:ins>
            <w:ins w:id="797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del w:id="798" w:author="OLIVARES MARTINEZ FERNANDO JESUS" w:date="2026-08-13T10:14:00Z">
              <w:r w:rsidDel="00014A5D">
                <w:rPr>
                  <w:rFonts w:cs="Arial"/>
                </w:rPr>
                <w:delText>Si el usuario cancela, e</w:delText>
              </w:r>
              <w:r w:rsidRPr="00532611" w:rsidDel="00014A5D">
                <w:rPr>
                  <w:rFonts w:cs="Arial"/>
                </w:rPr>
                <w:delText xml:space="preserve">l sistema </w:delText>
              </w:r>
              <w:r w:rsidDel="00014A5D">
                <w:rPr>
                  <w:rFonts w:cs="Arial"/>
                </w:rPr>
                <w:delText>no realiza ninguna acción</w:delText>
              </w:r>
            </w:del>
          </w:p>
        </w:tc>
      </w:tr>
      <w:tr w:rsidR="003265C2" w:rsidRPr="00381C0B" w14:paraId="2D9C2D27" w14:textId="77777777" w:rsidTr="00DF6F59">
        <w:trPr>
          <w:ins w:id="799" w:author="OLIVARES MARTINEZ FERNANDO JESUS" w:date="2026-08-13T10:14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C26C55C" w14:textId="77777777" w:rsidR="003265C2" w:rsidRPr="00381C0B" w:rsidRDefault="003265C2" w:rsidP="003265C2">
            <w:pPr>
              <w:spacing w:after="0" w:line="240" w:lineRule="auto"/>
              <w:rPr>
                <w:ins w:id="800" w:author="OLIVARES MARTINEZ FERNANDO JESUS" w:date="2026-08-13T10:14:00Z"/>
                <w:rFonts w:cs="Arial"/>
              </w:rPr>
            </w:pPr>
          </w:p>
        </w:tc>
        <w:tc>
          <w:tcPr>
            <w:tcW w:w="638" w:type="dxa"/>
          </w:tcPr>
          <w:p w14:paraId="666E1863" w14:textId="3DD8CAE7" w:rsidR="003265C2" w:rsidRDefault="003265C2" w:rsidP="003265C2">
            <w:pPr>
              <w:spacing w:after="0" w:line="240" w:lineRule="auto"/>
              <w:rPr>
                <w:ins w:id="801" w:author="OLIVARES MARTINEZ FERNANDO JESUS" w:date="2026-08-13T10:14:00Z"/>
                <w:rFonts w:cs="Arial"/>
              </w:rPr>
            </w:pPr>
            <w:ins w:id="802" w:author="OLIVARES MARTINEZ FERNANDO JESUS" w:date="2026-08-13T10:14:00Z">
              <w:r>
                <w:rPr>
                  <w:rFonts w:cs="Arial"/>
                </w:rPr>
                <w:t>3.2</w:t>
              </w:r>
            </w:ins>
          </w:p>
        </w:tc>
        <w:tc>
          <w:tcPr>
            <w:tcW w:w="5604" w:type="dxa"/>
          </w:tcPr>
          <w:p w14:paraId="28AA701F" w14:textId="6EB85F35" w:rsidR="003265C2" w:rsidRPr="00332C31" w:rsidRDefault="003265C2" w:rsidP="003265C2">
            <w:pPr>
              <w:spacing w:after="0" w:line="240" w:lineRule="auto"/>
              <w:rPr>
                <w:ins w:id="803" w:author="OLIVARES MARTINEZ FERNANDO JESUS" w:date="2026-08-13T10:14:00Z"/>
                <w:rFonts w:cs="Arial"/>
              </w:rPr>
            </w:pPr>
            <w:ins w:id="804" w:author="OLIVARES MARTINEZ FERNANDO JESUS" w:date="2026-08-13T10:14:00Z">
              <w:r w:rsidRPr="00A36FB1">
                <w:rPr>
                  <w:rFonts w:cs="Arial"/>
                </w:rPr>
                <w:t>El sistema cierra la ventana emergente de confirmación de eliminación de</w:t>
              </w:r>
            </w:ins>
            <w:ins w:id="805" w:author="OLIVARES MARTINEZ FERNANDO JESUS" w:date="2026-08-13T10:15:00Z">
              <w:r>
                <w:rPr>
                  <w:rFonts w:cs="Arial"/>
                </w:rPr>
                <w:t xml:space="preserve"> </w:t>
              </w:r>
            </w:ins>
            <w:ins w:id="806" w:author="OLIVARES MARTINEZ FERNANDO JESUS" w:date="2026-08-13T10:14:00Z">
              <w:r w:rsidRPr="00A36FB1">
                <w:rPr>
                  <w:rFonts w:cs="Arial"/>
                </w:rPr>
                <w:t>l</w:t>
              </w:r>
            </w:ins>
            <w:ins w:id="807" w:author="OLIVARES MARTINEZ FERNANDO JESUS" w:date="2026-08-13T10:15:00Z">
              <w:r>
                <w:rPr>
                  <w:rFonts w:cs="Arial"/>
                </w:rPr>
                <w:t>a</w:t>
              </w:r>
            </w:ins>
            <w:ins w:id="808" w:author="OLIVARES MARTINEZ FERNANDO JESUS" w:date="2026-08-13T10:14:00Z">
              <w:r w:rsidRPr="00A36FB1">
                <w:rPr>
                  <w:rFonts w:cs="Arial"/>
                </w:rPr>
                <w:t xml:space="preserve"> </w:t>
              </w:r>
            </w:ins>
            <w:ins w:id="809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</w:p>
        </w:tc>
      </w:tr>
      <w:tr w:rsidR="00BD4AEF" w:rsidRPr="00381C0B" w14:paraId="14CA5595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ACA255A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807A31F" w14:textId="77777777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04" w:type="dxa"/>
          </w:tcPr>
          <w:p w14:paraId="2809A34C" w14:textId="038F0ABE" w:rsidR="00BD4AEF" w:rsidRDefault="003265C2" w:rsidP="00BD4AEF">
            <w:pPr>
              <w:spacing w:after="0" w:line="240" w:lineRule="auto"/>
              <w:rPr>
                <w:rFonts w:cs="Arial"/>
              </w:rPr>
            </w:pPr>
            <w:ins w:id="810" w:author="OLIVARES MARTINEZ FERNANDO JESUS" w:date="2026-08-13T10:15:00Z">
              <w:r w:rsidRPr="00332C31">
                <w:rPr>
                  <w:rFonts w:cs="Arial"/>
                </w:rPr>
                <w:t>El usuario confirma la eliminación</w:t>
              </w:r>
              <w:r>
                <w:rPr>
                  <w:rFonts w:cs="Arial"/>
                </w:rPr>
                <w:t xml:space="preserve"> del registro pulsando el botón “Aceptar”</w:t>
              </w:r>
            </w:ins>
            <w:del w:id="811" w:author="OLIVARES MARTINEZ FERNANDO JESUS" w:date="2026-08-13T10:15:00Z">
              <w:r w:rsidR="00BD4AEF" w:rsidRPr="00332C31" w:rsidDel="003265C2">
                <w:rPr>
                  <w:rFonts w:cs="Arial"/>
                </w:rPr>
                <w:delText>El usuario confirma la eliminación</w:delText>
              </w:r>
            </w:del>
          </w:p>
        </w:tc>
      </w:tr>
      <w:tr w:rsidR="00BD4AEF" w:rsidRPr="00381C0B" w14:paraId="737D098E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3141E6BC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83D7737" w14:textId="77777777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04" w:type="dxa"/>
          </w:tcPr>
          <w:p w14:paraId="7913464E" w14:textId="79EA263F" w:rsidR="00BD4AEF" w:rsidRDefault="003265C2" w:rsidP="00BD4AEF">
            <w:pPr>
              <w:spacing w:after="0" w:line="240" w:lineRule="auto"/>
              <w:rPr>
                <w:rFonts w:cs="Arial"/>
              </w:rPr>
            </w:pPr>
            <w:ins w:id="812" w:author="OLIVARES MARTINEZ FERNANDO JESUS" w:date="2026-08-13T10:15:00Z">
              <w:r w:rsidRPr="00A36FB1">
                <w:rPr>
                  <w:rFonts w:cs="Arial"/>
                </w:rPr>
                <w:t>Se valida correctamente la eliminación del registro, se realizará la baja lógica en el sistema el registro, se cerrará el diálogo de confirmación de eliminación</w:t>
              </w:r>
              <w:r>
                <w:rPr>
                  <w:rFonts w:cs="Arial"/>
                </w:rPr>
                <w:t xml:space="preserve">. Debemos </w:t>
              </w:r>
            </w:ins>
            <w:ins w:id="813" w:author="OLIVARES MARTINEZ FERNANDO JESUS" w:date="2026-08-13T10:16:00Z">
              <w:r>
                <w:rPr>
                  <w:rFonts w:cs="Arial"/>
                </w:rPr>
                <w:t xml:space="preserve">validar si hay registros de detalle asociados a la </w:t>
              </w:r>
            </w:ins>
            <w:ins w:id="814" w:author="OLIVARES MARTINEZ FERNANDO JESUS" w:date="2026-09-01T10:02:00Z">
              <w:r w:rsidR="00EA4C3E">
                <w:rPr>
                  <w:rFonts w:cs="Arial"/>
                </w:rPr>
                <w:t>CIO</w:t>
              </w:r>
            </w:ins>
            <w:ins w:id="815" w:author="OLIVARES MARTINEZ FERNANDO JESUS" w:date="2026-08-13T10:16:00Z">
              <w:r>
                <w:rPr>
                  <w:rFonts w:cs="Arial"/>
                </w:rPr>
                <w:t xml:space="preserve"> que queremos borrar.</w:t>
              </w:r>
            </w:ins>
            <w:del w:id="816" w:author="OLIVARES MARTINEZ FERNANDO JESUS" w:date="2026-08-13T10:15:00Z">
              <w:r w:rsidR="00BD4AEF" w:rsidRPr="00332C31" w:rsidDel="003265C2">
                <w:rPr>
                  <w:rFonts w:cs="Arial"/>
                </w:rPr>
                <w:delText>El sistema valida restricciones</w:delText>
              </w:r>
            </w:del>
          </w:p>
        </w:tc>
      </w:tr>
      <w:tr w:rsidR="00BD4AEF" w:rsidRPr="00381C0B" w14:paraId="524B050D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5B55FE83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D11DF07" w14:textId="1F1DD81A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5.1</w:t>
            </w:r>
          </w:p>
        </w:tc>
        <w:tc>
          <w:tcPr>
            <w:tcW w:w="5604" w:type="dxa"/>
          </w:tcPr>
          <w:p w14:paraId="01A5D78E" w14:textId="76208162" w:rsidR="00BD4AEF" w:rsidRPr="00332C31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BD4AEF">
              <w:rPr>
                <w:rFonts w:cs="Arial"/>
              </w:rPr>
              <w:t xml:space="preserve">i existen </w:t>
            </w:r>
            <w:r w:rsidR="001D2557">
              <w:rPr>
                <w:rFonts w:cs="Arial"/>
              </w:rPr>
              <w:t>restricciones</w:t>
            </w:r>
            <w:ins w:id="817" w:author="OLIVARES MARTINEZ FERNANDO JESUS" w:date="2026-08-13T10:16:00Z">
              <w:r w:rsidR="003265C2">
                <w:rPr>
                  <w:rFonts w:cs="Arial"/>
                </w:rPr>
                <w:t xml:space="preserve"> por integridad referencial</w:t>
              </w:r>
            </w:ins>
            <w:r>
              <w:rPr>
                <w:rFonts w:cs="Arial"/>
              </w:rPr>
              <w:t>, e</w:t>
            </w:r>
            <w:r w:rsidRPr="00BD4AEF">
              <w:rPr>
                <w:rFonts w:cs="Arial"/>
              </w:rPr>
              <w:t>l sistema impide la eliminació</w:t>
            </w:r>
            <w:r>
              <w:rPr>
                <w:rFonts w:cs="Arial"/>
              </w:rPr>
              <w:t>n del registro</w:t>
            </w:r>
          </w:p>
        </w:tc>
      </w:tr>
      <w:tr w:rsidR="00BD4AEF" w:rsidRPr="00381C0B" w14:paraId="31A8BAFA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288855D3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1513B39" w14:textId="21ED2A58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5.2</w:t>
            </w:r>
          </w:p>
        </w:tc>
        <w:tc>
          <w:tcPr>
            <w:tcW w:w="5604" w:type="dxa"/>
          </w:tcPr>
          <w:p w14:paraId="7459BCB1" w14:textId="02F0955A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un mensaje con el problema al realizar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la </w:t>
            </w:r>
            <w:r w:rsidR="001D2557">
              <w:rPr>
                <w:rFonts w:cs="Arial"/>
              </w:rPr>
              <w:t>eliminación</w:t>
            </w:r>
            <w:r>
              <w:rPr>
                <w:rFonts w:cs="Arial"/>
              </w:rPr>
              <w:t xml:space="preserve"> </w:t>
            </w:r>
          </w:p>
        </w:tc>
      </w:tr>
      <w:tr w:rsidR="00BD4AEF" w:rsidRPr="00381C0B" w14:paraId="78AAEE22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1EE48A18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09277C9" w14:textId="77777777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04" w:type="dxa"/>
          </w:tcPr>
          <w:p w14:paraId="4E0A3548" w14:textId="16D8B72E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 w:rsidRPr="00332C3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>reali</w:t>
            </w:r>
            <w:r w:rsidR="001D2557">
              <w:rPr>
                <w:rFonts w:cs="Arial"/>
              </w:rPr>
              <w:t>za la eliminación</w:t>
            </w:r>
            <w:r w:rsidRPr="00332C31">
              <w:rPr>
                <w:rFonts w:cs="Arial"/>
              </w:rPr>
              <w:t xml:space="preserve"> </w:t>
            </w:r>
            <w:r>
              <w:rPr>
                <w:rFonts w:cs="Arial"/>
              </w:rPr>
              <w:t>d</w:t>
            </w:r>
            <w:r w:rsidRPr="00332C31">
              <w:rPr>
                <w:rFonts w:cs="Arial"/>
              </w:rPr>
              <w:t>el registro en la base de datos</w:t>
            </w:r>
          </w:p>
        </w:tc>
      </w:tr>
      <w:tr w:rsidR="00BD4AEF" w:rsidRPr="00381C0B" w14:paraId="4A24D530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0A51707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871213D" w14:textId="621344E4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5604" w:type="dxa"/>
          </w:tcPr>
          <w:p w14:paraId="0714F5C2" w14:textId="31937BD7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Si </w:t>
            </w:r>
            <w:r w:rsidRPr="00532611">
              <w:rPr>
                <w:rFonts w:cs="Arial"/>
              </w:rPr>
              <w:t>hay errores</w:t>
            </w:r>
            <w:r>
              <w:rPr>
                <w:rFonts w:cs="Arial"/>
              </w:rPr>
              <w:t xml:space="preserve"> al realizar la </w:t>
            </w:r>
            <w:r w:rsidR="001D2557">
              <w:rPr>
                <w:rFonts w:cs="Arial"/>
              </w:rPr>
              <w:t>eliminación</w:t>
            </w:r>
            <w:r>
              <w:rPr>
                <w:rFonts w:cs="Arial"/>
              </w:rPr>
              <w:t>, e</w:t>
            </w:r>
            <w:r w:rsidRPr="00532611">
              <w:rPr>
                <w:rFonts w:cs="Arial"/>
              </w:rPr>
              <w:t>l sistema muestra mensajes de error</w:t>
            </w:r>
          </w:p>
        </w:tc>
      </w:tr>
      <w:tr w:rsidR="00BD4AEF" w:rsidRPr="00381C0B" w14:paraId="11411953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3F2232D7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E054071" w14:textId="3AFA1F7F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6.2</w:t>
            </w:r>
          </w:p>
        </w:tc>
        <w:tc>
          <w:tcPr>
            <w:tcW w:w="5604" w:type="dxa"/>
          </w:tcPr>
          <w:p w14:paraId="4A85FCD3" w14:textId="1B86E5E9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el incidente</w:t>
            </w:r>
          </w:p>
        </w:tc>
      </w:tr>
      <w:tr w:rsidR="00BD4AEF" w:rsidRPr="00381C0B" w14:paraId="4519F498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5D73C3C1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D299E3A" w14:textId="31B5D942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04" w:type="dxa"/>
          </w:tcPr>
          <w:p w14:paraId="00A7EC1E" w14:textId="515E037D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audita</w:t>
            </w:r>
            <w:r w:rsidRPr="00532611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la </w:t>
            </w:r>
            <w:r w:rsidR="001D2557">
              <w:rPr>
                <w:rFonts w:cs="Arial"/>
              </w:rPr>
              <w:t>eliminación del registro</w:t>
            </w:r>
          </w:p>
        </w:tc>
      </w:tr>
      <w:tr w:rsidR="00BD4AEF" w:rsidRPr="00381C0B" w14:paraId="03A3A7FA" w14:textId="77777777" w:rsidTr="00DF6F59">
        <w:tc>
          <w:tcPr>
            <w:tcW w:w="2252" w:type="dxa"/>
            <w:vMerge/>
            <w:shd w:val="clear" w:color="auto" w:fill="DEEAF6" w:themeFill="accent1" w:themeFillTint="33"/>
          </w:tcPr>
          <w:p w14:paraId="0FC93FD1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6A1F6A4" w14:textId="7F2933BF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04" w:type="dxa"/>
          </w:tcPr>
          <w:p w14:paraId="7E7FB084" w14:textId="60CD9D16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 w:rsidRPr="00532611">
              <w:rPr>
                <w:rFonts w:cs="Arial"/>
              </w:rPr>
              <w:t xml:space="preserve">El sistema </w:t>
            </w:r>
            <w:r>
              <w:rPr>
                <w:rFonts w:cs="Arial"/>
              </w:rPr>
              <w:t xml:space="preserve">muestra un mensaje </w:t>
            </w:r>
            <w:r w:rsidRPr="00532611">
              <w:rPr>
                <w:rFonts w:cs="Arial"/>
              </w:rPr>
              <w:t>confirma</w:t>
            </w:r>
            <w:r>
              <w:rPr>
                <w:rFonts w:cs="Arial"/>
              </w:rPr>
              <w:t>ndo</w:t>
            </w:r>
            <w:r w:rsidRPr="00532611">
              <w:rPr>
                <w:rFonts w:cs="Arial"/>
              </w:rPr>
              <w:t xml:space="preserve"> la </w:t>
            </w:r>
            <w:r w:rsidR="001D2557">
              <w:rPr>
                <w:rFonts w:cs="Arial"/>
              </w:rPr>
              <w:t>eliminación</w:t>
            </w:r>
            <w:r>
              <w:rPr>
                <w:rFonts w:cs="Arial"/>
              </w:rPr>
              <w:t xml:space="preserve"> </w:t>
            </w:r>
            <w:r w:rsidRPr="00532611">
              <w:rPr>
                <w:rFonts w:cs="Arial"/>
              </w:rPr>
              <w:t>al usuario.</w:t>
            </w:r>
          </w:p>
        </w:tc>
      </w:tr>
      <w:tr w:rsidR="00BD4AEF" w:rsidRPr="00381C0B" w14:paraId="1F19D27A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386FC437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242" w:type="dxa"/>
            <w:gridSpan w:val="2"/>
          </w:tcPr>
          <w:p w14:paraId="32C733C5" w14:textId="1E0A2A9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Pr="00A902EB">
              <w:rPr>
                <w:rFonts w:cs="Arial"/>
              </w:rPr>
              <w:t xml:space="preserve">e </w:t>
            </w:r>
            <w:r>
              <w:rPr>
                <w:rFonts w:cs="Arial"/>
              </w:rPr>
              <w:t>ha realizado</w:t>
            </w:r>
            <w:r w:rsidRPr="00A902E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la </w:t>
            </w:r>
            <w:r w:rsidR="001D2557">
              <w:rPr>
                <w:rFonts w:cs="Arial"/>
              </w:rPr>
              <w:t>eliminación de</w:t>
            </w:r>
            <w:r w:rsidRPr="00A902EB">
              <w:rPr>
                <w:rFonts w:cs="Arial"/>
              </w:rPr>
              <w:t xml:space="preserve"> un registro</w:t>
            </w:r>
            <w:r>
              <w:rPr>
                <w:rFonts w:cs="Arial"/>
              </w:rPr>
              <w:t xml:space="preserve"> de la entidad</w:t>
            </w:r>
            <w:r w:rsidRPr="00A902EB">
              <w:rPr>
                <w:rFonts w:cs="Arial"/>
              </w:rPr>
              <w:t xml:space="preserve"> en la base de dato</w:t>
            </w:r>
            <w:r>
              <w:rPr>
                <w:rFonts w:cs="Arial"/>
              </w:rPr>
              <w:t>s</w:t>
            </w:r>
          </w:p>
        </w:tc>
      </w:tr>
      <w:tr w:rsidR="00BD4AEF" w:rsidRPr="00381C0B" w14:paraId="081CA5B3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3CAC57DB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242" w:type="dxa"/>
            <w:gridSpan w:val="2"/>
          </w:tcPr>
          <w:p w14:paraId="3AB3359D" w14:textId="77777777" w:rsidR="00BD4AEF" w:rsidRPr="00381C0B" w:rsidRDefault="00BD4AEF" w:rsidP="00BD4AEF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BD4AEF" w:rsidRPr="00925956" w14:paraId="71075F50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4E0D7973" w14:textId="77777777" w:rsidR="00BD4AEF" w:rsidRPr="00381C0B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242" w:type="dxa"/>
            <w:gridSpan w:val="2"/>
          </w:tcPr>
          <w:p w14:paraId="75F91E2B" w14:textId="377E8B8E" w:rsidR="00BD4AEF" w:rsidRPr="00221B99" w:rsidRDefault="00743479" w:rsidP="00BD4AEF">
            <w:pPr>
              <w:spacing w:after="0" w:line="240" w:lineRule="auto"/>
              <w:contextualSpacing/>
              <w:rPr>
                <w:rFonts w:cs="Arial"/>
                <w:color w:val="FF0000"/>
                <w:lang w:val="en-US"/>
              </w:rPr>
            </w:pPr>
            <w:ins w:id="818" w:author="OLIVARES MARTINEZ FERNANDO JESUS" w:date="2026-08-17T13:36:00Z">
              <w:r w:rsidRPr="00743479">
                <w:rPr>
                  <w:lang w:val="en-US"/>
                </w:rPr>
                <w:t>SIA_PRGESDAT</w:t>
              </w:r>
            </w:ins>
            <w:ins w:id="819" w:author="OLIVARES MARTINEZ FERNANDO JESUS" w:date="2026-09-01T10:02:00Z">
              <w:r w:rsidR="00EA4C3E">
                <w:rPr>
                  <w:lang w:val="en-US"/>
                </w:rPr>
                <w:t>CIO</w:t>
              </w:r>
            </w:ins>
            <w:ins w:id="820" w:author="OLIVARES MARTINEZ FERNANDO JESUS" w:date="2026-08-17T13:36:00Z">
              <w:r w:rsidRPr="00743479">
                <w:rPr>
                  <w:lang w:val="en-US"/>
                </w:rPr>
                <w:t xml:space="preserve">05 - </w:t>
              </w:r>
              <w:proofErr w:type="spellStart"/>
              <w:r w:rsidRPr="00743479">
                <w:rPr>
                  <w:lang w:val="en-US"/>
                </w:rPr>
                <w:t>Eliminar</w:t>
              </w:r>
              <w:proofErr w:type="spellEnd"/>
              <w:r w:rsidRPr="00743479">
                <w:rPr>
                  <w:lang w:val="en-US"/>
                </w:rPr>
                <w:t>&lt;&lt;</w:t>
              </w:r>
              <w:proofErr w:type="spellStart"/>
              <w:r w:rsidRPr="00743479">
                <w:rPr>
                  <w:lang w:val="en-US"/>
                </w:rPr>
                <w:t>RegistroMaestro</w:t>
              </w:r>
              <w:proofErr w:type="spellEnd"/>
              <w:r w:rsidRPr="00743479">
                <w:rPr>
                  <w:lang w:val="en-US"/>
                </w:rPr>
                <w:t>&gt;&gt;</w:t>
              </w:r>
            </w:ins>
            <w:del w:id="821" w:author="OLIVARES MARTINEZ FERNANDO JESUS" w:date="2026-08-13T10:17:00Z">
              <w:r w:rsidR="00BD4AEF" w:rsidRPr="0065682A" w:rsidDel="003265C2">
                <w:rPr>
                  <w:lang w:val="en-US"/>
                </w:rPr>
                <w:delText>RCCT_PRC CUGESDAT0</w:delText>
              </w:r>
              <w:r w:rsidR="00BD4AEF" w:rsidDel="003265C2">
                <w:rPr>
                  <w:lang w:val="en-US"/>
                </w:rPr>
                <w:delText>5</w:delText>
              </w:r>
              <w:r w:rsidR="00BD4AEF" w:rsidRPr="0065682A" w:rsidDel="003265C2">
                <w:rPr>
                  <w:lang w:val="en-US"/>
                </w:rPr>
                <w:delText xml:space="preserve">: </w:delText>
              </w:r>
              <w:r w:rsidR="00BD4AEF" w:rsidDel="003265C2">
                <w:rPr>
                  <w:lang w:val="en-US"/>
                </w:rPr>
                <w:delText>Eliminar</w:delText>
              </w:r>
              <w:r w:rsidR="00BD4AEF" w:rsidRPr="0065682A" w:rsidDel="003265C2">
                <w:rPr>
                  <w:lang w:val="en-US"/>
                </w:rPr>
                <w:delText xml:space="preserve"> </w:delText>
              </w:r>
              <w:r w:rsidR="00BD4AEF" w:rsidDel="003265C2">
                <w:rPr>
                  <w:lang w:val="en-US"/>
                </w:rPr>
                <w:delText>&lt;&lt;</w:delText>
              </w:r>
              <w:r w:rsidR="00647B7B" w:rsidDel="003265C2">
                <w:rPr>
                  <w:lang w:val="en-US"/>
                </w:rPr>
                <w:delText>Voz</w:delText>
              </w:r>
              <w:r w:rsidR="00BD4AEF" w:rsidDel="003265C2">
                <w:rPr>
                  <w:lang w:val="en-US"/>
                </w:rPr>
                <w:delText>&gt;&gt;</w:delText>
              </w:r>
            </w:del>
          </w:p>
        </w:tc>
      </w:tr>
      <w:tr w:rsidR="00BD4AEF" w:rsidRPr="00381C0B" w14:paraId="46F068C2" w14:textId="77777777" w:rsidTr="00DF6F59">
        <w:tc>
          <w:tcPr>
            <w:tcW w:w="2252" w:type="dxa"/>
            <w:shd w:val="clear" w:color="auto" w:fill="DEEAF6" w:themeFill="accent1" w:themeFillTint="33"/>
          </w:tcPr>
          <w:p w14:paraId="42E07E77" w14:textId="77777777" w:rsidR="00BD4AEF" w:rsidRDefault="00BD4AEF" w:rsidP="00BD4AEF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242" w:type="dxa"/>
            <w:gridSpan w:val="2"/>
          </w:tcPr>
          <w:p w14:paraId="3960858E" w14:textId="0CBC96C3" w:rsidR="00BD4AEF" w:rsidRDefault="00BD4AEF" w:rsidP="00BD4AEF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822" w:author="OLIVARES MARTINEZ FERNANDO JESUS" w:date="2026-09-01T10:02:00Z">
              <w:r w:rsidR="00647B7B" w:rsidDel="00EA4C3E">
                <w:rPr>
                  <w:rStyle w:val="Hipervnculo"/>
                </w:rPr>
                <w:delText>Voz</w:delText>
              </w:r>
            </w:del>
            <w:ins w:id="823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0FEFC1F5" w14:textId="7BA8524F" w:rsidR="00ED2C78" w:rsidRDefault="00ED2C78" w:rsidP="00ED2C78"/>
    <w:p w14:paraId="474A3250" w14:textId="37B480B3" w:rsidR="00820C4A" w:rsidDel="00493324" w:rsidRDefault="00820C4A">
      <w:pPr>
        <w:pStyle w:val="Ttulo2"/>
        <w:numPr>
          <w:ilvl w:val="2"/>
          <w:numId w:val="1"/>
        </w:numPr>
        <w:rPr>
          <w:del w:id="824" w:author="OLIVARES MARTINEZ FERNANDO JESUS" w:date="2026-08-17T09:26:00Z"/>
        </w:rPr>
        <w:pPrChange w:id="825" w:author="OLIVARES MARTINEZ FERNANDO JESUS" w:date="2026-08-17T09:14:00Z">
          <w:pPr>
            <w:pStyle w:val="Ttulo2"/>
            <w:numPr>
              <w:ilvl w:val="2"/>
              <w:numId w:val="4"/>
            </w:numPr>
            <w:ind w:left="1224" w:hanging="504"/>
          </w:pPr>
        </w:pPrChange>
      </w:pPr>
      <w:del w:id="826" w:author="OLIVARES MARTINEZ FERNANDO JESUS" w:date="2026-08-17T09:26:00Z">
        <w:r w:rsidRPr="00D85F39" w:rsidDel="00493324">
          <w:delText>SIA_CUGESDAT0</w:delText>
        </w:r>
        <w:r w:rsidDel="00493324">
          <w:delText>6</w:delText>
        </w:r>
        <w:r w:rsidRPr="00D85F39" w:rsidDel="00493324">
          <w:delText>:</w:delText>
        </w:r>
        <w:r w:rsidDel="00493324">
          <w:delText xml:space="preserve"> </w:delText>
        </w:r>
        <w:commentRangeStart w:id="827"/>
        <w:r w:rsidDel="00493324">
          <w:delText>Reo</w:delText>
        </w:r>
      </w:del>
      <w:ins w:id="828" w:author="BERNARDO MONJAS GEMA" w:date="2026-05-27T09:30:00Z">
        <w:del w:id="829" w:author="OLIVARES MARTINEZ FERNANDO JESUS" w:date="2026-08-17T09:26:00Z">
          <w:r w:rsidR="0002226B" w:rsidDel="00493324">
            <w:delText>O</w:delText>
          </w:r>
        </w:del>
      </w:ins>
      <w:del w:id="830" w:author="OLIVARES MARTINEZ FERNANDO JESUS" w:date="2026-08-17T09:26:00Z">
        <w:r w:rsidDel="00493324">
          <w:delText>rdenar</w:delText>
        </w:r>
        <w:r w:rsidRPr="00D85F39" w:rsidDel="00493324">
          <w:delText xml:space="preserve"> </w:delText>
        </w:r>
        <w:commentRangeEnd w:id="827"/>
        <w:r w:rsidR="0002226B" w:rsidDel="00493324">
          <w:rPr>
            <w:rStyle w:val="Refdecomentario"/>
            <w:rFonts w:asciiTheme="minorHAnsi" w:eastAsiaTheme="minorHAnsi" w:hAnsiTheme="minorHAnsi" w:cstheme="minorBidi"/>
            <w:color w:val="auto"/>
          </w:rPr>
          <w:commentReference w:id="827"/>
        </w:r>
      </w:del>
      <w:del w:id="831" w:author="OLIVARES MARTINEZ FERNANDO JESUS" w:date="2026-08-13T10:18:00Z">
        <w:r w:rsidRPr="00D85F39" w:rsidDel="0030582B">
          <w:delText>&lt;&lt;</w:delText>
        </w:r>
        <w:r w:rsidDel="0030582B">
          <w:delText>Voz</w:delText>
        </w:r>
        <w:r w:rsidRPr="00D85F39" w:rsidDel="0030582B">
          <w:delText>&gt;&gt;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2"/>
        <w:gridCol w:w="638"/>
        <w:gridCol w:w="5604"/>
      </w:tblGrid>
      <w:tr w:rsidR="00820C4A" w:rsidRPr="00C20808" w:rsidDel="00493324" w14:paraId="1CC73E1C" w14:textId="3B6961B1" w:rsidTr="00820C4A">
        <w:trPr>
          <w:del w:id="832" w:author="OLIVARES MARTINEZ FERNANDO JESUS" w:date="2026-08-17T09:26:00Z"/>
        </w:trPr>
        <w:tc>
          <w:tcPr>
            <w:tcW w:w="2252" w:type="dxa"/>
            <w:shd w:val="clear" w:color="auto" w:fill="5B9BD5" w:themeFill="accent1"/>
          </w:tcPr>
          <w:p w14:paraId="0479046D" w14:textId="201A77B4" w:rsidR="00820C4A" w:rsidRPr="00C20808" w:rsidDel="00493324" w:rsidRDefault="00820C4A" w:rsidP="00820C4A">
            <w:pPr>
              <w:spacing w:after="0" w:line="240" w:lineRule="auto"/>
              <w:rPr>
                <w:del w:id="833" w:author="OLIVARES MARTINEZ FERNANDO JESUS" w:date="2026-08-17T09:26:00Z"/>
                <w:rFonts w:cs="Arial"/>
                <w:b/>
                <w:bCs/>
                <w:color w:val="FFFFFF" w:themeColor="background1"/>
              </w:rPr>
            </w:pPr>
            <w:del w:id="834" w:author="OLIVARES MARTINEZ FERNANDO JESUS" w:date="2026-08-17T09:26:00Z">
              <w:r w:rsidRPr="00D85F39" w:rsidDel="00493324">
                <w:rPr>
                  <w:rFonts w:cs="Arial"/>
                  <w:b/>
                  <w:bCs/>
                  <w:color w:val="FFFFFF" w:themeColor="background1"/>
                </w:rPr>
                <w:delText>SIA_CUGESDAT0</w:delText>
              </w:r>
              <w:r w:rsidDel="00493324">
                <w:rPr>
                  <w:rFonts w:cs="Arial"/>
                  <w:b/>
                  <w:bCs/>
                  <w:color w:val="FFFFFF" w:themeColor="background1"/>
                </w:rPr>
                <w:delText>5</w:delText>
              </w:r>
            </w:del>
          </w:p>
        </w:tc>
        <w:tc>
          <w:tcPr>
            <w:tcW w:w="6242" w:type="dxa"/>
            <w:gridSpan w:val="2"/>
            <w:shd w:val="clear" w:color="auto" w:fill="5B9BD5" w:themeFill="accent1"/>
          </w:tcPr>
          <w:p w14:paraId="31AB8983" w14:textId="3D713775" w:rsidR="00820C4A" w:rsidRPr="00C20808" w:rsidDel="00493324" w:rsidRDefault="00820C4A" w:rsidP="00820C4A">
            <w:pPr>
              <w:spacing w:after="0" w:line="240" w:lineRule="auto"/>
              <w:rPr>
                <w:del w:id="835" w:author="OLIVARES MARTINEZ FERNANDO JESUS" w:date="2026-08-17T09:26:00Z"/>
                <w:rFonts w:cs="Arial"/>
                <w:b/>
                <w:bCs/>
                <w:color w:val="FFFFFF" w:themeColor="background1"/>
              </w:rPr>
            </w:pPr>
            <w:del w:id="836" w:author="OLIVARES MARTINEZ FERNANDO JESUS" w:date="2026-08-17T09:26:00Z">
              <w:r w:rsidDel="00493324">
                <w:rPr>
                  <w:rFonts w:cs="Arial"/>
                  <w:b/>
                  <w:bCs/>
                  <w:color w:val="FFFFFF" w:themeColor="background1"/>
                </w:rPr>
                <w:delText>Baja</w:delText>
              </w:r>
              <w:r w:rsidRPr="00D85F39" w:rsidDel="00493324">
                <w:rPr>
                  <w:rFonts w:cs="Arial"/>
                  <w:b/>
                  <w:bCs/>
                  <w:color w:val="FFFFFF" w:themeColor="background1"/>
                </w:rPr>
                <w:delText xml:space="preserve"> &lt;&lt;</w:delText>
              </w:r>
              <w:r w:rsidDel="00493324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  <w:r w:rsidRPr="00D85F39" w:rsidDel="00493324">
                <w:rPr>
                  <w:rFonts w:cs="Arial"/>
                  <w:b/>
                  <w:bCs/>
                  <w:color w:val="FFFFFF" w:themeColor="background1"/>
                </w:rPr>
                <w:delText>&gt;&gt;</w:delText>
              </w:r>
            </w:del>
          </w:p>
        </w:tc>
      </w:tr>
      <w:tr w:rsidR="00820C4A" w:rsidRPr="00381C0B" w:rsidDel="00493324" w14:paraId="6CD3B776" w14:textId="125702CD" w:rsidTr="00820C4A">
        <w:trPr>
          <w:del w:id="837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22A671A5" w14:textId="1FCC98D7" w:rsidR="00820C4A" w:rsidRPr="00381C0B" w:rsidDel="00493324" w:rsidRDefault="00820C4A" w:rsidP="00820C4A">
            <w:pPr>
              <w:spacing w:after="0" w:line="240" w:lineRule="auto"/>
              <w:rPr>
                <w:del w:id="838" w:author="OLIVARES MARTINEZ FERNANDO JESUS" w:date="2026-08-17T09:26:00Z"/>
                <w:rFonts w:cs="Arial"/>
              </w:rPr>
            </w:pPr>
            <w:del w:id="839" w:author="OLIVARES MARTINEZ FERNANDO JESUS" w:date="2026-08-17T09:26:00Z">
              <w:r w:rsidRPr="00381C0B" w:rsidDel="00493324">
                <w:rPr>
                  <w:rFonts w:cs="Arial"/>
                </w:rPr>
                <w:delText>Actores</w:delText>
              </w:r>
            </w:del>
          </w:p>
        </w:tc>
        <w:tc>
          <w:tcPr>
            <w:tcW w:w="6242" w:type="dxa"/>
            <w:gridSpan w:val="2"/>
          </w:tcPr>
          <w:p w14:paraId="666286A1" w14:textId="5B7E2B7B" w:rsidR="00820C4A" w:rsidRPr="00381C0B" w:rsidDel="00493324" w:rsidRDefault="00820C4A" w:rsidP="00820C4A">
            <w:pPr>
              <w:spacing w:after="0" w:line="240" w:lineRule="auto"/>
              <w:rPr>
                <w:del w:id="840" w:author="OLIVARES MARTINEZ FERNANDO JESUS" w:date="2026-08-17T09:26:00Z"/>
                <w:rFonts w:cs="Arial"/>
              </w:rPr>
            </w:pPr>
            <w:del w:id="841" w:author="OLIVARES MARTINEZ FERNANDO JESUS" w:date="2026-08-17T09:26:00Z">
              <w:r w:rsidRPr="0065682A" w:rsidDel="00493324">
                <w:rPr>
                  <w:rFonts w:cs="Arial"/>
                </w:rPr>
                <w:delText>SIABOD_ADMINISTRADOR_TECNICO</w:delText>
              </w:r>
              <w:r w:rsidDel="00493324">
                <w:rPr>
                  <w:rFonts w:cs="Arial"/>
                </w:rPr>
                <w:delText xml:space="preserve">, </w:delText>
              </w:r>
              <w:r w:rsidRPr="0065682A" w:rsidDel="00493324">
                <w:rPr>
                  <w:rFonts w:cs="Arial"/>
                </w:rPr>
                <w:delText>SIABOD_ADMINISTRADOR</w:delText>
              </w:r>
            </w:del>
          </w:p>
        </w:tc>
      </w:tr>
      <w:tr w:rsidR="00820C4A" w:rsidRPr="00381C0B" w:rsidDel="00493324" w14:paraId="19446E34" w14:textId="40E07769" w:rsidTr="00820C4A">
        <w:trPr>
          <w:del w:id="842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11321611" w14:textId="0C16D34A" w:rsidR="00820C4A" w:rsidRPr="00381C0B" w:rsidDel="00493324" w:rsidRDefault="00820C4A" w:rsidP="00820C4A">
            <w:pPr>
              <w:spacing w:after="0" w:line="240" w:lineRule="auto"/>
              <w:rPr>
                <w:del w:id="843" w:author="OLIVARES MARTINEZ FERNANDO JESUS" w:date="2026-08-17T09:26:00Z"/>
                <w:rFonts w:cs="Arial"/>
              </w:rPr>
            </w:pPr>
            <w:del w:id="844" w:author="OLIVARES MARTINEZ FERNANDO JESUS" w:date="2026-08-17T09:26:00Z">
              <w:r w:rsidRPr="00381C0B" w:rsidDel="00493324">
                <w:rPr>
                  <w:rFonts w:cs="Arial"/>
                </w:rPr>
                <w:delText>Dependencias</w:delText>
              </w:r>
            </w:del>
          </w:p>
        </w:tc>
        <w:tc>
          <w:tcPr>
            <w:tcW w:w="6242" w:type="dxa"/>
            <w:gridSpan w:val="2"/>
          </w:tcPr>
          <w:p w14:paraId="498548BE" w14:textId="62B47B06" w:rsidR="00820C4A" w:rsidRPr="00381C0B" w:rsidDel="00493324" w:rsidRDefault="00820C4A" w:rsidP="00820C4A">
            <w:pPr>
              <w:spacing w:after="0" w:line="240" w:lineRule="auto"/>
              <w:rPr>
                <w:del w:id="845" w:author="OLIVARES MARTINEZ FERNANDO JESUS" w:date="2026-08-17T09:26:00Z"/>
                <w:rFonts w:cs="Arial"/>
              </w:rPr>
            </w:pPr>
          </w:p>
        </w:tc>
      </w:tr>
      <w:tr w:rsidR="00820C4A" w:rsidRPr="00381C0B" w:rsidDel="00493324" w14:paraId="474657A6" w14:textId="7191307F" w:rsidTr="00820C4A">
        <w:trPr>
          <w:del w:id="846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714477CF" w14:textId="248BBC8E" w:rsidR="00820C4A" w:rsidRPr="00381C0B" w:rsidDel="00493324" w:rsidRDefault="00820C4A" w:rsidP="00820C4A">
            <w:pPr>
              <w:spacing w:after="0" w:line="240" w:lineRule="auto"/>
              <w:rPr>
                <w:del w:id="847" w:author="OLIVARES MARTINEZ FERNANDO JESUS" w:date="2026-08-17T09:26:00Z"/>
                <w:rFonts w:cs="Arial"/>
              </w:rPr>
            </w:pPr>
            <w:del w:id="848" w:author="OLIVARES MARTINEZ FERNANDO JESUS" w:date="2026-08-17T09:26:00Z">
              <w:r w:rsidRPr="00381C0B" w:rsidDel="00493324">
                <w:rPr>
                  <w:rFonts w:cs="Arial"/>
                </w:rPr>
                <w:delText>Descripción</w:delText>
              </w:r>
            </w:del>
          </w:p>
        </w:tc>
        <w:tc>
          <w:tcPr>
            <w:tcW w:w="6242" w:type="dxa"/>
            <w:gridSpan w:val="2"/>
          </w:tcPr>
          <w:p w14:paraId="6AB545DE" w14:textId="6ED4B784" w:rsidR="00820C4A" w:rsidRPr="00381C0B" w:rsidDel="00493324" w:rsidRDefault="00820C4A" w:rsidP="00820C4A">
            <w:pPr>
              <w:spacing w:after="0" w:line="240" w:lineRule="auto"/>
              <w:rPr>
                <w:del w:id="849" w:author="OLIVARES MARTINEZ FERNANDO JESUS" w:date="2026-08-17T09:26:00Z"/>
                <w:rFonts w:cs="Arial"/>
              </w:rPr>
            </w:pPr>
            <w:del w:id="850" w:author="OLIVARES MARTINEZ FERNANDO JESUS" w:date="2026-08-17T09:26:00Z">
              <w:r w:rsidRPr="00B359FD" w:rsidDel="00493324">
                <w:rPr>
                  <w:rFonts w:cs="Arial"/>
                </w:rPr>
                <w:delText xml:space="preserve">Este caso de uso permite al usuario </w:delText>
              </w:r>
              <w:r w:rsidDel="00493324">
                <w:rPr>
                  <w:rFonts w:cs="Arial"/>
                </w:rPr>
                <w:delText>reordenar las voces</w:delText>
              </w:r>
              <w:r w:rsidRPr="00B359FD" w:rsidDel="00493324">
                <w:rPr>
                  <w:rFonts w:cs="Arial"/>
                </w:rPr>
                <w:delText xml:space="preserve"> en la base de datos</w:delText>
              </w:r>
              <w:r w:rsidDel="00493324">
                <w:rPr>
                  <w:rFonts w:cs="Arial"/>
                </w:rPr>
                <w:delText xml:space="preserve"> del sistema</w:delText>
              </w:r>
            </w:del>
          </w:p>
        </w:tc>
      </w:tr>
      <w:tr w:rsidR="00820C4A" w:rsidRPr="00381C0B" w:rsidDel="00493324" w14:paraId="54A22C66" w14:textId="36BAC6F0" w:rsidTr="00820C4A">
        <w:trPr>
          <w:del w:id="851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709D5AC3" w14:textId="5FD79052" w:rsidR="00820C4A" w:rsidRPr="00381C0B" w:rsidDel="00493324" w:rsidRDefault="00820C4A" w:rsidP="00820C4A">
            <w:pPr>
              <w:spacing w:after="0" w:line="240" w:lineRule="auto"/>
              <w:rPr>
                <w:del w:id="852" w:author="OLIVARES MARTINEZ FERNANDO JESUS" w:date="2026-08-17T09:26:00Z"/>
                <w:rFonts w:cs="Arial"/>
              </w:rPr>
            </w:pPr>
            <w:del w:id="853" w:author="OLIVARES MARTINEZ FERNANDO JESUS" w:date="2026-08-17T09:26:00Z">
              <w:r w:rsidRPr="00381C0B" w:rsidDel="00493324">
                <w:rPr>
                  <w:rFonts w:cs="Arial"/>
                </w:rPr>
                <w:delText>Precondición</w:delText>
              </w:r>
            </w:del>
          </w:p>
        </w:tc>
        <w:tc>
          <w:tcPr>
            <w:tcW w:w="6242" w:type="dxa"/>
            <w:gridSpan w:val="2"/>
          </w:tcPr>
          <w:p w14:paraId="5FAFD46A" w14:textId="055EC9C6" w:rsidR="00820C4A" w:rsidDel="00493324" w:rsidRDefault="00820C4A" w:rsidP="00820C4A">
            <w:pPr>
              <w:spacing w:after="0" w:line="240" w:lineRule="auto"/>
              <w:rPr>
                <w:del w:id="854" w:author="OLIVARES MARTINEZ FERNANDO JESUS" w:date="2026-08-17T09:26:00Z"/>
                <w:rFonts w:cs="Arial"/>
              </w:rPr>
            </w:pPr>
            <w:del w:id="855" w:author="OLIVARES MARTINEZ FERNANDO JESUS" w:date="2026-08-17T09:26:00Z">
              <w:r w:rsidRPr="00B359FD" w:rsidDel="00493324">
                <w:rPr>
                  <w:rFonts w:cs="Arial"/>
                </w:rPr>
                <w:delText xml:space="preserve">El usuario está autenticado en el sistema. </w:delText>
              </w:r>
            </w:del>
          </w:p>
          <w:p w14:paraId="7774BDCC" w14:textId="5C39F6B8" w:rsidR="00820C4A" w:rsidRPr="00381C0B" w:rsidDel="00493324" w:rsidRDefault="00820C4A" w:rsidP="00820C4A">
            <w:pPr>
              <w:spacing w:after="0" w:line="240" w:lineRule="auto"/>
              <w:rPr>
                <w:del w:id="856" w:author="OLIVARES MARTINEZ FERNANDO JESUS" w:date="2026-08-17T09:26:00Z"/>
                <w:rFonts w:cs="Arial"/>
              </w:rPr>
            </w:pPr>
            <w:del w:id="857" w:author="OLIVARES MARTINEZ FERNANDO JESUS" w:date="2026-08-17T09:26:00Z">
              <w:r w:rsidRPr="00381C0B" w:rsidDel="00493324">
                <w:rPr>
                  <w:rFonts w:cs="Arial"/>
                </w:rPr>
                <w:delText>El usuario debe tener</w:delText>
              </w:r>
              <w:r w:rsidDel="00493324">
                <w:rPr>
                  <w:rFonts w:cs="Arial"/>
                </w:rPr>
                <w:delText xml:space="preserve"> rol de </w:delText>
              </w:r>
            </w:del>
            <w:del w:id="858" w:author="OLIVARES MARTINEZ FERNANDO JESUS" w:date="2026-08-13T10:18:00Z">
              <w:r w:rsidDel="0030582B">
                <w:rPr>
                  <w:rFonts w:cs="Arial"/>
                </w:rPr>
                <w:delText>administrador_tecnico</w:delText>
              </w:r>
            </w:del>
            <w:del w:id="859" w:author="OLIVARES MARTINEZ FERNANDO JESUS" w:date="2026-08-17T09:26:00Z">
              <w:r w:rsidDel="00493324">
                <w:rPr>
                  <w:rFonts w:cs="Arial"/>
                </w:rPr>
                <w:delText xml:space="preserve"> y/o administrador </w:delText>
              </w:r>
              <w:r w:rsidR="00085A0D" w:rsidRPr="00085A0D" w:rsidDel="00493324">
                <w:rPr>
                  <w:rFonts w:cs="Arial"/>
                </w:rPr>
                <w:delText xml:space="preserve">para poder acceder a la opción que permite modificar el orden de los registros de la tabla </w:delText>
              </w:r>
              <w:r w:rsidR="00085A0D" w:rsidDel="00493324">
                <w:rPr>
                  <w:rFonts w:cs="Arial"/>
                </w:rPr>
                <w:delText>voces.</w:delText>
              </w:r>
            </w:del>
          </w:p>
        </w:tc>
      </w:tr>
      <w:tr w:rsidR="00820C4A" w:rsidRPr="00381C0B" w:rsidDel="00493324" w14:paraId="69A24052" w14:textId="1F857280" w:rsidTr="00820C4A">
        <w:trPr>
          <w:del w:id="860" w:author="OLIVARES MARTINEZ FERNANDO JESUS" w:date="2026-08-17T09:26:00Z"/>
        </w:trPr>
        <w:tc>
          <w:tcPr>
            <w:tcW w:w="2252" w:type="dxa"/>
            <w:vMerge w:val="restart"/>
            <w:shd w:val="clear" w:color="auto" w:fill="DEEAF6" w:themeFill="accent1" w:themeFillTint="33"/>
          </w:tcPr>
          <w:p w14:paraId="6C8E3778" w14:textId="4FF134BE" w:rsidR="00820C4A" w:rsidRPr="00381C0B" w:rsidDel="00493324" w:rsidRDefault="00820C4A" w:rsidP="00820C4A">
            <w:pPr>
              <w:spacing w:after="0" w:line="240" w:lineRule="auto"/>
              <w:rPr>
                <w:del w:id="861" w:author="OLIVARES MARTINEZ FERNANDO JESUS" w:date="2026-08-17T09:26:00Z"/>
                <w:rFonts w:cs="Arial"/>
              </w:rPr>
            </w:pPr>
            <w:del w:id="862" w:author="OLIVARES MARTINEZ FERNANDO JESUS" w:date="2026-08-17T09:26:00Z">
              <w:r w:rsidRPr="00381C0B" w:rsidDel="00493324">
                <w:rPr>
                  <w:rFonts w:cs="Arial"/>
                </w:rPr>
                <w:delText>Secuencia</w:delText>
              </w:r>
            </w:del>
          </w:p>
        </w:tc>
        <w:tc>
          <w:tcPr>
            <w:tcW w:w="638" w:type="dxa"/>
            <w:shd w:val="clear" w:color="auto" w:fill="DEEAF6" w:themeFill="accent1" w:themeFillTint="33"/>
          </w:tcPr>
          <w:p w14:paraId="26F2DE72" w14:textId="4056201F" w:rsidR="00820C4A" w:rsidRPr="00381C0B" w:rsidDel="00493324" w:rsidRDefault="00820C4A" w:rsidP="00820C4A">
            <w:pPr>
              <w:spacing w:after="0" w:line="240" w:lineRule="auto"/>
              <w:rPr>
                <w:del w:id="863" w:author="OLIVARES MARTINEZ FERNANDO JESUS" w:date="2026-08-17T09:26:00Z"/>
                <w:rFonts w:cs="Arial"/>
              </w:rPr>
            </w:pPr>
            <w:del w:id="864" w:author="OLIVARES MARTINEZ FERNANDO JESUS" w:date="2026-08-17T09:26:00Z">
              <w:r w:rsidRPr="00381C0B" w:rsidDel="00493324">
                <w:rPr>
                  <w:rFonts w:cs="Arial"/>
                </w:rPr>
                <w:delText>Paso</w:delText>
              </w:r>
            </w:del>
          </w:p>
        </w:tc>
        <w:tc>
          <w:tcPr>
            <w:tcW w:w="5604" w:type="dxa"/>
            <w:shd w:val="clear" w:color="auto" w:fill="DEEAF6" w:themeFill="accent1" w:themeFillTint="33"/>
          </w:tcPr>
          <w:p w14:paraId="4E4C8BF6" w14:textId="7F9F5B7B" w:rsidR="00820C4A" w:rsidRPr="00381C0B" w:rsidDel="00493324" w:rsidRDefault="00820C4A" w:rsidP="00820C4A">
            <w:pPr>
              <w:spacing w:after="0" w:line="240" w:lineRule="auto"/>
              <w:rPr>
                <w:del w:id="865" w:author="OLIVARES MARTINEZ FERNANDO JESUS" w:date="2026-08-17T09:26:00Z"/>
                <w:rFonts w:cs="Arial"/>
              </w:rPr>
            </w:pPr>
            <w:del w:id="866" w:author="OLIVARES MARTINEZ FERNANDO JESUS" w:date="2026-08-17T09:26:00Z">
              <w:r w:rsidRPr="00381C0B" w:rsidDel="00493324">
                <w:rPr>
                  <w:rFonts w:cs="Arial"/>
                </w:rPr>
                <w:delText>Acción</w:delText>
              </w:r>
            </w:del>
          </w:p>
        </w:tc>
      </w:tr>
      <w:tr w:rsidR="00820C4A" w:rsidRPr="00381C0B" w:rsidDel="00493324" w14:paraId="798375C7" w14:textId="00E8120E" w:rsidTr="00820C4A">
        <w:trPr>
          <w:del w:id="867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108A6F78" w14:textId="5D8652DE" w:rsidR="00820C4A" w:rsidRPr="00381C0B" w:rsidDel="00493324" w:rsidRDefault="00820C4A" w:rsidP="00820C4A">
            <w:pPr>
              <w:spacing w:after="0" w:line="240" w:lineRule="auto"/>
              <w:rPr>
                <w:del w:id="868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29E314BA" w14:textId="1D31D41B" w:rsidR="00820C4A" w:rsidRPr="00381C0B" w:rsidDel="00493324" w:rsidRDefault="00820C4A" w:rsidP="00820C4A">
            <w:pPr>
              <w:spacing w:after="0" w:line="240" w:lineRule="auto"/>
              <w:rPr>
                <w:del w:id="869" w:author="OLIVARES MARTINEZ FERNANDO JESUS" w:date="2026-08-17T09:26:00Z"/>
                <w:rFonts w:cs="Arial"/>
              </w:rPr>
            </w:pPr>
            <w:del w:id="870" w:author="OLIVARES MARTINEZ FERNANDO JESUS" w:date="2026-08-17T09:26:00Z">
              <w:r w:rsidDel="00493324">
                <w:rPr>
                  <w:rFonts w:cs="Arial"/>
                </w:rPr>
                <w:delText>1</w:delText>
              </w:r>
            </w:del>
          </w:p>
        </w:tc>
        <w:tc>
          <w:tcPr>
            <w:tcW w:w="5604" w:type="dxa"/>
          </w:tcPr>
          <w:p w14:paraId="079EFE03" w14:textId="7808B3D6" w:rsidR="00820C4A" w:rsidDel="00493324" w:rsidRDefault="00820C4A" w:rsidP="00820C4A">
            <w:pPr>
              <w:spacing w:after="0" w:line="240" w:lineRule="auto"/>
              <w:rPr>
                <w:del w:id="871" w:author="OLIVARES MARTINEZ FERNANDO JESUS" w:date="2026-08-17T09:26:00Z"/>
              </w:rPr>
            </w:pPr>
            <w:del w:id="872" w:author="OLIVARES MARTINEZ FERNANDO JESUS" w:date="2026-08-17T09:26:00Z">
              <w:r w:rsidRPr="007F17DF" w:rsidDel="00493324">
                <w:rPr>
                  <w:rFonts w:cs="Arial"/>
                </w:rPr>
                <w:delText xml:space="preserve">El usuario navega hasta la opción </w:delText>
              </w:r>
              <w:r w:rsidDel="00493324">
                <w:rPr>
                  <w:rFonts w:cs="Arial"/>
                </w:rPr>
                <w:delText xml:space="preserve">de </w:delText>
              </w:r>
            </w:del>
            <w:del w:id="873" w:author="OLIVARES MARTINEZ FERNANDO JESUS" w:date="2026-08-13T10:29:00Z">
              <w:r w:rsidDel="00965D94">
                <w:rPr>
                  <w:rFonts w:cs="Arial"/>
                </w:rPr>
                <w:delText>menú  Catálogos</w:delText>
              </w:r>
            </w:del>
            <w:del w:id="874" w:author="OLIVARES MARTINEZ FERNANDO JESUS" w:date="2026-08-17T09:26:00Z">
              <w:r w:rsidDel="00493324">
                <w:rPr>
                  <w:rFonts w:cs="Arial"/>
                </w:rPr>
                <w:delText>/&lt;&lt;Voces&gt;&gt;</w:delText>
              </w:r>
            </w:del>
          </w:p>
        </w:tc>
      </w:tr>
      <w:tr w:rsidR="00820C4A" w:rsidRPr="00381C0B" w:rsidDel="00493324" w14:paraId="457C2C5B" w14:textId="093433D2" w:rsidTr="00820C4A">
        <w:trPr>
          <w:del w:id="875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434A5871" w14:textId="6209598F" w:rsidR="00820C4A" w:rsidRPr="00381C0B" w:rsidDel="00493324" w:rsidRDefault="00820C4A" w:rsidP="00820C4A">
            <w:pPr>
              <w:spacing w:after="0" w:line="240" w:lineRule="auto"/>
              <w:rPr>
                <w:del w:id="876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162FB85A" w14:textId="54826B07" w:rsidR="00820C4A" w:rsidDel="00493324" w:rsidRDefault="00820C4A" w:rsidP="00820C4A">
            <w:pPr>
              <w:spacing w:after="0" w:line="240" w:lineRule="auto"/>
              <w:rPr>
                <w:del w:id="877" w:author="OLIVARES MARTINEZ FERNANDO JESUS" w:date="2026-08-17T09:26:00Z"/>
                <w:rFonts w:cs="Arial"/>
              </w:rPr>
            </w:pPr>
            <w:del w:id="878" w:author="OLIVARES MARTINEZ FERNANDO JESUS" w:date="2026-08-17T09:26:00Z">
              <w:r w:rsidDel="00493324">
                <w:rPr>
                  <w:rFonts w:cs="Arial"/>
                </w:rPr>
                <w:delText>2</w:delText>
              </w:r>
            </w:del>
          </w:p>
        </w:tc>
        <w:tc>
          <w:tcPr>
            <w:tcW w:w="5604" w:type="dxa"/>
          </w:tcPr>
          <w:p w14:paraId="3FC00B3E" w14:textId="2441BE74" w:rsidR="00820C4A" w:rsidRPr="001C1EE6" w:rsidDel="00493324" w:rsidRDefault="00820C4A" w:rsidP="00820C4A">
            <w:pPr>
              <w:spacing w:after="0" w:line="240" w:lineRule="auto"/>
              <w:rPr>
                <w:del w:id="879" w:author="OLIVARES MARTINEZ FERNANDO JESUS" w:date="2026-08-17T09:26:00Z"/>
                <w:rFonts w:cs="Arial"/>
              </w:rPr>
            </w:pPr>
            <w:del w:id="880" w:author="OLIVARES MARTINEZ FERNANDO JESUS" w:date="2026-08-17T09:26:00Z">
              <w:r w:rsidRPr="00B359FD" w:rsidDel="00493324">
                <w:rPr>
                  <w:rFonts w:cs="Arial"/>
                </w:rPr>
                <w:delText xml:space="preserve">El usuario accede a la </w:delText>
              </w:r>
              <w:r w:rsidDel="00493324">
                <w:rPr>
                  <w:rFonts w:cs="Arial"/>
                </w:rPr>
                <w:delText>acción</w:delText>
              </w:r>
              <w:r w:rsidRPr="00B359FD" w:rsidDel="00493324">
                <w:rPr>
                  <w:rFonts w:cs="Arial"/>
                </w:rPr>
                <w:delText xml:space="preserve"> “</w:delText>
              </w:r>
              <w:r w:rsidDel="00493324">
                <w:rPr>
                  <w:rFonts w:cs="Arial"/>
                </w:rPr>
                <w:delText>Reo</w:delText>
              </w:r>
            </w:del>
            <w:ins w:id="881" w:author="BERNARDO MONJAS GEMA" w:date="2026-05-27T14:45:00Z">
              <w:del w:id="882" w:author="OLIVARES MARTINEZ FERNANDO JESUS" w:date="2026-08-17T09:26:00Z">
                <w:r w:rsidR="002C19D4" w:rsidDel="00493324">
                  <w:rPr>
                    <w:rFonts w:cs="Arial"/>
                  </w:rPr>
                  <w:delText>O</w:delText>
                </w:r>
              </w:del>
            </w:ins>
            <w:del w:id="883" w:author="OLIVARES MARTINEZ FERNANDO JESUS" w:date="2026-08-17T09:26:00Z">
              <w:r w:rsidDel="00493324">
                <w:rPr>
                  <w:rFonts w:cs="Arial"/>
                </w:rPr>
                <w:delText>rdenar</w:delText>
              </w:r>
              <w:r w:rsidRPr="00B359FD" w:rsidDel="00493324">
                <w:rPr>
                  <w:rFonts w:cs="Arial"/>
                </w:rPr>
                <w:delText>”</w:delText>
              </w:r>
              <w:r w:rsidDel="00493324">
                <w:rPr>
                  <w:rFonts w:cs="Arial"/>
                </w:rPr>
                <w:delText xml:space="preserve"> listado de &lt;V</w:delText>
              </w:r>
            </w:del>
            <w:ins w:id="884" w:author="BERNARDO MONJAS GEMA" w:date="2026-05-27T14:45:00Z">
              <w:del w:id="885" w:author="OLIVARES MARTINEZ FERNANDO JESUS" w:date="2026-08-17T09:26:00Z">
                <w:r w:rsidR="002C19D4" w:rsidDel="00493324">
                  <w:rPr>
                    <w:rFonts w:cs="Arial"/>
                  </w:rPr>
                  <w:delText xml:space="preserve"> &lt;&lt;V</w:delText>
                </w:r>
              </w:del>
            </w:ins>
            <w:del w:id="886" w:author="OLIVARES MARTINEZ FERNANDO JESUS" w:date="2026-08-17T09:26:00Z">
              <w:r w:rsidDel="00493324">
                <w:rPr>
                  <w:rFonts w:cs="Arial"/>
                </w:rPr>
                <w:delText>oces&gt;</w:delText>
              </w:r>
            </w:del>
            <w:del w:id="887" w:author="OLIVARES MARTINEZ FERNANDO JESUS" w:date="2026-08-13T10:29:00Z">
              <w:r w:rsidDel="00965D94">
                <w:rPr>
                  <w:rFonts w:cs="Arial"/>
                </w:rPr>
                <w:delText>&gt;</w:delText>
              </w:r>
            </w:del>
            <w:ins w:id="888" w:author="BERNARDO MONJAS GEMA" w:date="2026-05-27T14:45:00Z">
              <w:del w:id="889" w:author="OLIVARES MARTINEZ FERNANDO JESUS" w:date="2026-08-13T10:29:00Z">
                <w:r w:rsidR="002C19D4" w:rsidDel="00965D94">
                  <w:rPr>
                    <w:rFonts w:cs="Arial"/>
                  </w:rPr>
                  <w:delText>”</w:delText>
                </w:r>
              </w:del>
            </w:ins>
            <w:del w:id="890" w:author="OLIVARES MARTINEZ FERNANDO JESUS" w:date="2026-08-13T10:29:00Z">
              <w:r w:rsidDel="00965D94">
                <w:rPr>
                  <w:rFonts w:cs="Arial"/>
                </w:rPr>
                <w:delText xml:space="preserve">  mediante</w:delText>
              </w:r>
            </w:del>
            <w:del w:id="891" w:author="OLIVARES MARTINEZ FERNANDO JESUS" w:date="2026-08-17T09:26:00Z">
              <w:r w:rsidDel="00493324">
                <w:rPr>
                  <w:rFonts w:cs="Arial"/>
                </w:rPr>
                <w:delText xml:space="preserve"> ‘Drag and drop’ de los registros.</w:delText>
              </w:r>
            </w:del>
          </w:p>
        </w:tc>
      </w:tr>
      <w:tr w:rsidR="0030582B" w:rsidRPr="00381C0B" w:rsidDel="00493324" w14:paraId="533F4D1F" w14:textId="01836189" w:rsidTr="00820C4A">
        <w:trPr>
          <w:del w:id="892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FF52D03" w14:textId="32B4C44D" w:rsidR="0030582B" w:rsidRPr="00381C0B" w:rsidDel="00493324" w:rsidRDefault="0030582B" w:rsidP="00820C4A">
            <w:pPr>
              <w:spacing w:after="0" w:line="240" w:lineRule="auto"/>
              <w:rPr>
                <w:del w:id="893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4BCC9538" w14:textId="0E48672F" w:rsidR="0030582B" w:rsidDel="00493324" w:rsidRDefault="0030582B" w:rsidP="00820C4A">
            <w:pPr>
              <w:spacing w:after="0" w:line="240" w:lineRule="auto"/>
              <w:rPr>
                <w:del w:id="894" w:author="OLIVARES MARTINEZ FERNANDO JESUS" w:date="2026-08-17T09:26:00Z"/>
                <w:rFonts w:cs="Arial"/>
              </w:rPr>
            </w:pPr>
            <w:del w:id="895" w:author="OLIVARES MARTINEZ FERNANDO JESUS" w:date="2026-08-17T09:26:00Z">
              <w:r w:rsidDel="00493324">
                <w:rPr>
                  <w:rFonts w:cs="Arial"/>
                </w:rPr>
                <w:delText>2.1</w:delText>
              </w:r>
            </w:del>
          </w:p>
        </w:tc>
        <w:tc>
          <w:tcPr>
            <w:tcW w:w="5604" w:type="dxa"/>
          </w:tcPr>
          <w:p w14:paraId="028569FA" w14:textId="749E8C90" w:rsidR="0030582B" w:rsidRPr="00085A0D" w:rsidDel="00493324" w:rsidRDefault="0030582B" w:rsidP="00820C4A">
            <w:pPr>
              <w:spacing w:after="0" w:line="240" w:lineRule="auto"/>
              <w:rPr>
                <w:del w:id="896" w:author="OLIVARES MARTINEZ FERNANDO JESUS" w:date="2026-08-17T09:26:00Z"/>
                <w:rFonts w:cs="Arial"/>
              </w:rPr>
            </w:pPr>
            <w:del w:id="897" w:author="OLIVARES MARTINEZ FERNANDO JESUS" w:date="2026-08-17T09:26:00Z">
              <w:r w:rsidDel="00493324">
                <w:rPr>
                  <w:rFonts w:cs="Arial"/>
                </w:rPr>
                <w:delText>El usuario podrá cambiar el orden de la lista de secciones que se muestran mediante “Drag&amp;Drop” de los registros. Arrastramos y soltamos el registro cuyo orden queremos cambiar.</w:delText>
              </w:r>
            </w:del>
          </w:p>
        </w:tc>
      </w:tr>
      <w:tr w:rsidR="0030582B" w:rsidRPr="00381C0B" w:rsidDel="00493324" w14:paraId="3DA4367A" w14:textId="41841F1D" w:rsidTr="00820C4A">
        <w:trPr>
          <w:del w:id="898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E7E8C09" w14:textId="28416391" w:rsidR="0030582B" w:rsidRPr="00381C0B" w:rsidDel="00493324" w:rsidRDefault="0030582B" w:rsidP="00820C4A">
            <w:pPr>
              <w:spacing w:after="0" w:line="240" w:lineRule="auto"/>
              <w:rPr>
                <w:del w:id="899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17CF03B9" w14:textId="55195B04" w:rsidR="0030582B" w:rsidDel="00493324" w:rsidRDefault="0030582B" w:rsidP="00820C4A">
            <w:pPr>
              <w:spacing w:after="0" w:line="240" w:lineRule="auto"/>
              <w:rPr>
                <w:del w:id="900" w:author="OLIVARES MARTINEZ FERNANDO JESUS" w:date="2026-08-17T09:26:00Z"/>
                <w:rFonts w:cs="Arial"/>
              </w:rPr>
            </w:pPr>
            <w:del w:id="901" w:author="OLIVARES MARTINEZ FERNANDO JESUS" w:date="2026-08-17T09:26:00Z">
              <w:r w:rsidDel="00493324">
                <w:rPr>
                  <w:rFonts w:cs="Arial"/>
                </w:rPr>
                <w:delText>2.2</w:delText>
              </w:r>
            </w:del>
          </w:p>
        </w:tc>
        <w:tc>
          <w:tcPr>
            <w:tcW w:w="5604" w:type="dxa"/>
          </w:tcPr>
          <w:p w14:paraId="7BCE8A7F" w14:textId="5E5D6F4F" w:rsidR="0030582B" w:rsidRPr="00085A0D" w:rsidDel="00493324" w:rsidRDefault="0030582B" w:rsidP="00820C4A">
            <w:pPr>
              <w:spacing w:after="0" w:line="240" w:lineRule="auto"/>
              <w:rPr>
                <w:del w:id="902" w:author="OLIVARES MARTINEZ FERNANDO JESUS" w:date="2026-08-17T09:26:00Z"/>
                <w:rFonts w:cs="Arial"/>
              </w:rPr>
            </w:pPr>
            <w:del w:id="903" w:author="OLIVARES MARTINEZ FERNANDO JESUS" w:date="2026-08-17T09:26:00Z">
              <w:r w:rsidDel="00493324">
                <w:rPr>
                  <w:rFonts w:cs="Arial"/>
                </w:rPr>
                <w:delText>En el momento en que soltamos el registro deseado, se actualiza en BBDD el nuevo orden del mismo y de los registros afectados.</w:delText>
              </w:r>
            </w:del>
          </w:p>
        </w:tc>
      </w:tr>
      <w:tr w:rsidR="0030582B" w:rsidRPr="00381C0B" w:rsidDel="00493324" w14:paraId="79041B03" w14:textId="2830FEFA" w:rsidTr="00820C4A">
        <w:trPr>
          <w:del w:id="904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4A46E422" w14:textId="7BF8C154" w:rsidR="0030582B" w:rsidRPr="00381C0B" w:rsidDel="00493324" w:rsidRDefault="0030582B" w:rsidP="00820C4A">
            <w:pPr>
              <w:spacing w:after="0" w:line="240" w:lineRule="auto"/>
              <w:rPr>
                <w:del w:id="905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1CAAC19F" w14:textId="3C64A181" w:rsidR="0030582B" w:rsidDel="00493324" w:rsidRDefault="0030582B" w:rsidP="00820C4A">
            <w:pPr>
              <w:spacing w:after="0" w:line="240" w:lineRule="auto"/>
              <w:rPr>
                <w:del w:id="906" w:author="OLIVARES MARTINEZ FERNANDO JESUS" w:date="2026-08-17T09:26:00Z"/>
                <w:rFonts w:cs="Arial"/>
              </w:rPr>
            </w:pPr>
            <w:del w:id="907" w:author="OLIVARES MARTINEZ FERNANDO JESUS" w:date="2026-08-17T09:26:00Z">
              <w:r w:rsidDel="00493324">
                <w:rPr>
                  <w:rFonts w:cs="Arial"/>
                </w:rPr>
                <w:delText>2.3</w:delText>
              </w:r>
            </w:del>
          </w:p>
        </w:tc>
        <w:tc>
          <w:tcPr>
            <w:tcW w:w="5604" w:type="dxa"/>
          </w:tcPr>
          <w:p w14:paraId="5DD2BF5C" w14:textId="105857E7" w:rsidR="0030582B" w:rsidRPr="00085A0D" w:rsidDel="00493324" w:rsidRDefault="0030582B" w:rsidP="00820C4A">
            <w:pPr>
              <w:spacing w:after="0" w:line="240" w:lineRule="auto"/>
              <w:rPr>
                <w:del w:id="908" w:author="OLIVARES MARTINEZ FERNANDO JESUS" w:date="2026-08-17T09:26:00Z"/>
                <w:rFonts w:cs="Arial"/>
              </w:rPr>
            </w:pPr>
            <w:del w:id="909" w:author="OLIVARES MARTINEZ FERNANDO JESUS" w:date="2026-08-17T09:26:00Z">
              <w:r w:rsidDel="00493324">
                <w:rPr>
                  <w:rFonts w:cs="Arial"/>
                </w:rPr>
                <w:delText>El usuario selecciona la opción “Ordenar Vicisitudes” de una sección concreta</w:delText>
              </w:r>
            </w:del>
          </w:p>
        </w:tc>
      </w:tr>
      <w:tr w:rsidR="0030582B" w:rsidRPr="00381C0B" w:rsidDel="00493324" w14:paraId="3EAE91A3" w14:textId="1CDE05B6" w:rsidTr="00820C4A">
        <w:trPr>
          <w:del w:id="910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13410DDE" w14:textId="7AB2904A" w:rsidR="0030582B" w:rsidRPr="00381C0B" w:rsidDel="00493324" w:rsidRDefault="0030582B" w:rsidP="0030582B">
            <w:pPr>
              <w:spacing w:after="0" w:line="240" w:lineRule="auto"/>
              <w:rPr>
                <w:del w:id="911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41BDAB34" w14:textId="1CFD73F0" w:rsidR="0030582B" w:rsidDel="00493324" w:rsidRDefault="0030582B" w:rsidP="0030582B">
            <w:pPr>
              <w:spacing w:after="0" w:line="240" w:lineRule="auto"/>
              <w:rPr>
                <w:del w:id="912" w:author="OLIVARES MARTINEZ FERNANDO JESUS" w:date="2026-08-17T09:26:00Z"/>
                <w:rFonts w:cs="Arial"/>
              </w:rPr>
            </w:pPr>
            <w:del w:id="913" w:author="OLIVARES MARTINEZ FERNANDO JESUS" w:date="2026-08-17T09:26:00Z">
              <w:r w:rsidDel="00493324">
                <w:rPr>
                  <w:rFonts w:cs="Arial"/>
                </w:rPr>
                <w:delText>2.4</w:delText>
              </w:r>
            </w:del>
          </w:p>
        </w:tc>
        <w:tc>
          <w:tcPr>
            <w:tcW w:w="5604" w:type="dxa"/>
          </w:tcPr>
          <w:p w14:paraId="245DD484" w14:textId="0377900D" w:rsidR="0030582B" w:rsidRPr="00085A0D" w:rsidDel="00493324" w:rsidRDefault="0030582B" w:rsidP="0030582B">
            <w:pPr>
              <w:spacing w:after="0" w:line="240" w:lineRule="auto"/>
              <w:rPr>
                <w:del w:id="914" w:author="OLIVARES MARTINEZ FERNANDO JESUS" w:date="2026-08-17T09:26:00Z"/>
                <w:rFonts w:cs="Arial"/>
              </w:rPr>
            </w:pPr>
            <w:del w:id="915" w:author="OLIVARES MARTINEZ FERNANDO JESUS" w:date="2026-08-13T10:24:00Z">
              <w:r w:rsidDel="006F6EFF">
                <w:rPr>
                  <w:rFonts w:cs="Arial"/>
                </w:rPr>
                <w:delText>Se muestra un nuevo formulario</w:delText>
              </w:r>
            </w:del>
          </w:p>
        </w:tc>
      </w:tr>
      <w:tr w:rsidR="0030582B" w:rsidRPr="00381C0B" w:rsidDel="00493324" w14:paraId="41F030D5" w14:textId="67CFE332" w:rsidTr="00820C4A">
        <w:trPr>
          <w:del w:id="916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61B28444" w14:textId="0C8DD96F" w:rsidR="0030582B" w:rsidRPr="00381C0B" w:rsidDel="00493324" w:rsidRDefault="0030582B" w:rsidP="0030582B">
            <w:pPr>
              <w:spacing w:after="0" w:line="240" w:lineRule="auto"/>
              <w:rPr>
                <w:del w:id="917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1889133A" w14:textId="4998BC92" w:rsidR="0030582B" w:rsidDel="00493324" w:rsidRDefault="0030582B" w:rsidP="0030582B">
            <w:pPr>
              <w:spacing w:after="0" w:line="240" w:lineRule="auto"/>
              <w:rPr>
                <w:del w:id="918" w:author="OLIVARES MARTINEZ FERNANDO JESUS" w:date="2026-08-17T09:26:00Z"/>
                <w:rFonts w:cs="Arial"/>
              </w:rPr>
            </w:pPr>
          </w:p>
        </w:tc>
        <w:tc>
          <w:tcPr>
            <w:tcW w:w="5604" w:type="dxa"/>
          </w:tcPr>
          <w:p w14:paraId="5DB34879" w14:textId="6C006FDA" w:rsidR="0030582B" w:rsidRPr="00085A0D" w:rsidDel="00493324" w:rsidRDefault="0030582B" w:rsidP="0030582B">
            <w:pPr>
              <w:spacing w:after="0" w:line="240" w:lineRule="auto"/>
              <w:rPr>
                <w:del w:id="919" w:author="OLIVARES MARTINEZ FERNANDO JESUS" w:date="2026-08-17T09:26:00Z"/>
                <w:rFonts w:cs="Arial"/>
              </w:rPr>
            </w:pPr>
          </w:p>
        </w:tc>
      </w:tr>
      <w:tr w:rsidR="0030582B" w:rsidRPr="00381C0B" w:rsidDel="00493324" w14:paraId="774EE193" w14:textId="763BF9F5" w:rsidTr="00820C4A">
        <w:trPr>
          <w:del w:id="920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C75265A" w14:textId="2D4BEFAC" w:rsidR="0030582B" w:rsidRPr="00381C0B" w:rsidDel="00493324" w:rsidRDefault="0030582B" w:rsidP="0030582B">
            <w:pPr>
              <w:spacing w:after="0" w:line="240" w:lineRule="auto"/>
              <w:rPr>
                <w:del w:id="921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054CFB54" w14:textId="3A2CA707" w:rsidR="0030582B" w:rsidDel="00493324" w:rsidRDefault="0030582B" w:rsidP="0030582B">
            <w:pPr>
              <w:spacing w:after="0" w:line="240" w:lineRule="auto"/>
              <w:rPr>
                <w:del w:id="922" w:author="OLIVARES MARTINEZ FERNANDO JESUS" w:date="2026-08-17T09:26:00Z"/>
                <w:rFonts w:cs="Arial"/>
              </w:rPr>
            </w:pPr>
          </w:p>
        </w:tc>
        <w:tc>
          <w:tcPr>
            <w:tcW w:w="5604" w:type="dxa"/>
          </w:tcPr>
          <w:p w14:paraId="75527491" w14:textId="274752B0" w:rsidR="0030582B" w:rsidDel="00493324" w:rsidRDefault="0030582B" w:rsidP="0030582B">
            <w:pPr>
              <w:spacing w:after="0" w:line="240" w:lineRule="auto"/>
              <w:rPr>
                <w:del w:id="923" w:author="OLIVARES MARTINEZ FERNANDO JESUS" w:date="2026-08-17T09:26:00Z"/>
                <w:rFonts w:cs="Arial"/>
              </w:rPr>
            </w:pPr>
          </w:p>
        </w:tc>
      </w:tr>
      <w:tr w:rsidR="0030582B" w:rsidRPr="00381C0B" w:rsidDel="00493324" w14:paraId="74A20AE4" w14:textId="22197820" w:rsidTr="00820C4A">
        <w:trPr>
          <w:del w:id="924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76CD64E5" w14:textId="49479BDF" w:rsidR="0030582B" w:rsidRPr="00381C0B" w:rsidDel="00493324" w:rsidRDefault="0030582B" w:rsidP="0030582B">
            <w:pPr>
              <w:spacing w:after="0" w:line="240" w:lineRule="auto"/>
              <w:rPr>
                <w:del w:id="925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40A4AD09" w14:textId="63321595" w:rsidR="0030582B" w:rsidDel="00493324" w:rsidRDefault="0030582B" w:rsidP="0030582B">
            <w:pPr>
              <w:spacing w:after="0" w:line="240" w:lineRule="auto"/>
              <w:rPr>
                <w:del w:id="926" w:author="OLIVARES MARTINEZ FERNANDO JESUS" w:date="2026-08-17T09:26:00Z"/>
                <w:rFonts w:cs="Arial"/>
              </w:rPr>
            </w:pPr>
          </w:p>
        </w:tc>
        <w:tc>
          <w:tcPr>
            <w:tcW w:w="5604" w:type="dxa"/>
          </w:tcPr>
          <w:p w14:paraId="088F1840" w14:textId="3A888314" w:rsidR="0030582B" w:rsidDel="00493324" w:rsidRDefault="0030582B" w:rsidP="0030582B">
            <w:pPr>
              <w:spacing w:after="0" w:line="240" w:lineRule="auto"/>
              <w:rPr>
                <w:del w:id="927" w:author="OLIVARES MARTINEZ FERNANDO JESUS" w:date="2026-08-17T09:26:00Z"/>
                <w:rFonts w:cs="Arial"/>
              </w:rPr>
            </w:pPr>
          </w:p>
        </w:tc>
      </w:tr>
      <w:tr w:rsidR="0030582B" w:rsidRPr="00381C0B" w:rsidDel="00493324" w14:paraId="5ED78E01" w14:textId="1C38CF54" w:rsidTr="00820C4A">
        <w:trPr>
          <w:del w:id="928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07D2B08" w14:textId="46221FA4" w:rsidR="0030582B" w:rsidRPr="00381C0B" w:rsidDel="00493324" w:rsidRDefault="0030582B" w:rsidP="0030582B">
            <w:pPr>
              <w:spacing w:after="0" w:line="240" w:lineRule="auto"/>
              <w:rPr>
                <w:del w:id="929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5CE88C6C" w14:textId="6B6809D2" w:rsidR="0030582B" w:rsidDel="00493324" w:rsidRDefault="0030582B" w:rsidP="0030582B">
            <w:pPr>
              <w:spacing w:after="0" w:line="240" w:lineRule="auto"/>
              <w:rPr>
                <w:del w:id="930" w:author="OLIVARES MARTINEZ FERNANDO JESUS" w:date="2026-08-17T09:26:00Z"/>
                <w:rFonts w:cs="Arial"/>
              </w:rPr>
            </w:pPr>
            <w:del w:id="931" w:author="OLIVARES MARTINEZ FERNANDO JESUS" w:date="2026-08-13T10:26:00Z">
              <w:r w:rsidDel="0030582B">
                <w:rPr>
                  <w:rFonts w:cs="Arial"/>
                </w:rPr>
                <w:delText>5</w:delText>
              </w:r>
            </w:del>
          </w:p>
        </w:tc>
        <w:tc>
          <w:tcPr>
            <w:tcW w:w="5604" w:type="dxa"/>
          </w:tcPr>
          <w:p w14:paraId="6060061E" w14:textId="5F1DFB26" w:rsidR="0030582B" w:rsidDel="00493324" w:rsidRDefault="0030582B" w:rsidP="0030582B">
            <w:pPr>
              <w:spacing w:after="0" w:line="240" w:lineRule="auto"/>
              <w:rPr>
                <w:del w:id="932" w:author="OLIVARES MARTINEZ FERNANDO JESUS" w:date="2026-08-17T09:26:00Z"/>
                <w:rFonts w:cs="Arial"/>
              </w:rPr>
            </w:pPr>
            <w:del w:id="933" w:author="OLIVARES MARTINEZ FERNANDO JESUS" w:date="2026-08-17T09:26:00Z">
              <w:r w:rsidRPr="00085A0D" w:rsidDel="00493324">
                <w:rPr>
                  <w:rFonts w:cs="Arial"/>
                </w:rPr>
                <w:delText>El sistema valida restricciones (integridad de los identificadores de registros implicados).</w:delText>
              </w:r>
              <w:r w:rsidDel="00493324">
                <w:rPr>
                  <w:rFonts w:cs="Arial"/>
                </w:rPr>
                <w:delText xml:space="preserve"> </w:delText>
              </w:r>
            </w:del>
          </w:p>
        </w:tc>
      </w:tr>
      <w:tr w:rsidR="0030582B" w:rsidRPr="00381C0B" w:rsidDel="00493324" w14:paraId="3690F4DE" w14:textId="5896D6CB" w:rsidTr="00820C4A">
        <w:trPr>
          <w:del w:id="934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E6FA5CA" w14:textId="4A7679EB" w:rsidR="0030582B" w:rsidRPr="00381C0B" w:rsidDel="00493324" w:rsidRDefault="0030582B" w:rsidP="0030582B">
            <w:pPr>
              <w:spacing w:after="0" w:line="240" w:lineRule="auto"/>
              <w:rPr>
                <w:del w:id="935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6C37FFA9" w14:textId="4245443F" w:rsidR="0030582B" w:rsidDel="00493324" w:rsidRDefault="0030582B" w:rsidP="0030582B">
            <w:pPr>
              <w:spacing w:after="0" w:line="240" w:lineRule="auto"/>
              <w:rPr>
                <w:del w:id="936" w:author="OLIVARES MARTINEZ FERNANDO JESUS" w:date="2026-08-17T09:26:00Z"/>
                <w:rFonts w:cs="Arial"/>
              </w:rPr>
            </w:pPr>
            <w:del w:id="937" w:author="OLIVARES MARTINEZ FERNANDO JESUS" w:date="2026-08-13T10:26:00Z">
              <w:r w:rsidDel="0030582B">
                <w:rPr>
                  <w:rFonts w:cs="Arial"/>
                </w:rPr>
                <w:delText>5</w:delText>
              </w:r>
            </w:del>
            <w:del w:id="938" w:author="OLIVARES MARTINEZ FERNANDO JESUS" w:date="2026-08-17T09:26:00Z">
              <w:r w:rsidDel="00493324">
                <w:rPr>
                  <w:rFonts w:cs="Arial"/>
                </w:rPr>
                <w:delText>.1</w:delText>
              </w:r>
            </w:del>
          </w:p>
        </w:tc>
        <w:tc>
          <w:tcPr>
            <w:tcW w:w="5604" w:type="dxa"/>
          </w:tcPr>
          <w:p w14:paraId="3B57E8F6" w14:textId="2B1B7CFE" w:rsidR="0030582B" w:rsidRPr="00332C31" w:rsidDel="00493324" w:rsidRDefault="0030582B" w:rsidP="0030582B">
            <w:pPr>
              <w:spacing w:after="0" w:line="240" w:lineRule="auto"/>
              <w:rPr>
                <w:del w:id="939" w:author="OLIVARES MARTINEZ FERNANDO JESUS" w:date="2026-08-17T09:26:00Z"/>
                <w:rFonts w:cs="Arial"/>
              </w:rPr>
            </w:pPr>
            <w:del w:id="940" w:author="OLIVARES MARTINEZ FERNANDO JESUS" w:date="2026-08-17T09:26:00Z">
              <w:r w:rsidRPr="00085A0D" w:rsidDel="00493324">
                <w:rPr>
                  <w:rFonts w:cs="Arial"/>
                </w:rPr>
                <w:delText>Si existen restricciones o inconsistencias en los IDs enviados, el sistema impide la actualización del orden de los registros.</w:delText>
              </w:r>
            </w:del>
          </w:p>
        </w:tc>
      </w:tr>
      <w:tr w:rsidR="0030582B" w:rsidRPr="00381C0B" w:rsidDel="00493324" w14:paraId="69D1C2EA" w14:textId="5D4B7BE8" w:rsidTr="00820C4A">
        <w:trPr>
          <w:del w:id="941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720EB7C5" w14:textId="2DBAFE44" w:rsidR="0030582B" w:rsidRPr="00381C0B" w:rsidDel="00493324" w:rsidRDefault="0030582B" w:rsidP="0030582B">
            <w:pPr>
              <w:spacing w:after="0" w:line="240" w:lineRule="auto"/>
              <w:rPr>
                <w:del w:id="942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39ACF994" w14:textId="68193F48" w:rsidR="0030582B" w:rsidDel="00493324" w:rsidRDefault="0030582B" w:rsidP="0030582B">
            <w:pPr>
              <w:spacing w:after="0" w:line="240" w:lineRule="auto"/>
              <w:rPr>
                <w:del w:id="943" w:author="OLIVARES MARTINEZ FERNANDO JESUS" w:date="2026-08-17T09:26:00Z"/>
                <w:rFonts w:cs="Arial"/>
              </w:rPr>
            </w:pPr>
            <w:del w:id="944" w:author="OLIVARES MARTINEZ FERNANDO JESUS" w:date="2026-08-13T10:26:00Z">
              <w:r w:rsidDel="0030582B">
                <w:rPr>
                  <w:rFonts w:cs="Arial"/>
                </w:rPr>
                <w:delText>5</w:delText>
              </w:r>
            </w:del>
            <w:del w:id="945" w:author="OLIVARES MARTINEZ FERNANDO JESUS" w:date="2026-08-17T09:26:00Z">
              <w:r w:rsidDel="00493324">
                <w:rPr>
                  <w:rFonts w:cs="Arial"/>
                </w:rPr>
                <w:delText>.2</w:delText>
              </w:r>
            </w:del>
          </w:p>
        </w:tc>
        <w:tc>
          <w:tcPr>
            <w:tcW w:w="5604" w:type="dxa"/>
          </w:tcPr>
          <w:p w14:paraId="3BEF63BB" w14:textId="5EC59755" w:rsidR="0030582B" w:rsidDel="00493324" w:rsidRDefault="0030582B" w:rsidP="0030582B">
            <w:pPr>
              <w:spacing w:after="0" w:line="240" w:lineRule="auto"/>
              <w:rPr>
                <w:del w:id="946" w:author="OLIVARES MARTINEZ FERNANDO JESUS" w:date="2026-08-17T09:26:00Z"/>
                <w:rFonts w:cs="Arial"/>
              </w:rPr>
            </w:pPr>
            <w:del w:id="947" w:author="OLIVARES MARTINEZ FERNANDO JESUS" w:date="2026-08-17T09:26:00Z">
              <w:r w:rsidRPr="00085A0D" w:rsidDel="00493324">
                <w:rPr>
                  <w:rFonts w:cs="Arial"/>
                </w:rPr>
                <w:delText>El sistema muestra un mensaje con el problema al realizar la actualización de posiciones.</w:delText>
              </w:r>
            </w:del>
          </w:p>
        </w:tc>
      </w:tr>
      <w:tr w:rsidR="0030582B" w:rsidRPr="00381C0B" w:rsidDel="00493324" w14:paraId="614F5F90" w14:textId="2C34B85F" w:rsidTr="00820C4A">
        <w:trPr>
          <w:del w:id="948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F2F7DE0" w14:textId="33DD5FEE" w:rsidR="0030582B" w:rsidRPr="00381C0B" w:rsidDel="00493324" w:rsidRDefault="0030582B" w:rsidP="0030582B">
            <w:pPr>
              <w:spacing w:after="0" w:line="240" w:lineRule="auto"/>
              <w:rPr>
                <w:del w:id="949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4BFCBF4F" w14:textId="34B0CFC5" w:rsidR="0030582B" w:rsidDel="00493324" w:rsidRDefault="0030582B" w:rsidP="0030582B">
            <w:pPr>
              <w:spacing w:after="0" w:line="240" w:lineRule="auto"/>
              <w:rPr>
                <w:del w:id="950" w:author="OLIVARES MARTINEZ FERNANDO JESUS" w:date="2026-08-17T09:26:00Z"/>
                <w:rFonts w:cs="Arial"/>
              </w:rPr>
            </w:pPr>
            <w:del w:id="951" w:author="OLIVARES MARTINEZ FERNANDO JESUS" w:date="2026-08-13T10:26:00Z">
              <w:r w:rsidDel="0030582B">
                <w:rPr>
                  <w:rFonts w:cs="Arial"/>
                </w:rPr>
                <w:delText>6</w:delText>
              </w:r>
            </w:del>
          </w:p>
        </w:tc>
        <w:tc>
          <w:tcPr>
            <w:tcW w:w="5604" w:type="dxa"/>
          </w:tcPr>
          <w:p w14:paraId="3A4417BC" w14:textId="1D1AE7A0" w:rsidR="0030582B" w:rsidDel="00493324" w:rsidRDefault="0030582B" w:rsidP="0030582B">
            <w:pPr>
              <w:spacing w:after="0" w:line="240" w:lineRule="auto"/>
              <w:rPr>
                <w:del w:id="952" w:author="OLIVARES MARTINEZ FERNANDO JESUS" w:date="2026-08-17T09:26:00Z"/>
                <w:rFonts w:cs="Arial"/>
              </w:rPr>
            </w:pPr>
            <w:del w:id="953" w:author="OLIVARES MARTINEZ FERNANDO JESUS" w:date="2026-08-17T09:26:00Z">
              <w:r w:rsidRPr="00085A0D" w:rsidDel="00493324">
                <w:rPr>
                  <w:rFonts w:cs="Arial"/>
                </w:rPr>
                <w:delText>El sistema realiza la actualización masiva del campo NUM_ORDEN de los registros modificados en la base de datos.</w:delText>
              </w:r>
            </w:del>
          </w:p>
        </w:tc>
      </w:tr>
      <w:tr w:rsidR="0030582B" w:rsidRPr="00381C0B" w:rsidDel="00493324" w14:paraId="74E60698" w14:textId="04EF76CF" w:rsidTr="00820C4A">
        <w:trPr>
          <w:del w:id="954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D11F01A" w14:textId="7D91E6C8" w:rsidR="0030582B" w:rsidRPr="00381C0B" w:rsidDel="00493324" w:rsidRDefault="0030582B" w:rsidP="0030582B">
            <w:pPr>
              <w:spacing w:after="0" w:line="240" w:lineRule="auto"/>
              <w:rPr>
                <w:del w:id="955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7434F8A6" w14:textId="2B526EC0" w:rsidR="0030582B" w:rsidDel="00493324" w:rsidRDefault="0030582B" w:rsidP="0030582B">
            <w:pPr>
              <w:spacing w:after="0" w:line="240" w:lineRule="auto"/>
              <w:rPr>
                <w:del w:id="956" w:author="OLIVARES MARTINEZ FERNANDO JESUS" w:date="2026-08-17T09:26:00Z"/>
                <w:rFonts w:cs="Arial"/>
              </w:rPr>
            </w:pPr>
            <w:del w:id="957" w:author="OLIVARES MARTINEZ FERNANDO JESUS" w:date="2026-08-13T10:26:00Z">
              <w:r w:rsidDel="0030582B">
                <w:rPr>
                  <w:rFonts w:cs="Arial"/>
                </w:rPr>
                <w:delText>6</w:delText>
              </w:r>
            </w:del>
            <w:del w:id="958" w:author="OLIVARES MARTINEZ FERNANDO JESUS" w:date="2026-08-17T09:26:00Z">
              <w:r w:rsidDel="00493324">
                <w:rPr>
                  <w:rFonts w:cs="Arial"/>
                </w:rPr>
                <w:delText>.1</w:delText>
              </w:r>
            </w:del>
          </w:p>
        </w:tc>
        <w:tc>
          <w:tcPr>
            <w:tcW w:w="5604" w:type="dxa"/>
          </w:tcPr>
          <w:p w14:paraId="2F33E507" w14:textId="169FA0FB" w:rsidR="0030582B" w:rsidDel="00493324" w:rsidRDefault="0030582B" w:rsidP="0030582B">
            <w:pPr>
              <w:spacing w:after="0" w:line="240" w:lineRule="auto"/>
              <w:rPr>
                <w:del w:id="959" w:author="OLIVARES MARTINEZ FERNANDO JESUS" w:date="2026-08-17T09:26:00Z"/>
                <w:rFonts w:cs="Arial"/>
              </w:rPr>
            </w:pPr>
            <w:del w:id="960" w:author="OLIVARES MARTINEZ FERNANDO JESUS" w:date="2026-08-17T09:26:00Z">
              <w:r w:rsidRPr="00085A0D" w:rsidDel="00493324">
                <w:rPr>
                  <w:rFonts w:cs="Arial"/>
                </w:rPr>
                <w:delText>Si hay errores al realizar la transacción de actualización, el sistema realiza un rollback y muestra un mensaje de error.</w:delText>
              </w:r>
            </w:del>
          </w:p>
        </w:tc>
      </w:tr>
      <w:tr w:rsidR="0030582B" w:rsidRPr="00381C0B" w:rsidDel="00493324" w14:paraId="00A634D6" w14:textId="1C7ECD56" w:rsidTr="00820C4A">
        <w:trPr>
          <w:del w:id="961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797F93E" w14:textId="71AD8A75" w:rsidR="0030582B" w:rsidRPr="00381C0B" w:rsidDel="00493324" w:rsidRDefault="0030582B" w:rsidP="0030582B">
            <w:pPr>
              <w:spacing w:after="0" w:line="240" w:lineRule="auto"/>
              <w:rPr>
                <w:del w:id="962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5C419B76" w14:textId="5F4B23CC" w:rsidR="0030582B" w:rsidDel="00493324" w:rsidRDefault="0030582B" w:rsidP="0030582B">
            <w:pPr>
              <w:spacing w:after="0" w:line="240" w:lineRule="auto"/>
              <w:rPr>
                <w:del w:id="963" w:author="OLIVARES MARTINEZ FERNANDO JESUS" w:date="2026-08-17T09:26:00Z"/>
                <w:rFonts w:cs="Arial"/>
              </w:rPr>
            </w:pPr>
            <w:del w:id="964" w:author="OLIVARES MARTINEZ FERNANDO JESUS" w:date="2026-08-13T10:26:00Z">
              <w:r w:rsidDel="0030582B">
                <w:rPr>
                  <w:rFonts w:cs="Arial"/>
                </w:rPr>
                <w:delText>6</w:delText>
              </w:r>
            </w:del>
            <w:del w:id="965" w:author="OLIVARES MARTINEZ FERNANDO JESUS" w:date="2026-08-17T09:26:00Z">
              <w:r w:rsidDel="00493324">
                <w:rPr>
                  <w:rFonts w:cs="Arial"/>
                </w:rPr>
                <w:delText>.2</w:delText>
              </w:r>
            </w:del>
          </w:p>
        </w:tc>
        <w:tc>
          <w:tcPr>
            <w:tcW w:w="5604" w:type="dxa"/>
          </w:tcPr>
          <w:p w14:paraId="5BF5D2D6" w14:textId="567D359E" w:rsidR="0030582B" w:rsidDel="00493324" w:rsidRDefault="0030582B" w:rsidP="0030582B">
            <w:pPr>
              <w:spacing w:after="0" w:line="240" w:lineRule="auto"/>
              <w:rPr>
                <w:del w:id="966" w:author="OLIVARES MARTINEZ FERNANDO JESUS" w:date="2026-08-17T09:26:00Z"/>
                <w:rFonts w:cs="Arial"/>
              </w:rPr>
            </w:pPr>
            <w:del w:id="967" w:author="OLIVARES MARTINEZ FERNANDO JESUS" w:date="2026-08-17T09:26:00Z">
              <w:r w:rsidRPr="00085A0D" w:rsidDel="00493324">
                <w:rPr>
                  <w:rFonts w:cs="Arial"/>
                </w:rPr>
                <w:delText>El sistema audita el incidente.</w:delText>
              </w:r>
            </w:del>
          </w:p>
        </w:tc>
      </w:tr>
      <w:tr w:rsidR="0030582B" w:rsidRPr="00381C0B" w:rsidDel="00493324" w14:paraId="3C25BBCC" w14:textId="4C1A30B5" w:rsidTr="00820C4A">
        <w:trPr>
          <w:del w:id="968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345A819" w14:textId="4798150A" w:rsidR="0030582B" w:rsidRPr="00381C0B" w:rsidDel="00493324" w:rsidRDefault="0030582B" w:rsidP="0030582B">
            <w:pPr>
              <w:spacing w:after="0" w:line="240" w:lineRule="auto"/>
              <w:rPr>
                <w:del w:id="969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224E7CF5" w14:textId="37A31A95" w:rsidR="0030582B" w:rsidDel="00493324" w:rsidRDefault="0030582B" w:rsidP="0030582B">
            <w:pPr>
              <w:spacing w:after="0" w:line="240" w:lineRule="auto"/>
              <w:rPr>
                <w:del w:id="970" w:author="OLIVARES MARTINEZ FERNANDO JESUS" w:date="2026-08-17T09:26:00Z"/>
                <w:rFonts w:cs="Arial"/>
              </w:rPr>
            </w:pPr>
            <w:del w:id="971" w:author="OLIVARES MARTINEZ FERNANDO JESUS" w:date="2026-08-13T10:26:00Z">
              <w:r w:rsidDel="0030582B">
                <w:rPr>
                  <w:rFonts w:cs="Arial"/>
                </w:rPr>
                <w:delText>7</w:delText>
              </w:r>
            </w:del>
          </w:p>
        </w:tc>
        <w:tc>
          <w:tcPr>
            <w:tcW w:w="5604" w:type="dxa"/>
          </w:tcPr>
          <w:p w14:paraId="381C98FC" w14:textId="2B67E71E" w:rsidR="0030582B" w:rsidDel="00493324" w:rsidRDefault="0030582B" w:rsidP="0030582B">
            <w:pPr>
              <w:spacing w:after="0" w:line="240" w:lineRule="auto"/>
              <w:rPr>
                <w:del w:id="972" w:author="OLIVARES MARTINEZ FERNANDO JESUS" w:date="2026-08-17T09:26:00Z"/>
                <w:rFonts w:cs="Arial"/>
              </w:rPr>
            </w:pPr>
            <w:del w:id="973" w:author="OLIVARES MARTINEZ FERNANDO JESUS" w:date="2026-08-17T09:26:00Z">
              <w:r w:rsidRPr="00085A0D" w:rsidDel="00493324">
                <w:rPr>
                  <w:rFonts w:cs="Arial"/>
                </w:rPr>
                <w:delText>El sistema audita el cambio de orden de los registros.</w:delText>
              </w:r>
            </w:del>
          </w:p>
        </w:tc>
      </w:tr>
      <w:tr w:rsidR="0030582B" w:rsidRPr="00381C0B" w:rsidDel="00493324" w14:paraId="00BCE4EA" w14:textId="20078E79" w:rsidTr="00820C4A">
        <w:trPr>
          <w:del w:id="974" w:author="OLIVARES MARTINEZ FERNANDO JESUS" w:date="2026-08-17T09:26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EA264C4" w14:textId="23CB5C2F" w:rsidR="0030582B" w:rsidRPr="00381C0B" w:rsidDel="00493324" w:rsidRDefault="0030582B" w:rsidP="0030582B">
            <w:pPr>
              <w:spacing w:after="0" w:line="240" w:lineRule="auto"/>
              <w:rPr>
                <w:del w:id="975" w:author="OLIVARES MARTINEZ FERNANDO JESUS" w:date="2026-08-17T09:26:00Z"/>
                <w:rFonts w:cs="Arial"/>
              </w:rPr>
            </w:pPr>
          </w:p>
        </w:tc>
        <w:tc>
          <w:tcPr>
            <w:tcW w:w="638" w:type="dxa"/>
          </w:tcPr>
          <w:p w14:paraId="07007D03" w14:textId="42ABA2CA" w:rsidR="0030582B" w:rsidDel="00493324" w:rsidRDefault="0030582B" w:rsidP="0030582B">
            <w:pPr>
              <w:spacing w:after="0" w:line="240" w:lineRule="auto"/>
              <w:rPr>
                <w:del w:id="976" w:author="OLIVARES MARTINEZ FERNANDO JESUS" w:date="2026-08-17T09:26:00Z"/>
                <w:rFonts w:cs="Arial"/>
              </w:rPr>
            </w:pPr>
            <w:del w:id="977" w:author="OLIVARES MARTINEZ FERNANDO JESUS" w:date="2026-08-13T10:26:00Z">
              <w:r w:rsidDel="0030582B">
                <w:rPr>
                  <w:rFonts w:cs="Arial"/>
                </w:rPr>
                <w:delText>8</w:delText>
              </w:r>
            </w:del>
          </w:p>
        </w:tc>
        <w:tc>
          <w:tcPr>
            <w:tcW w:w="5604" w:type="dxa"/>
          </w:tcPr>
          <w:p w14:paraId="38C88C58" w14:textId="4D6B14BE" w:rsidR="0030582B" w:rsidDel="00493324" w:rsidRDefault="0030582B" w:rsidP="0030582B">
            <w:pPr>
              <w:spacing w:after="0" w:line="240" w:lineRule="auto"/>
              <w:rPr>
                <w:del w:id="978" w:author="OLIVARES MARTINEZ FERNANDO JESUS" w:date="2026-08-17T09:26:00Z"/>
                <w:rFonts w:cs="Arial"/>
              </w:rPr>
            </w:pPr>
            <w:del w:id="979" w:author="OLIVARES MARTINEZ FERNANDO JESUS" w:date="2026-08-17T09:26:00Z">
              <w:r w:rsidRPr="00085A0D" w:rsidDel="00493324">
                <w:rPr>
                  <w:rFonts w:cs="Arial"/>
                </w:rPr>
                <w:delText>El sistema muestra un mensaje confirmando la reordenación al usuario.</w:delText>
              </w:r>
            </w:del>
          </w:p>
        </w:tc>
      </w:tr>
      <w:tr w:rsidR="0030582B" w:rsidRPr="00381C0B" w:rsidDel="00493324" w14:paraId="6370B9AC" w14:textId="7E71105B" w:rsidTr="00820C4A">
        <w:trPr>
          <w:del w:id="980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69A6896C" w14:textId="373FD5A4" w:rsidR="0030582B" w:rsidRPr="00381C0B" w:rsidDel="00493324" w:rsidRDefault="0030582B" w:rsidP="0030582B">
            <w:pPr>
              <w:spacing w:after="0" w:line="240" w:lineRule="auto"/>
              <w:rPr>
                <w:del w:id="981" w:author="OLIVARES MARTINEZ FERNANDO JESUS" w:date="2026-08-17T09:26:00Z"/>
                <w:rFonts w:cs="Arial"/>
              </w:rPr>
            </w:pPr>
            <w:del w:id="982" w:author="OLIVARES MARTINEZ FERNANDO JESUS" w:date="2026-08-17T09:26:00Z">
              <w:r w:rsidRPr="00381C0B" w:rsidDel="00493324">
                <w:rPr>
                  <w:rFonts w:cs="Arial"/>
                </w:rPr>
                <w:delText>PostCondición</w:delText>
              </w:r>
            </w:del>
          </w:p>
        </w:tc>
        <w:tc>
          <w:tcPr>
            <w:tcW w:w="6242" w:type="dxa"/>
            <w:gridSpan w:val="2"/>
          </w:tcPr>
          <w:p w14:paraId="34F2D8B7" w14:textId="1ADF2A93" w:rsidR="0030582B" w:rsidRPr="00381C0B" w:rsidDel="00493324" w:rsidRDefault="0030582B" w:rsidP="0030582B">
            <w:pPr>
              <w:spacing w:after="0" w:line="240" w:lineRule="auto"/>
              <w:rPr>
                <w:del w:id="983" w:author="OLIVARES MARTINEZ FERNANDO JESUS" w:date="2026-08-17T09:26:00Z"/>
                <w:rFonts w:cs="Arial"/>
              </w:rPr>
            </w:pPr>
            <w:del w:id="984" w:author="OLIVARES MARTINEZ FERNANDO JESUS" w:date="2026-08-17T09:26:00Z">
              <w:r w:rsidDel="00493324">
                <w:rPr>
                  <w:rFonts w:cs="Arial"/>
                </w:rPr>
                <w:delText>S</w:delText>
              </w:r>
              <w:r w:rsidRPr="00A902EB" w:rsidDel="00493324">
                <w:rPr>
                  <w:rFonts w:cs="Arial"/>
                </w:rPr>
                <w:delText xml:space="preserve">e </w:delText>
              </w:r>
              <w:r w:rsidDel="00493324">
                <w:rPr>
                  <w:rFonts w:cs="Arial"/>
                </w:rPr>
                <w:delText>ha realizado</w:delText>
              </w:r>
              <w:r w:rsidRPr="00A902EB" w:rsidDel="00493324">
                <w:rPr>
                  <w:rFonts w:cs="Arial"/>
                </w:rPr>
                <w:delText xml:space="preserve"> </w:delText>
              </w:r>
              <w:r w:rsidDel="00493324">
                <w:rPr>
                  <w:rFonts w:cs="Arial"/>
                </w:rPr>
                <w:delText>la actualizado el orden de los registros</w:delText>
              </w:r>
              <w:r w:rsidRPr="00A902EB" w:rsidDel="00493324">
                <w:rPr>
                  <w:rFonts w:cs="Arial"/>
                </w:rPr>
                <w:delText xml:space="preserve"> en la base de dato</w:delText>
              </w:r>
              <w:r w:rsidDel="00493324">
                <w:rPr>
                  <w:rFonts w:cs="Arial"/>
                </w:rPr>
                <w:delText>s</w:delText>
              </w:r>
            </w:del>
          </w:p>
        </w:tc>
      </w:tr>
      <w:tr w:rsidR="0030582B" w:rsidRPr="00381C0B" w:rsidDel="00493324" w14:paraId="452B96B5" w14:textId="0CD8D91D" w:rsidTr="00820C4A">
        <w:trPr>
          <w:del w:id="985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768FE97A" w14:textId="179FC242" w:rsidR="0030582B" w:rsidRPr="00381C0B" w:rsidDel="00493324" w:rsidRDefault="0030582B" w:rsidP="0030582B">
            <w:pPr>
              <w:spacing w:after="0" w:line="240" w:lineRule="auto"/>
              <w:rPr>
                <w:del w:id="986" w:author="OLIVARES MARTINEZ FERNANDO JESUS" w:date="2026-08-17T09:26:00Z"/>
                <w:rFonts w:cs="Arial"/>
              </w:rPr>
            </w:pPr>
            <w:del w:id="987" w:author="OLIVARES MARTINEZ FERNANDO JESUS" w:date="2026-08-17T09:26:00Z">
              <w:r w:rsidRPr="00381C0B" w:rsidDel="00493324">
                <w:rPr>
                  <w:rFonts w:cs="Arial"/>
                </w:rPr>
                <w:delText>Comentarios</w:delText>
              </w:r>
            </w:del>
          </w:p>
        </w:tc>
        <w:tc>
          <w:tcPr>
            <w:tcW w:w="6242" w:type="dxa"/>
            <w:gridSpan w:val="2"/>
          </w:tcPr>
          <w:p w14:paraId="09FCE00A" w14:textId="66EC2874" w:rsidR="0030582B" w:rsidRPr="00381C0B" w:rsidDel="00493324" w:rsidRDefault="0030582B" w:rsidP="0030582B">
            <w:pPr>
              <w:spacing w:after="0" w:line="240" w:lineRule="auto"/>
              <w:contextualSpacing/>
              <w:rPr>
                <w:del w:id="988" w:author="OLIVARES MARTINEZ FERNANDO JESUS" w:date="2026-08-17T09:26:00Z"/>
                <w:rFonts w:cs="Arial"/>
                <w:color w:val="FF0000"/>
              </w:rPr>
            </w:pPr>
          </w:p>
        </w:tc>
      </w:tr>
      <w:tr w:rsidR="0030582B" w:rsidRPr="00925956" w:rsidDel="00493324" w14:paraId="695804E1" w14:textId="107BD5E3" w:rsidTr="00820C4A">
        <w:trPr>
          <w:del w:id="989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344164A3" w14:textId="0D8C611E" w:rsidR="0030582B" w:rsidRPr="00381C0B" w:rsidDel="00493324" w:rsidRDefault="0030582B" w:rsidP="0030582B">
            <w:pPr>
              <w:spacing w:after="0" w:line="240" w:lineRule="auto"/>
              <w:rPr>
                <w:del w:id="990" w:author="OLIVARES MARTINEZ FERNANDO JESUS" w:date="2026-08-17T09:26:00Z"/>
                <w:rFonts w:cs="Arial"/>
              </w:rPr>
            </w:pPr>
            <w:del w:id="991" w:author="OLIVARES MARTINEZ FERNANDO JESUS" w:date="2026-08-17T09:26:00Z">
              <w:r w:rsidDel="00493324">
                <w:rPr>
                  <w:rFonts w:cs="Arial"/>
                </w:rPr>
                <w:delText>Procesos</w:delText>
              </w:r>
            </w:del>
          </w:p>
        </w:tc>
        <w:tc>
          <w:tcPr>
            <w:tcW w:w="6242" w:type="dxa"/>
            <w:gridSpan w:val="2"/>
          </w:tcPr>
          <w:p w14:paraId="4BBE949C" w14:textId="2636698C" w:rsidR="0030582B" w:rsidRPr="00820C4A" w:rsidDel="00493324" w:rsidRDefault="0030582B" w:rsidP="0030582B">
            <w:pPr>
              <w:spacing w:after="0" w:line="240" w:lineRule="auto"/>
              <w:contextualSpacing/>
              <w:rPr>
                <w:del w:id="992" w:author="OLIVARES MARTINEZ FERNANDO JESUS" w:date="2026-08-17T09:26:00Z"/>
                <w:rFonts w:cs="Arial"/>
                <w:color w:val="FF0000"/>
              </w:rPr>
            </w:pPr>
            <w:del w:id="993" w:author="OLIVARES MARTINEZ FERNANDO JESUS" w:date="2026-08-13T10:27:00Z">
              <w:r w:rsidRPr="00820C4A" w:rsidDel="0030582B">
                <w:delText>RCCT_PRC CUGESDAT</w:delText>
              </w:r>
              <w:r w:rsidDel="0030582B">
                <w:delText>VOZ</w:delText>
              </w:r>
              <w:r w:rsidRPr="00820C4A" w:rsidDel="0030582B">
                <w:delText>0</w:delText>
              </w:r>
              <w:r w:rsidDel="0030582B">
                <w:delText>11</w:delText>
              </w:r>
              <w:r w:rsidRPr="00820C4A" w:rsidDel="0030582B">
                <w:delText>: Reordenar &lt;&lt;Voz&gt;&gt;</w:delText>
              </w:r>
            </w:del>
          </w:p>
        </w:tc>
      </w:tr>
      <w:tr w:rsidR="0030582B" w:rsidRPr="00381C0B" w:rsidDel="00493324" w14:paraId="260B2D8C" w14:textId="5A08BC16" w:rsidTr="00085A0D">
        <w:trPr>
          <w:trHeight w:val="387"/>
          <w:del w:id="994" w:author="OLIVARES MARTINEZ FERNANDO JESUS" w:date="2026-08-17T09:26:00Z"/>
        </w:trPr>
        <w:tc>
          <w:tcPr>
            <w:tcW w:w="2252" w:type="dxa"/>
            <w:shd w:val="clear" w:color="auto" w:fill="DEEAF6" w:themeFill="accent1" w:themeFillTint="33"/>
          </w:tcPr>
          <w:p w14:paraId="70C00E44" w14:textId="329809AE" w:rsidR="0030582B" w:rsidDel="00493324" w:rsidRDefault="0030582B" w:rsidP="0030582B">
            <w:pPr>
              <w:spacing w:after="0" w:line="240" w:lineRule="auto"/>
              <w:rPr>
                <w:del w:id="995" w:author="OLIVARES MARTINEZ FERNANDO JESUS" w:date="2026-08-17T09:26:00Z"/>
                <w:rFonts w:cs="Arial"/>
              </w:rPr>
            </w:pPr>
            <w:del w:id="996" w:author="OLIVARES MARTINEZ FERNANDO JESUS" w:date="2026-08-17T09:26:00Z">
              <w:r w:rsidDel="00493324">
                <w:rPr>
                  <w:rFonts w:cs="Arial"/>
                </w:rPr>
                <w:delText>Interfaces</w:delText>
              </w:r>
            </w:del>
          </w:p>
        </w:tc>
        <w:tc>
          <w:tcPr>
            <w:tcW w:w="6242" w:type="dxa"/>
            <w:gridSpan w:val="2"/>
          </w:tcPr>
          <w:p w14:paraId="12F04170" w14:textId="135C612D" w:rsidR="0030582B" w:rsidDel="00493324" w:rsidRDefault="0030582B" w:rsidP="0030582B">
            <w:pPr>
              <w:spacing w:after="0" w:line="240" w:lineRule="auto"/>
              <w:contextualSpacing/>
              <w:rPr>
                <w:del w:id="997" w:author="OLIVARES MARTINEZ FERNANDO JESUS" w:date="2026-08-17T09:26:00Z"/>
                <w:rStyle w:val="Hipervnculo"/>
                <w:rFonts w:cs="Arial"/>
              </w:rPr>
            </w:pPr>
            <w:del w:id="998" w:author="OLIVARES MARTINEZ FERNANDO JESUS" w:date="2026-08-17T09:26:00Z">
              <w:r w:rsidRPr="00470E3A" w:rsidDel="00493324">
                <w:rPr>
                  <w:rStyle w:val="Hipervnculo"/>
                  <w:rFonts w:cs="Arial"/>
                </w:rPr>
                <w:delText>SIABOD.epgz</w:delText>
              </w:r>
              <w:r w:rsidDel="00493324">
                <w:rPr>
                  <w:rStyle w:val="Hipervnculo"/>
                  <w:rFonts w:cs="Arial"/>
                </w:rPr>
                <w:delText xml:space="preserve"> </w:delText>
              </w:r>
              <w:r w:rsidDel="00493324">
                <w:rPr>
                  <w:rStyle w:val="Hipervnculo"/>
                </w:rPr>
                <w:delText>[Voz]</w:delText>
              </w:r>
            </w:del>
          </w:p>
        </w:tc>
      </w:tr>
    </w:tbl>
    <w:p w14:paraId="700D4417" w14:textId="2CA7B982" w:rsidR="00820C4A" w:rsidRDefault="00571CA6" w:rsidP="00ED2C78">
      <w:moveFromRangeStart w:id="999" w:author="BERNARDO MONJAS GEMA" w:date="2026-05-27T15:06:00Z" w:name="move230786786"/>
      <w:moveFrom w:id="1000" w:author="BERNARDO MONJAS GEMA" w:date="2026-05-27T15:06:00Z">
        <w:r w:rsidRPr="00571CA6" w:rsidDel="00E11326">
          <w:rPr>
            <w:noProof/>
            <w:u w:val="single"/>
          </w:rPr>
          <w:drawing>
            <wp:inline distT="0" distB="0" distL="0" distR="0" wp14:anchorId="791F4E01" wp14:editId="398469B3">
              <wp:extent cx="3780000" cy="3808448"/>
              <wp:effectExtent l="19050" t="19050" r="11430" b="20955"/>
              <wp:docPr id="11" name="Imagen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4782" cy="381326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moveFrom>
      <w:moveFromRangeEnd w:id="999"/>
    </w:p>
    <w:p w14:paraId="537FF7C0" w14:textId="39F077F4" w:rsidR="007104C1" w:rsidRDefault="007104C1">
      <w:pPr>
        <w:pStyle w:val="Ttulo2"/>
        <w:numPr>
          <w:ilvl w:val="2"/>
          <w:numId w:val="1"/>
        </w:numPr>
        <w:pPrChange w:id="1001" w:author="OLIVARES MARTINEZ FERNANDO JESUS" w:date="2026-08-17T09:14:00Z">
          <w:pPr>
            <w:pStyle w:val="Ttulo2"/>
            <w:numPr>
              <w:ilvl w:val="2"/>
              <w:numId w:val="16"/>
            </w:numPr>
            <w:ind w:left="1224" w:hanging="504"/>
          </w:pPr>
        </w:pPrChange>
      </w:pPr>
      <w:r w:rsidRPr="00F14BA6">
        <w:t>SIA_CUGESDAT</w:t>
      </w:r>
      <w:del w:id="1002" w:author="OLIVARES MARTINEZ FERNANDO JESUS" w:date="2026-09-01T10:02:00Z">
        <w:r w:rsidDel="00EA4C3E">
          <w:delText>VOZ</w:delText>
        </w:r>
      </w:del>
      <w:ins w:id="1003" w:author="OLIVARES MARTINEZ FERNANDO JESUS" w:date="2026-09-01T10:02:00Z">
        <w:r w:rsidR="00EA4C3E">
          <w:t>CIO</w:t>
        </w:r>
      </w:ins>
      <w:r w:rsidRPr="00F14BA6">
        <w:t>0</w:t>
      </w:r>
      <w:r>
        <w:t>6</w:t>
      </w:r>
      <w:r w:rsidRPr="00F14BA6">
        <w:t>:</w:t>
      </w:r>
      <w:r>
        <w:t xml:space="preserve"> Filtrar Resultados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661"/>
        <w:gridCol w:w="638"/>
        <w:gridCol w:w="5343"/>
      </w:tblGrid>
      <w:tr w:rsidR="007104C1" w:rsidRPr="00C20808" w14:paraId="5D376297" w14:textId="77777777" w:rsidTr="00A60C27">
        <w:tc>
          <w:tcPr>
            <w:tcW w:w="2252" w:type="dxa"/>
            <w:shd w:val="clear" w:color="auto" w:fill="5B9BD5" w:themeFill="accent1"/>
          </w:tcPr>
          <w:p w14:paraId="6F506154" w14:textId="59369F8F" w:rsidR="007104C1" w:rsidRPr="00C20808" w:rsidRDefault="007104C1" w:rsidP="00A60C2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F14BA6">
              <w:t>SIA_CUGESDAT</w:t>
            </w:r>
            <w:del w:id="1004" w:author="OLIVARES MARTINEZ FERNANDO JESUS" w:date="2026-09-01T10:02:00Z">
              <w:r w:rsidR="006E25B2" w:rsidDel="00EA4C3E">
                <w:delText>VOZ</w:delText>
              </w:r>
            </w:del>
            <w:ins w:id="1005" w:author="OLIVARES MARTINEZ FERNANDO JESUS" w:date="2026-09-01T10:02:00Z">
              <w:r w:rsidR="00EA4C3E">
                <w:t>CIO</w:t>
              </w:r>
            </w:ins>
            <w:r w:rsidR="006E25B2">
              <w:t>06</w:t>
            </w:r>
          </w:p>
        </w:tc>
        <w:tc>
          <w:tcPr>
            <w:tcW w:w="6390" w:type="dxa"/>
            <w:gridSpan w:val="2"/>
            <w:shd w:val="clear" w:color="auto" w:fill="5B9BD5" w:themeFill="accent1"/>
          </w:tcPr>
          <w:p w14:paraId="79B2D8E3" w14:textId="1C38D963" w:rsidR="007104C1" w:rsidRPr="00C20808" w:rsidRDefault="007104C1" w:rsidP="00A60C2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bCs/>
                <w:color w:val="FFFFFF" w:themeColor="background1"/>
              </w:rPr>
              <w:t>ConsultarRegistros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del w:id="1006" w:author="OLIVARES MARTINEZ FERNANDO JESUS" w:date="2026-08-17T13:51:00Z">
              <w:r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1007" w:author="OLIVARES MARTINEZ FERNANDO JESUS" w:date="2026-08-17T13:51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Tabla Maestra</w:t>
              </w:r>
            </w:ins>
            <w:r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7104C1" w:rsidRPr="00381C0B" w14:paraId="3922A645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30CE2AE0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390" w:type="dxa"/>
            <w:gridSpan w:val="2"/>
          </w:tcPr>
          <w:p w14:paraId="704F9C0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7104C1" w:rsidRPr="00381C0B" w14:paraId="4AD79BFE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01516F2D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390" w:type="dxa"/>
            <w:gridSpan w:val="2"/>
          </w:tcPr>
          <w:p w14:paraId="2C22B71D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</w:tr>
      <w:tr w:rsidR="007104C1" w:rsidRPr="00381C0B" w14:paraId="5404FDB7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4C88370D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390" w:type="dxa"/>
            <w:gridSpan w:val="2"/>
          </w:tcPr>
          <w:p w14:paraId="20B4D2BA" w14:textId="573F4D72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t>Filtrado de los registros de voces almacenados en BBDD. La consulta devolverá como resultado las Voces que cumplen el conjunto de filtros de búsqueda.</w:t>
            </w:r>
          </w:p>
        </w:tc>
      </w:tr>
      <w:tr w:rsidR="007104C1" w:rsidRPr="00381C0B" w14:paraId="3EAB6661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5E862EA5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390" w:type="dxa"/>
            <w:gridSpan w:val="2"/>
          </w:tcPr>
          <w:p w14:paraId="5CB84FA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25D3853E" w14:textId="2608EEBE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consultar los registros de voces almacenados en BBDD aplicando los criterios de búsqueda seleccionados por el usuario</w:t>
            </w:r>
          </w:p>
        </w:tc>
      </w:tr>
      <w:tr w:rsidR="007104C1" w:rsidRPr="00381C0B" w14:paraId="2AFF48D3" w14:textId="77777777" w:rsidTr="00A60C27">
        <w:tc>
          <w:tcPr>
            <w:tcW w:w="2252" w:type="dxa"/>
            <w:vMerge w:val="restart"/>
            <w:shd w:val="clear" w:color="auto" w:fill="DEEAF6" w:themeFill="accent1" w:themeFillTint="33"/>
          </w:tcPr>
          <w:p w14:paraId="50835C5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5A79A1C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752" w:type="dxa"/>
            <w:shd w:val="clear" w:color="auto" w:fill="DEEAF6" w:themeFill="accent1" w:themeFillTint="33"/>
          </w:tcPr>
          <w:p w14:paraId="073F85D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7104C1" w:rsidRPr="00381C0B" w14:paraId="0AA7845A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E99A2D1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707EF71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752" w:type="dxa"/>
          </w:tcPr>
          <w:p w14:paraId="5679686A" w14:textId="77777777" w:rsidR="007104C1" w:rsidRPr="007F17DF" w:rsidRDefault="007104C1" w:rsidP="00A60C27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Catálogos/&lt;&lt;Voces&gt;&gt;</w:t>
            </w:r>
          </w:p>
        </w:tc>
      </w:tr>
      <w:tr w:rsidR="007104C1" w:rsidRPr="00381C0B" w14:paraId="48F72A5C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578D1C01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B782BC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752" w:type="dxa"/>
          </w:tcPr>
          <w:p w14:paraId="2C335957" w14:textId="77777777" w:rsidR="007104C1" w:rsidRPr="002226FB" w:rsidRDefault="007104C1" w:rsidP="00A60C27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&lt;&lt;Voces&gt;&gt; </w:t>
            </w:r>
          </w:p>
        </w:tc>
      </w:tr>
      <w:tr w:rsidR="007104C1" w:rsidRPr="00381C0B" w14:paraId="43011866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4D20D766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FF444EF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752" w:type="dxa"/>
          </w:tcPr>
          <w:p w14:paraId="59057FB5" w14:textId="77777777" w:rsidR="007104C1" w:rsidRPr="00D10FC1" w:rsidRDefault="007104C1" w:rsidP="00A60C27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7104C1" w:rsidRPr="00381C0B" w14:paraId="728EB220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C11CC23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1D10E56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752" w:type="dxa"/>
          </w:tcPr>
          <w:p w14:paraId="7C1FFF36" w14:textId="77777777" w:rsidR="007104C1" w:rsidRPr="00D10FC1" w:rsidRDefault="007104C1" w:rsidP="00A60C27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7104C1" w:rsidRPr="00381C0B" w14:paraId="77F6756E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67546B09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C9B2A63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752" w:type="dxa"/>
          </w:tcPr>
          <w:p w14:paraId="57B5E3F1" w14:textId="77777777" w:rsidR="007104C1" w:rsidRPr="002226FB" w:rsidRDefault="007104C1" w:rsidP="00A60C27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7104C1" w:rsidRPr="00381C0B" w14:paraId="047DBF07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4503F7D8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447EF1D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752" w:type="dxa"/>
          </w:tcPr>
          <w:p w14:paraId="16ACF69E" w14:textId="77777777" w:rsidR="007104C1" w:rsidRPr="002226FB" w:rsidRDefault="007104C1" w:rsidP="00A60C27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7104C1" w:rsidRPr="00381C0B" w14:paraId="3C0AF250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671628C9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8279E87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752" w:type="dxa"/>
          </w:tcPr>
          <w:p w14:paraId="02F99662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</w:t>
            </w:r>
          </w:p>
        </w:tc>
      </w:tr>
      <w:tr w:rsidR="007104C1" w:rsidRPr="00381C0B" w14:paraId="45379754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0AFEB033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7BA436E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752" w:type="dxa"/>
          </w:tcPr>
          <w:p w14:paraId="6FB9C7EC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7104C1" w:rsidRPr="00381C0B" w14:paraId="08182264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00B54F41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6AE2D01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752" w:type="dxa"/>
          </w:tcPr>
          <w:p w14:paraId="230168A4" w14:textId="77777777" w:rsidR="007104C1" w:rsidRPr="00BD78BC" w:rsidRDefault="007104C1" w:rsidP="00A60C27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7104C1" w:rsidRPr="005D02B1" w14:paraId="50E04854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20EBFC65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83E6CA9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752" w:type="dxa"/>
          </w:tcPr>
          <w:p w14:paraId="2DDB4B30" w14:textId="77777777" w:rsidR="007104C1" w:rsidRPr="001C1EE6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y con el orden por defecto (código ASC)</w:t>
            </w:r>
          </w:p>
        </w:tc>
      </w:tr>
      <w:tr w:rsidR="007104C1" w:rsidRPr="00381C0B" w14:paraId="4D5DA411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47439AD4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7978877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752" w:type="dxa"/>
          </w:tcPr>
          <w:p w14:paraId="5B5B01B7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7104C1" w:rsidRPr="00381C0B" w14:paraId="68BCBCB9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C6C112C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8DB7529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752" w:type="dxa"/>
          </w:tcPr>
          <w:p w14:paraId="162A9E3B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7C050C7B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</w:tr>
      <w:tr w:rsidR="007104C1" w:rsidRPr="00381C0B" w14:paraId="4FD0E6B0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2BA0F0BB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8400282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752" w:type="dxa"/>
          </w:tcPr>
          <w:p w14:paraId="2AAD277E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7104C1" w:rsidRPr="00381C0B" w14:paraId="0C1FB4DF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1C2EC695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390" w:type="dxa"/>
            <w:gridSpan w:val="2"/>
          </w:tcPr>
          <w:p w14:paraId="4984F109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7104C1" w:rsidRPr="00381C0B" w14:paraId="193EDDBC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376A973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390" w:type="dxa"/>
            <w:gridSpan w:val="2"/>
          </w:tcPr>
          <w:p w14:paraId="0F390343" w14:textId="77777777" w:rsidR="007104C1" w:rsidRPr="00381C0B" w:rsidRDefault="007104C1" w:rsidP="00A60C2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7104C1" w:rsidRPr="00294768" w14:paraId="2766F3D0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1BCD3836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390" w:type="dxa"/>
            <w:gridSpan w:val="2"/>
          </w:tcPr>
          <w:p w14:paraId="2AF22AF6" w14:textId="0FF29C17" w:rsidR="007104C1" w:rsidRPr="00743479" w:rsidRDefault="00743479" w:rsidP="00A60C27">
            <w:pPr>
              <w:spacing w:after="0" w:line="240" w:lineRule="auto"/>
              <w:contextualSpacing/>
              <w:rPr>
                <w:rPrChange w:id="1008" w:author="OLIVARES MARTINEZ FERNANDO JESUS" w:date="2026-08-17T13:37:00Z">
                  <w:rPr>
                    <w:lang w:val="en-US"/>
                  </w:rPr>
                </w:rPrChange>
              </w:rPr>
            </w:pPr>
            <w:ins w:id="1009" w:author="OLIVARES MARTINEZ FERNANDO JESUS" w:date="2026-08-17T13:37:00Z">
              <w:r w:rsidRPr="00743479">
                <w:rPr>
                  <w:rPrChange w:id="1010" w:author="OLIVARES MARTINEZ FERNANDO JESUS" w:date="2026-08-17T13:37:00Z">
                    <w:rPr>
                      <w:lang w:val="en-US"/>
                    </w:rPr>
                  </w:rPrChange>
                </w:rPr>
                <w:t>SIA_PRGESDAT</w:t>
              </w:r>
            </w:ins>
            <w:ins w:id="1011" w:author="OLIVARES MARTINEZ FERNANDO JESUS" w:date="2026-09-01T10:02:00Z">
              <w:r w:rsidR="00EA4C3E">
                <w:t>CIO</w:t>
              </w:r>
            </w:ins>
            <w:ins w:id="1012" w:author="OLIVARES MARTINEZ FERNANDO JESUS" w:date="2026-08-17T13:37:00Z">
              <w:r w:rsidRPr="00743479">
                <w:rPr>
                  <w:rPrChange w:id="1013" w:author="OLIVARES MARTINEZ FERNANDO JESUS" w:date="2026-08-17T13:37:00Z">
                    <w:rPr>
                      <w:lang w:val="en-US"/>
                    </w:rPr>
                  </w:rPrChange>
                </w:rPr>
                <w:t xml:space="preserve">01 - </w:t>
              </w:r>
              <w:proofErr w:type="spellStart"/>
              <w:r w:rsidRPr="00743479">
                <w:rPr>
                  <w:rPrChange w:id="1014" w:author="OLIVARES MARTINEZ FERNANDO JESUS" w:date="2026-08-17T13:37:00Z">
                    <w:rPr>
                      <w:lang w:val="en-US"/>
                    </w:rPr>
                  </w:rPrChange>
                </w:rPr>
                <w:t>ConsultarRegistros</w:t>
              </w:r>
              <w:proofErr w:type="spellEnd"/>
              <w:r w:rsidRPr="00743479">
                <w:rPr>
                  <w:rPrChange w:id="1015" w:author="OLIVARES MARTINEZ FERNANDO JESUS" w:date="2026-08-17T13:37:00Z">
                    <w:rPr>
                      <w:lang w:val="en-US"/>
                    </w:rPr>
                  </w:rPrChange>
                </w:rPr>
                <w:t xml:space="preserve"> &lt;&lt;Tabla Maestra&gt;&gt;</w:t>
              </w:r>
            </w:ins>
            <w:del w:id="1016" w:author="OLIVARES MARTINEZ FERNANDO JESUS" w:date="2026-08-17T13:37:00Z">
              <w:r w:rsidR="007104C1" w:rsidRPr="00743479" w:rsidDel="00743479">
                <w:rPr>
                  <w:rPrChange w:id="1017" w:author="OLIVARES MARTINEZ FERNANDO JESUS" w:date="2026-08-17T13:37:00Z">
                    <w:rPr>
                      <w:lang w:val="en-US"/>
                    </w:rPr>
                  </w:rPrChange>
                </w:rPr>
                <w:delText>SIA_PRGESDATVOZ01 - Consultar Voces</w:delText>
              </w:r>
            </w:del>
          </w:p>
        </w:tc>
      </w:tr>
      <w:tr w:rsidR="007104C1" w:rsidRPr="00381C0B" w14:paraId="0319F30A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33A4413D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390" w:type="dxa"/>
            <w:gridSpan w:val="2"/>
          </w:tcPr>
          <w:p w14:paraId="3F67905C" w14:textId="695ACEFB" w:rsidR="007104C1" w:rsidRDefault="007104C1" w:rsidP="00A60C27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1018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ins w:id="1019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158D8367" w14:textId="77777777" w:rsidR="007104C1" w:rsidRPr="00C05AED" w:rsidRDefault="007104C1" w:rsidP="007104C1"/>
    <w:p w14:paraId="514F87D3" w14:textId="5BC36EF7" w:rsidR="007104C1" w:rsidRDefault="007104C1">
      <w:pPr>
        <w:pStyle w:val="Ttulo2"/>
        <w:numPr>
          <w:ilvl w:val="2"/>
          <w:numId w:val="1"/>
        </w:numPr>
        <w:pPrChange w:id="1020" w:author="OLIVARES MARTINEZ FERNANDO JESUS" w:date="2026-08-17T09:23:00Z">
          <w:pPr>
            <w:pStyle w:val="Ttulo2"/>
            <w:numPr>
              <w:ilvl w:val="2"/>
              <w:numId w:val="17"/>
            </w:numPr>
            <w:ind w:left="1224" w:hanging="504"/>
          </w:pPr>
        </w:pPrChange>
      </w:pPr>
      <w:r w:rsidRPr="00F14BA6">
        <w:t>SIA_CUGESDAT</w:t>
      </w:r>
      <w:del w:id="1021" w:author="OLIVARES MARTINEZ FERNANDO JESUS" w:date="2026-09-01T10:02:00Z">
        <w:r w:rsidDel="00EA4C3E">
          <w:delText>VOZ</w:delText>
        </w:r>
      </w:del>
      <w:ins w:id="1022" w:author="OLIVARES MARTINEZ FERNANDO JESUS" w:date="2026-09-01T10:02:00Z">
        <w:r w:rsidR="00EA4C3E">
          <w:t>CIO</w:t>
        </w:r>
      </w:ins>
      <w:r w:rsidRPr="00F14BA6">
        <w:t>0</w:t>
      </w:r>
      <w:r>
        <w:t>7</w:t>
      </w:r>
      <w:r w:rsidRPr="00F14BA6">
        <w:t>:</w:t>
      </w:r>
      <w:r>
        <w:t xml:space="preserve"> Paginar Resultados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661"/>
        <w:gridCol w:w="638"/>
        <w:gridCol w:w="5343"/>
      </w:tblGrid>
      <w:tr w:rsidR="007104C1" w:rsidRPr="00C20808" w14:paraId="63D9D6BB" w14:textId="77777777" w:rsidTr="00A60C27">
        <w:tc>
          <w:tcPr>
            <w:tcW w:w="2252" w:type="dxa"/>
            <w:shd w:val="clear" w:color="auto" w:fill="5B9BD5" w:themeFill="accent1"/>
          </w:tcPr>
          <w:p w14:paraId="731A78A0" w14:textId="7384D644" w:rsidR="007104C1" w:rsidRPr="00C20808" w:rsidRDefault="007104C1" w:rsidP="00A60C2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F14BA6">
              <w:t>SIA_CUGESDAT</w:t>
            </w:r>
            <w:del w:id="1023" w:author="OLIVARES MARTINEZ FERNANDO JESUS" w:date="2026-09-01T10:02:00Z">
              <w:r w:rsidR="006E25B2" w:rsidDel="00EA4C3E">
                <w:delText>VOZ</w:delText>
              </w:r>
            </w:del>
            <w:ins w:id="1024" w:author="OLIVARES MARTINEZ FERNANDO JESUS" w:date="2026-09-01T10:02:00Z">
              <w:r w:rsidR="00EA4C3E">
                <w:t>CIO</w:t>
              </w:r>
            </w:ins>
            <w:r w:rsidR="006E25B2">
              <w:t>07</w:t>
            </w:r>
          </w:p>
        </w:tc>
        <w:tc>
          <w:tcPr>
            <w:tcW w:w="6390" w:type="dxa"/>
            <w:gridSpan w:val="2"/>
            <w:shd w:val="clear" w:color="auto" w:fill="5B9BD5" w:themeFill="accent1"/>
          </w:tcPr>
          <w:p w14:paraId="59927D32" w14:textId="4A1CD50E" w:rsidR="007104C1" w:rsidRPr="00C20808" w:rsidRDefault="007104C1" w:rsidP="00A60C2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bCs/>
                <w:color w:val="FFFFFF" w:themeColor="background1"/>
              </w:rPr>
              <w:t>ConsultarRegistros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del w:id="1025" w:author="OLIVARES MARTINEZ FERNANDO JESUS" w:date="2026-09-01T10:02:00Z">
              <w:r w:rsidDel="00EA4C3E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ins w:id="1026" w:author="OLIVARES MARTINEZ FERNANDO JESUS" w:date="2026-09-01T10:02:00Z">
              <w:r w:rsidR="00EA4C3E">
                <w:rPr>
                  <w:rFonts w:cs="Arial"/>
                  <w:b/>
                  <w:bCs/>
                  <w:color w:val="FFFFFF" w:themeColor="background1"/>
                </w:rPr>
                <w:t>CIO</w:t>
              </w:r>
            </w:ins>
            <w:r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7104C1" w:rsidRPr="00381C0B" w14:paraId="447CA36C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370FAF88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lastRenderedPageBreak/>
              <w:t>Actores</w:t>
            </w:r>
          </w:p>
        </w:tc>
        <w:tc>
          <w:tcPr>
            <w:tcW w:w="6390" w:type="dxa"/>
            <w:gridSpan w:val="2"/>
          </w:tcPr>
          <w:p w14:paraId="6FCDC7F3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7104C1" w:rsidRPr="00381C0B" w14:paraId="347B3211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7C9640AB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390" w:type="dxa"/>
            <w:gridSpan w:val="2"/>
          </w:tcPr>
          <w:p w14:paraId="2B3BE98B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</w:tr>
      <w:tr w:rsidR="007104C1" w:rsidRPr="00381C0B" w14:paraId="3537F254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753C9555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390" w:type="dxa"/>
            <w:gridSpan w:val="2"/>
          </w:tcPr>
          <w:p w14:paraId="3039D1F2" w14:textId="7D14662D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t>Paginado de los registros de voces devueltos en una consulta de datos almacenados en BBDD. La consulta devolverá como resultado las Voces que cumplen el conjunto de filtros de búsqueda y los datos devueltos deben presentarse en páginas de tamaño preseleccionado.</w:t>
            </w:r>
          </w:p>
        </w:tc>
      </w:tr>
      <w:tr w:rsidR="007104C1" w:rsidRPr="00381C0B" w14:paraId="7F367AF8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3E5849F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390" w:type="dxa"/>
            <w:gridSpan w:val="2"/>
          </w:tcPr>
          <w:p w14:paraId="5C19A30D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5E911744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consultar los registros de voces almacenados en BBDD aplicando los criterios de búsqueda seleccionados por el usuario</w:t>
            </w:r>
          </w:p>
        </w:tc>
      </w:tr>
      <w:tr w:rsidR="007104C1" w:rsidRPr="00381C0B" w14:paraId="4528BDB6" w14:textId="77777777" w:rsidTr="00A60C27">
        <w:tc>
          <w:tcPr>
            <w:tcW w:w="2252" w:type="dxa"/>
            <w:vMerge w:val="restart"/>
            <w:shd w:val="clear" w:color="auto" w:fill="DEEAF6" w:themeFill="accent1" w:themeFillTint="33"/>
          </w:tcPr>
          <w:p w14:paraId="6818722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0CE132B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752" w:type="dxa"/>
            <w:shd w:val="clear" w:color="auto" w:fill="DEEAF6" w:themeFill="accent1" w:themeFillTint="33"/>
          </w:tcPr>
          <w:p w14:paraId="3664694F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7104C1" w:rsidRPr="00381C0B" w14:paraId="2F09A306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4702C9E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1098EF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752" w:type="dxa"/>
          </w:tcPr>
          <w:p w14:paraId="76BF96D0" w14:textId="77777777" w:rsidR="007104C1" w:rsidRPr="007F17DF" w:rsidRDefault="007104C1" w:rsidP="00A60C27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Catálogos/&lt;&lt;Voces&gt;&gt;</w:t>
            </w:r>
          </w:p>
        </w:tc>
      </w:tr>
      <w:tr w:rsidR="007104C1" w:rsidRPr="00381C0B" w14:paraId="13C65CB6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FBFE197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F3E317A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752" w:type="dxa"/>
          </w:tcPr>
          <w:p w14:paraId="2FFCE412" w14:textId="77777777" w:rsidR="007104C1" w:rsidRPr="002226FB" w:rsidRDefault="007104C1" w:rsidP="00A60C27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&lt;&lt;Voces&gt;&gt; </w:t>
            </w:r>
          </w:p>
        </w:tc>
      </w:tr>
      <w:tr w:rsidR="007104C1" w:rsidRPr="00381C0B" w14:paraId="25E6CBCF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3BDF613F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3A29165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752" w:type="dxa"/>
          </w:tcPr>
          <w:p w14:paraId="0EB08B90" w14:textId="77777777" w:rsidR="007104C1" w:rsidRPr="00D10FC1" w:rsidRDefault="007104C1" w:rsidP="00A60C27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7104C1" w:rsidRPr="00381C0B" w14:paraId="56103D55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22259C64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17ED7A27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752" w:type="dxa"/>
          </w:tcPr>
          <w:p w14:paraId="0C73EB22" w14:textId="77777777" w:rsidR="007104C1" w:rsidRPr="00D10FC1" w:rsidRDefault="007104C1" w:rsidP="00A60C27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7104C1" w:rsidRPr="00381C0B" w14:paraId="6E725DEA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480DD8B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640DC52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752" w:type="dxa"/>
          </w:tcPr>
          <w:p w14:paraId="115113D4" w14:textId="77777777" w:rsidR="007104C1" w:rsidRPr="002226FB" w:rsidRDefault="007104C1" w:rsidP="00A60C27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7104C1" w:rsidRPr="00381C0B" w14:paraId="31F4B5B5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3489D92A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75CDD2D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752" w:type="dxa"/>
          </w:tcPr>
          <w:p w14:paraId="309DD4AD" w14:textId="77777777" w:rsidR="007104C1" w:rsidRPr="002226FB" w:rsidRDefault="007104C1" w:rsidP="00A60C27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7104C1" w:rsidRPr="00381C0B" w14:paraId="54CF0911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3EBB7D3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4F7CFAD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752" w:type="dxa"/>
          </w:tcPr>
          <w:p w14:paraId="41E6F843" w14:textId="7513986B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obtiene el conjunto de registros resultado de la consulta paginados según el tamaño de página elegido previamente (por defecto 10 registros por página)</w:t>
            </w:r>
          </w:p>
        </w:tc>
      </w:tr>
      <w:tr w:rsidR="007104C1" w:rsidRPr="00381C0B" w14:paraId="059765B9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259BAC24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027A82F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752" w:type="dxa"/>
          </w:tcPr>
          <w:p w14:paraId="6C6BFB5F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7104C1" w:rsidRPr="00381C0B" w14:paraId="08B2E2DD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C262793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EC9032C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752" w:type="dxa"/>
          </w:tcPr>
          <w:p w14:paraId="008BA7D9" w14:textId="77777777" w:rsidR="007104C1" w:rsidRPr="00BD78BC" w:rsidRDefault="007104C1" w:rsidP="00A60C27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7104C1" w:rsidRPr="005D02B1" w14:paraId="24A98D22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51B5E026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964E90F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752" w:type="dxa"/>
          </w:tcPr>
          <w:p w14:paraId="3F4DBF1D" w14:textId="410C6241" w:rsidR="007104C1" w:rsidRPr="001C1EE6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muestra el listado de registros resultado de la consulta paginado correctamente.</w:t>
            </w:r>
          </w:p>
        </w:tc>
      </w:tr>
      <w:tr w:rsidR="007104C1" w:rsidRPr="00381C0B" w14:paraId="4CC4577C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179823C7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2A13547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752" w:type="dxa"/>
          </w:tcPr>
          <w:p w14:paraId="3D85B02C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7104C1" w:rsidRPr="00381C0B" w14:paraId="304B6842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235CFF2C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1B60DA1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752" w:type="dxa"/>
          </w:tcPr>
          <w:p w14:paraId="0035C0BE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292FF80A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</w:tr>
      <w:tr w:rsidR="007104C1" w:rsidRPr="00381C0B" w14:paraId="76284E07" w14:textId="77777777" w:rsidTr="00A60C27">
        <w:tc>
          <w:tcPr>
            <w:tcW w:w="2252" w:type="dxa"/>
            <w:vMerge/>
            <w:shd w:val="clear" w:color="auto" w:fill="DEEAF6" w:themeFill="accent1" w:themeFillTint="33"/>
          </w:tcPr>
          <w:p w14:paraId="57EB7EEC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071008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5752" w:type="dxa"/>
          </w:tcPr>
          <w:p w14:paraId="0A2CDD09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7104C1" w:rsidRPr="00381C0B" w14:paraId="13E9A979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03464AE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390" w:type="dxa"/>
            <w:gridSpan w:val="2"/>
          </w:tcPr>
          <w:p w14:paraId="3AB3845D" w14:textId="3F8ED386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</w:t>
            </w:r>
            <w:r>
              <w:rPr>
                <w:rFonts w:cs="Arial"/>
              </w:rPr>
              <w:t xml:space="preserve">paginados </w:t>
            </w:r>
            <w:r w:rsidRPr="00D85F39">
              <w:rPr>
                <w:rFonts w:cs="Arial"/>
              </w:rPr>
              <w:t>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7104C1" w:rsidRPr="00381C0B" w14:paraId="6803A59D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06174E98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390" w:type="dxa"/>
            <w:gridSpan w:val="2"/>
          </w:tcPr>
          <w:p w14:paraId="472EC335" w14:textId="77777777" w:rsidR="007104C1" w:rsidRPr="00381C0B" w:rsidRDefault="007104C1" w:rsidP="00A60C2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7104C1" w:rsidRPr="00294768" w14:paraId="09ACDF9A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6EF55E4F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390" w:type="dxa"/>
            <w:gridSpan w:val="2"/>
          </w:tcPr>
          <w:p w14:paraId="562FFA94" w14:textId="0D26747F" w:rsidR="007104C1" w:rsidRPr="00743479" w:rsidRDefault="00743479" w:rsidP="00A60C27">
            <w:pPr>
              <w:spacing w:after="0" w:line="240" w:lineRule="auto"/>
              <w:contextualSpacing/>
              <w:rPr>
                <w:rPrChange w:id="1027" w:author="OLIVARES MARTINEZ FERNANDO JESUS" w:date="2026-08-17T13:37:00Z">
                  <w:rPr>
                    <w:lang w:val="en-US"/>
                  </w:rPr>
                </w:rPrChange>
              </w:rPr>
            </w:pPr>
            <w:ins w:id="1028" w:author="OLIVARES MARTINEZ FERNANDO JESUS" w:date="2026-08-17T13:37:00Z">
              <w:r w:rsidRPr="00743479">
                <w:rPr>
                  <w:rPrChange w:id="1029" w:author="OLIVARES MARTINEZ FERNANDO JESUS" w:date="2026-08-17T13:37:00Z">
                    <w:rPr>
                      <w:lang w:val="en-US"/>
                    </w:rPr>
                  </w:rPrChange>
                </w:rPr>
                <w:t>SIA_PRGESDAT</w:t>
              </w:r>
            </w:ins>
            <w:ins w:id="1030" w:author="OLIVARES MARTINEZ FERNANDO JESUS" w:date="2026-09-01T10:02:00Z">
              <w:r w:rsidR="00EA4C3E">
                <w:t>CIO</w:t>
              </w:r>
            </w:ins>
            <w:ins w:id="1031" w:author="OLIVARES MARTINEZ FERNANDO JESUS" w:date="2026-08-17T13:37:00Z">
              <w:r w:rsidRPr="00743479">
                <w:rPr>
                  <w:rPrChange w:id="1032" w:author="OLIVARES MARTINEZ FERNANDO JESUS" w:date="2026-08-17T13:37:00Z">
                    <w:rPr>
                      <w:lang w:val="en-US"/>
                    </w:rPr>
                  </w:rPrChange>
                </w:rPr>
                <w:t xml:space="preserve">01 - </w:t>
              </w:r>
              <w:proofErr w:type="spellStart"/>
              <w:r w:rsidRPr="00743479">
                <w:rPr>
                  <w:rPrChange w:id="1033" w:author="OLIVARES MARTINEZ FERNANDO JESUS" w:date="2026-08-17T13:37:00Z">
                    <w:rPr>
                      <w:lang w:val="en-US"/>
                    </w:rPr>
                  </w:rPrChange>
                </w:rPr>
                <w:t>ConsultarRegistros</w:t>
              </w:r>
              <w:proofErr w:type="spellEnd"/>
              <w:r w:rsidRPr="00743479">
                <w:rPr>
                  <w:rPrChange w:id="1034" w:author="OLIVARES MARTINEZ FERNANDO JESUS" w:date="2026-08-17T13:37:00Z">
                    <w:rPr>
                      <w:lang w:val="en-US"/>
                    </w:rPr>
                  </w:rPrChange>
                </w:rPr>
                <w:t xml:space="preserve"> &lt;&lt;Tabla Maestra&gt;&gt;</w:t>
              </w:r>
            </w:ins>
            <w:del w:id="1035" w:author="OLIVARES MARTINEZ FERNANDO JESUS" w:date="2026-08-17T13:37:00Z">
              <w:r w:rsidR="007104C1" w:rsidRPr="00743479" w:rsidDel="00743479">
                <w:rPr>
                  <w:rPrChange w:id="1036" w:author="OLIVARES MARTINEZ FERNANDO JESUS" w:date="2026-08-17T13:37:00Z">
                    <w:rPr>
                      <w:lang w:val="en-US"/>
                    </w:rPr>
                  </w:rPrChange>
                </w:rPr>
                <w:delText>SIA_PRGESDATVOZ01 - Consultar Voces</w:delText>
              </w:r>
            </w:del>
          </w:p>
        </w:tc>
      </w:tr>
      <w:tr w:rsidR="007104C1" w:rsidRPr="00381C0B" w14:paraId="3728A3DA" w14:textId="77777777" w:rsidTr="00A60C27">
        <w:tc>
          <w:tcPr>
            <w:tcW w:w="2252" w:type="dxa"/>
            <w:shd w:val="clear" w:color="auto" w:fill="DEEAF6" w:themeFill="accent1" w:themeFillTint="33"/>
          </w:tcPr>
          <w:p w14:paraId="480AD6A2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390" w:type="dxa"/>
            <w:gridSpan w:val="2"/>
          </w:tcPr>
          <w:p w14:paraId="62D8EDD3" w14:textId="174FE3F6" w:rsidR="007104C1" w:rsidRDefault="007104C1" w:rsidP="00A60C27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1037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ins w:id="1038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5E61BED7" w14:textId="77777777" w:rsidR="00820C4A" w:rsidRDefault="00820C4A" w:rsidP="00ED2C78"/>
    <w:p w14:paraId="127CA090" w14:textId="6EE91434" w:rsidR="007104C1" w:rsidRDefault="007104C1">
      <w:pPr>
        <w:pStyle w:val="Ttulo2"/>
        <w:numPr>
          <w:ilvl w:val="2"/>
          <w:numId w:val="1"/>
        </w:numPr>
        <w:pPrChange w:id="1039" w:author="OLIVARES MARTINEZ FERNANDO JESUS" w:date="2026-08-17T09:23:00Z">
          <w:pPr>
            <w:pStyle w:val="Ttulo2"/>
            <w:numPr>
              <w:ilvl w:val="2"/>
              <w:numId w:val="18"/>
            </w:numPr>
            <w:ind w:left="1224" w:hanging="504"/>
          </w:pPr>
        </w:pPrChange>
      </w:pPr>
      <w:r w:rsidRPr="00F14BA6">
        <w:t>SIA_CUGESDAT</w:t>
      </w:r>
      <w:del w:id="1040" w:author="OLIVARES MARTINEZ FERNANDO JESUS" w:date="2026-09-01T10:02:00Z">
        <w:r w:rsidDel="00EA4C3E">
          <w:delText>VOZ</w:delText>
        </w:r>
      </w:del>
      <w:ins w:id="1041" w:author="OLIVARES MARTINEZ FERNANDO JESUS" w:date="2026-09-01T10:02:00Z">
        <w:r w:rsidR="00EA4C3E">
          <w:t>CIO</w:t>
        </w:r>
      </w:ins>
      <w:r w:rsidRPr="00F14BA6">
        <w:t>0</w:t>
      </w:r>
      <w:r>
        <w:t>8</w:t>
      </w:r>
      <w:r w:rsidRPr="00F14BA6">
        <w:t>:</w:t>
      </w:r>
      <w:r>
        <w:t xml:space="preserve"> Ordenar Resultados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661"/>
        <w:gridCol w:w="638"/>
        <w:gridCol w:w="5343"/>
      </w:tblGrid>
      <w:tr w:rsidR="007104C1" w:rsidRPr="00C20808" w14:paraId="30FA0160" w14:textId="77777777" w:rsidTr="00EF00E9">
        <w:tc>
          <w:tcPr>
            <w:tcW w:w="2316" w:type="dxa"/>
            <w:shd w:val="clear" w:color="auto" w:fill="5B9BD5" w:themeFill="accent1"/>
          </w:tcPr>
          <w:p w14:paraId="52287640" w14:textId="7EB905CC" w:rsidR="007104C1" w:rsidRPr="00C20808" w:rsidRDefault="007104C1" w:rsidP="00A60C2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F14BA6">
              <w:t>SIA_CUGESDAT</w:t>
            </w:r>
            <w:del w:id="1042" w:author="OLIVARES MARTINEZ FERNANDO JESUS" w:date="2026-09-01T10:02:00Z">
              <w:r w:rsidR="006E25B2" w:rsidDel="00EA4C3E">
                <w:delText>VOZ</w:delText>
              </w:r>
            </w:del>
            <w:ins w:id="1043" w:author="OLIVARES MARTINEZ FERNANDO JESUS" w:date="2026-09-01T10:02:00Z">
              <w:r w:rsidR="00EA4C3E">
                <w:t>CIO</w:t>
              </w:r>
            </w:ins>
            <w:r w:rsidR="006E25B2">
              <w:t>08</w:t>
            </w:r>
          </w:p>
        </w:tc>
        <w:tc>
          <w:tcPr>
            <w:tcW w:w="6326" w:type="dxa"/>
            <w:gridSpan w:val="2"/>
            <w:shd w:val="clear" w:color="auto" w:fill="5B9BD5" w:themeFill="accent1"/>
          </w:tcPr>
          <w:p w14:paraId="754D4918" w14:textId="7C108FF4" w:rsidR="007104C1" w:rsidRPr="00C20808" w:rsidRDefault="007104C1" w:rsidP="00A60C2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bCs/>
                <w:color w:val="FFFFFF" w:themeColor="background1"/>
              </w:rPr>
              <w:t>ConsultarRegistros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</w:rPr>
              <w:t xml:space="preserve"> &lt;&lt;</w:t>
            </w:r>
            <w:ins w:id="1044" w:author="OLIVARES MARTINEZ FERNANDO JESUS" w:date="2026-08-17T13:51:00Z">
              <w:r w:rsidR="003B37CD">
                <w:rPr>
                  <w:rFonts w:cs="Arial"/>
                  <w:b/>
                  <w:bCs/>
                  <w:color w:val="FFFFFF" w:themeColor="background1"/>
                </w:rPr>
                <w:t>Tabla Maestra</w:t>
              </w:r>
            </w:ins>
            <w:del w:id="1045" w:author="OLIVARES MARTINEZ FERNANDO JESUS" w:date="2026-08-17T13:51:00Z">
              <w:r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r>
              <w:rPr>
                <w:rFonts w:cs="Arial"/>
                <w:b/>
                <w:bCs/>
                <w:color w:val="FFFFFF" w:themeColor="background1"/>
              </w:rPr>
              <w:t>&gt;&gt;</w:t>
            </w:r>
          </w:p>
        </w:tc>
      </w:tr>
      <w:tr w:rsidR="007104C1" w:rsidRPr="00381C0B" w14:paraId="5FEDA7BD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021389D5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Actores</w:t>
            </w:r>
          </w:p>
        </w:tc>
        <w:tc>
          <w:tcPr>
            <w:tcW w:w="6326" w:type="dxa"/>
            <w:gridSpan w:val="2"/>
          </w:tcPr>
          <w:p w14:paraId="429B6E9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65682A">
              <w:rPr>
                <w:rFonts w:cs="Arial"/>
              </w:rPr>
              <w:t>SIABOD_ADMINISTRADOR_TECNICO</w:t>
            </w:r>
            <w:r>
              <w:rPr>
                <w:rFonts w:cs="Arial"/>
              </w:rPr>
              <w:t xml:space="preserve">, </w:t>
            </w:r>
            <w:r w:rsidRPr="0065682A">
              <w:rPr>
                <w:rFonts w:cs="Arial"/>
              </w:rPr>
              <w:t>SIABOD_ADMINISTRADOR</w:t>
            </w:r>
          </w:p>
        </w:tc>
      </w:tr>
      <w:tr w:rsidR="007104C1" w:rsidRPr="00381C0B" w14:paraId="69873BB0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3B48E031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Dependencias</w:t>
            </w:r>
          </w:p>
        </w:tc>
        <w:tc>
          <w:tcPr>
            <w:tcW w:w="6326" w:type="dxa"/>
            <w:gridSpan w:val="2"/>
          </w:tcPr>
          <w:p w14:paraId="75CD8C2B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</w:tr>
      <w:tr w:rsidR="007104C1" w:rsidRPr="00381C0B" w14:paraId="73AA318A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0409C8B3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Descripción</w:t>
            </w:r>
          </w:p>
        </w:tc>
        <w:tc>
          <w:tcPr>
            <w:tcW w:w="6326" w:type="dxa"/>
            <w:gridSpan w:val="2"/>
          </w:tcPr>
          <w:p w14:paraId="066534E0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t>Paginado de los registros de voces devueltos en una consulta de datos almacenados en BBDD. La consulta devolverá como resultado las Voces que cumplen el conjunto de filtros de búsqueda y los datos devueltos deben presentarse en páginas de tamaño preseleccionado.</w:t>
            </w:r>
          </w:p>
        </w:tc>
      </w:tr>
      <w:tr w:rsidR="007104C1" w:rsidRPr="00381C0B" w14:paraId="5A5DC968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633B75DD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Precondición</w:t>
            </w:r>
          </w:p>
        </w:tc>
        <w:tc>
          <w:tcPr>
            <w:tcW w:w="6326" w:type="dxa"/>
            <w:gridSpan w:val="2"/>
          </w:tcPr>
          <w:p w14:paraId="7B258D8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B359FD">
              <w:rPr>
                <w:rFonts w:cs="Arial"/>
              </w:rPr>
              <w:t xml:space="preserve">El usuario está autenticado en el sistema. </w:t>
            </w:r>
          </w:p>
          <w:p w14:paraId="6AB26F1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El usuario debe tener</w:t>
            </w:r>
            <w:r>
              <w:rPr>
                <w:rFonts w:cs="Arial"/>
              </w:rPr>
              <w:t xml:space="preserve"> rol de </w:t>
            </w:r>
            <w:proofErr w:type="spellStart"/>
            <w:r>
              <w:rPr>
                <w:rFonts w:cs="Arial"/>
              </w:rPr>
              <w:t>administrador_tecnico</w:t>
            </w:r>
            <w:proofErr w:type="spellEnd"/>
            <w:r>
              <w:rPr>
                <w:rFonts w:cs="Arial"/>
              </w:rPr>
              <w:t xml:space="preserve"> y/o administrador para poder</w:t>
            </w:r>
            <w:r w:rsidRPr="00381C0B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acceder a la opción que permite consultar los registros de voces almacenados en BBDD aplicando los criterios de búsqueda seleccionados por el usuario</w:t>
            </w:r>
          </w:p>
        </w:tc>
      </w:tr>
      <w:tr w:rsidR="007104C1" w:rsidRPr="00381C0B" w14:paraId="65D3B51E" w14:textId="77777777" w:rsidTr="00EF00E9">
        <w:tc>
          <w:tcPr>
            <w:tcW w:w="2316" w:type="dxa"/>
            <w:vMerge w:val="restart"/>
            <w:shd w:val="clear" w:color="auto" w:fill="DEEAF6" w:themeFill="accent1" w:themeFillTint="33"/>
          </w:tcPr>
          <w:p w14:paraId="5B04901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Secuencia</w:t>
            </w:r>
          </w:p>
        </w:tc>
        <w:tc>
          <w:tcPr>
            <w:tcW w:w="638" w:type="dxa"/>
            <w:shd w:val="clear" w:color="auto" w:fill="DEEAF6" w:themeFill="accent1" w:themeFillTint="33"/>
          </w:tcPr>
          <w:p w14:paraId="5919B9F8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Paso</w:t>
            </w:r>
          </w:p>
        </w:tc>
        <w:tc>
          <w:tcPr>
            <w:tcW w:w="5688" w:type="dxa"/>
            <w:shd w:val="clear" w:color="auto" w:fill="DEEAF6" w:themeFill="accent1" w:themeFillTint="33"/>
          </w:tcPr>
          <w:p w14:paraId="4B004E96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Acción</w:t>
            </w:r>
          </w:p>
        </w:tc>
      </w:tr>
      <w:tr w:rsidR="007104C1" w:rsidRPr="00381C0B" w14:paraId="1343B63B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05D83DEF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3CC9AD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5688" w:type="dxa"/>
          </w:tcPr>
          <w:p w14:paraId="6B5E1475" w14:textId="77777777" w:rsidR="007104C1" w:rsidRPr="007F17DF" w:rsidRDefault="007104C1" w:rsidP="00A60C27">
            <w:pPr>
              <w:spacing w:after="0" w:line="240" w:lineRule="auto"/>
              <w:rPr>
                <w:rFonts w:cs="Arial"/>
              </w:rPr>
            </w:pPr>
            <w:r w:rsidRPr="007F17DF">
              <w:rPr>
                <w:rFonts w:cs="Arial"/>
              </w:rPr>
              <w:t xml:space="preserve">El usuario navega hasta la opción </w:t>
            </w:r>
            <w:r>
              <w:rPr>
                <w:rFonts w:cs="Arial"/>
              </w:rPr>
              <w:t>de menú Catálogos/&lt;&lt;Voces&gt;&gt;</w:t>
            </w:r>
          </w:p>
        </w:tc>
      </w:tr>
      <w:tr w:rsidR="007104C1" w:rsidRPr="00381C0B" w14:paraId="49FB2EF9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27B2B44D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DBBB0AA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5688" w:type="dxa"/>
          </w:tcPr>
          <w:p w14:paraId="74751031" w14:textId="77777777" w:rsidR="007104C1" w:rsidRPr="002226FB" w:rsidRDefault="007104C1" w:rsidP="00A60C27">
            <w:pPr>
              <w:spacing w:after="0" w:line="240" w:lineRule="auto"/>
            </w:pPr>
            <w:r w:rsidRPr="00D10FC1">
              <w:t>El sistema muestra un formulario consulta</w:t>
            </w:r>
            <w:r>
              <w:t xml:space="preserve"> de &lt;&lt;Voces&gt;&gt; </w:t>
            </w:r>
          </w:p>
        </w:tc>
      </w:tr>
      <w:tr w:rsidR="007104C1" w:rsidRPr="00381C0B" w14:paraId="14869BD5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4445D40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5E32A7E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5688" w:type="dxa"/>
          </w:tcPr>
          <w:p w14:paraId="36E1EE7A" w14:textId="77777777" w:rsidR="007104C1" w:rsidRPr="00D10FC1" w:rsidRDefault="007104C1" w:rsidP="00A60C27">
            <w:pPr>
              <w:spacing w:after="0" w:line="240" w:lineRule="auto"/>
            </w:pPr>
            <w:r w:rsidRPr="00D10FC1">
              <w:t xml:space="preserve">El usuario </w:t>
            </w:r>
            <w:r>
              <w:t>informa</w:t>
            </w:r>
            <w:r w:rsidRPr="00D10FC1">
              <w:t xml:space="preserve"> filtros de búsqueda</w:t>
            </w:r>
          </w:p>
        </w:tc>
      </w:tr>
      <w:tr w:rsidR="007104C1" w:rsidRPr="00381C0B" w14:paraId="3FD84040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0B15083C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0E98EB5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5688" w:type="dxa"/>
          </w:tcPr>
          <w:p w14:paraId="5B149656" w14:textId="77777777" w:rsidR="007104C1" w:rsidRPr="00D10FC1" w:rsidRDefault="007104C1" w:rsidP="00A60C27">
            <w:pPr>
              <w:spacing w:after="0" w:line="240" w:lineRule="auto"/>
            </w:pPr>
            <w:r w:rsidRPr="00D10FC1">
              <w:t xml:space="preserve">El sistema valida los datos </w:t>
            </w:r>
            <w:r>
              <w:t>informados en los filtros</w:t>
            </w:r>
          </w:p>
        </w:tc>
      </w:tr>
      <w:tr w:rsidR="007104C1" w:rsidRPr="00381C0B" w14:paraId="6E1C0A4D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6625BD60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0DEFBD1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5688" w:type="dxa"/>
          </w:tcPr>
          <w:p w14:paraId="156F6901" w14:textId="77777777" w:rsidR="007104C1" w:rsidRPr="002226FB" w:rsidRDefault="007104C1" w:rsidP="00A60C27">
            <w:pPr>
              <w:spacing w:after="0" w:line="240" w:lineRule="auto"/>
            </w:pPr>
            <w:r w:rsidRPr="00D10FC1">
              <w:t xml:space="preserve">El usuario </w:t>
            </w:r>
            <w:r>
              <w:t xml:space="preserve">lanza </w:t>
            </w:r>
            <w:r w:rsidRPr="00D10FC1">
              <w:t>la consulta</w:t>
            </w:r>
          </w:p>
        </w:tc>
      </w:tr>
      <w:tr w:rsidR="007104C1" w:rsidRPr="00381C0B" w14:paraId="1B7EFE93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44C41BF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272A808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5688" w:type="dxa"/>
          </w:tcPr>
          <w:p w14:paraId="73A4FCB1" w14:textId="77777777" w:rsidR="007104C1" w:rsidRPr="002226FB" w:rsidRDefault="007104C1" w:rsidP="00A60C27">
            <w:pPr>
              <w:spacing w:after="0" w:line="240" w:lineRule="auto"/>
            </w:pPr>
            <w:r w:rsidRPr="002226FB">
              <w:t xml:space="preserve">El sistema formula y procesa la consulta que cumple los campos informados en el formulario de </w:t>
            </w:r>
            <w:r>
              <w:t>consulta</w:t>
            </w:r>
          </w:p>
        </w:tc>
      </w:tr>
      <w:tr w:rsidR="007104C1" w:rsidRPr="00381C0B" w14:paraId="7C50D923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71F9130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7B5B2A1C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5688" w:type="dxa"/>
          </w:tcPr>
          <w:p w14:paraId="736B7412" w14:textId="060A2DC6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El sistema obtiene el conjunto de registros resultado de la consulta </w:t>
            </w:r>
          </w:p>
        </w:tc>
      </w:tr>
      <w:tr w:rsidR="007104C1" w:rsidRPr="00381C0B" w14:paraId="7127B7B7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44A704A2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56698A8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7.1</w:t>
            </w:r>
          </w:p>
        </w:tc>
        <w:tc>
          <w:tcPr>
            <w:tcW w:w="5688" w:type="dxa"/>
          </w:tcPr>
          <w:p w14:paraId="29F32D9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tiene problemas para recuperar el listado de registros </w:t>
            </w:r>
            <w:r w:rsidRPr="00BD78BC">
              <w:rPr>
                <w:rFonts w:cs="Arial"/>
              </w:rPr>
              <w:t>muestra mensaje de error.</w:t>
            </w:r>
          </w:p>
        </w:tc>
      </w:tr>
      <w:tr w:rsidR="007104C1" w:rsidRPr="00381C0B" w14:paraId="4DE14886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1BBFCF7C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8878005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7.2</w:t>
            </w:r>
          </w:p>
        </w:tc>
        <w:tc>
          <w:tcPr>
            <w:tcW w:w="5688" w:type="dxa"/>
          </w:tcPr>
          <w:p w14:paraId="71470D97" w14:textId="77777777" w:rsidR="007104C1" w:rsidRPr="00BD78BC" w:rsidRDefault="007104C1" w:rsidP="00A60C27">
            <w:pPr>
              <w:spacing w:after="0" w:line="240" w:lineRule="auto"/>
              <w:rPr>
                <w:rFonts w:cs="Arial"/>
              </w:rPr>
            </w:pPr>
            <w:r w:rsidRPr="00BD78BC">
              <w:rPr>
                <w:rFonts w:cs="Arial"/>
              </w:rPr>
              <w:t>El sistema</w:t>
            </w:r>
            <w:r>
              <w:rPr>
                <w:rFonts w:cs="Arial"/>
              </w:rPr>
              <w:t xml:space="preserve"> </w:t>
            </w:r>
            <w:r w:rsidRPr="00BD78BC">
              <w:rPr>
                <w:rFonts w:cs="Arial"/>
              </w:rPr>
              <w:t>muestra mensaje de error</w:t>
            </w:r>
          </w:p>
        </w:tc>
      </w:tr>
      <w:tr w:rsidR="007104C1" w:rsidRPr="005D02B1" w14:paraId="063251CE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56A82175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0B186B1C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5688" w:type="dxa"/>
          </w:tcPr>
          <w:p w14:paraId="42D1D056" w14:textId="5E2CF260" w:rsidR="007104C1" w:rsidRPr="001C1EE6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El sistema muestra el listado de registros resultado de la consulta </w:t>
            </w:r>
            <w:r w:rsidR="00EF00E9">
              <w:rPr>
                <w:rFonts w:cs="Arial"/>
              </w:rPr>
              <w:t>con un orden por defecto</w:t>
            </w:r>
          </w:p>
        </w:tc>
      </w:tr>
      <w:tr w:rsidR="007104C1" w:rsidRPr="00381C0B" w14:paraId="331DB017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53790827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53AA279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8.1</w:t>
            </w:r>
          </w:p>
        </w:tc>
        <w:tc>
          <w:tcPr>
            <w:tcW w:w="5688" w:type="dxa"/>
          </w:tcPr>
          <w:p w14:paraId="1577E1CA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 w:rsidRPr="00D10FC1">
              <w:rPr>
                <w:rFonts w:cs="Arial"/>
              </w:rPr>
              <w:t>El sistema no encuentra registros</w:t>
            </w:r>
          </w:p>
        </w:tc>
      </w:tr>
      <w:tr w:rsidR="007104C1" w:rsidRPr="00381C0B" w14:paraId="3230C1E2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14F9348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761E907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8.2</w:t>
            </w:r>
          </w:p>
        </w:tc>
        <w:tc>
          <w:tcPr>
            <w:tcW w:w="5688" w:type="dxa"/>
          </w:tcPr>
          <w:p w14:paraId="42358949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El sistema presenta el listado vacío</w:t>
            </w:r>
          </w:p>
          <w:p w14:paraId="1AE083E6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</w:tr>
      <w:tr w:rsidR="00EF00E9" w:rsidRPr="00381C0B" w14:paraId="5FAD045C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16F4D445" w14:textId="77777777" w:rsidR="00EF00E9" w:rsidRPr="00381C0B" w:rsidRDefault="00EF00E9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9801895" w14:textId="2CDE7B07" w:rsidR="00EF00E9" w:rsidRPr="00AF134D" w:rsidRDefault="00EF00E9" w:rsidP="00A60C27">
            <w:pPr>
              <w:spacing w:after="0" w:line="240" w:lineRule="auto"/>
              <w:rPr>
                <w:rFonts w:cs="Arial"/>
                <w:u w:val="single"/>
                <w:rPrChange w:id="1046" w:author="OLIVARES MARTINEZ FERNANDO JESUS" w:date="2026-08-17T11:33:00Z">
                  <w:rPr>
                    <w:rFonts w:cs="Arial"/>
                  </w:rPr>
                </w:rPrChange>
              </w:rPr>
            </w:pPr>
            <w:r w:rsidRPr="00AF134D">
              <w:rPr>
                <w:rFonts w:cs="Arial"/>
                <w:u w:val="single"/>
                <w:rPrChange w:id="1047" w:author="OLIVARES MARTINEZ FERNANDO JESUS" w:date="2026-08-17T11:33:00Z">
                  <w:rPr>
                    <w:rFonts w:cs="Arial"/>
                  </w:rPr>
                </w:rPrChange>
              </w:rPr>
              <w:t>9</w:t>
            </w:r>
          </w:p>
        </w:tc>
        <w:tc>
          <w:tcPr>
            <w:tcW w:w="5688" w:type="dxa"/>
          </w:tcPr>
          <w:p w14:paraId="523BEAD6" w14:textId="0EB6D239" w:rsidR="00EF00E9" w:rsidRPr="00AF134D" w:rsidRDefault="00EF00E9" w:rsidP="00A60C27">
            <w:pPr>
              <w:spacing w:after="0" w:line="240" w:lineRule="auto"/>
              <w:rPr>
                <w:u w:val="single"/>
                <w:rPrChange w:id="1048" w:author="OLIVARES MARTINEZ FERNANDO JESUS" w:date="2026-08-17T11:33:00Z">
                  <w:rPr/>
                </w:rPrChange>
              </w:rPr>
            </w:pPr>
            <w:r w:rsidRPr="00AF134D">
              <w:rPr>
                <w:u w:val="single"/>
                <w:rPrChange w:id="1049" w:author="OLIVARES MARTINEZ FERNANDO JESUS" w:date="2026-08-17T11:33:00Z">
                  <w:rPr/>
                </w:rPrChange>
              </w:rPr>
              <w:t xml:space="preserve">El usuario hace click sobre el icono de cambiar orden de una de </w:t>
            </w:r>
            <w:proofErr w:type="gramStart"/>
            <w:r w:rsidRPr="00AF134D">
              <w:rPr>
                <w:u w:val="single"/>
                <w:rPrChange w:id="1050" w:author="OLIVARES MARTINEZ FERNANDO JESUS" w:date="2026-08-17T11:33:00Z">
                  <w:rPr/>
                </w:rPrChange>
              </w:rPr>
              <w:t>las columna</w:t>
            </w:r>
            <w:proofErr w:type="gramEnd"/>
            <w:r w:rsidRPr="00AF134D">
              <w:rPr>
                <w:u w:val="single"/>
                <w:rPrChange w:id="1051" w:author="OLIVARES MARTINEZ FERNANDO JESUS" w:date="2026-08-17T11:33:00Z">
                  <w:rPr/>
                </w:rPrChange>
              </w:rPr>
              <w:t xml:space="preserve"> de datos que presentan este icono (Descripción, Tipo)</w:t>
            </w:r>
          </w:p>
        </w:tc>
      </w:tr>
      <w:tr w:rsidR="00EF00E9" w:rsidRPr="00381C0B" w14:paraId="3274773C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1DF3AE86" w14:textId="77777777" w:rsidR="00EF00E9" w:rsidRPr="00381C0B" w:rsidRDefault="00EF00E9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287AFC22" w14:textId="74CD66E8" w:rsidR="00EF00E9" w:rsidRPr="00AF134D" w:rsidRDefault="00EF00E9" w:rsidP="00A60C27">
            <w:pPr>
              <w:spacing w:after="0" w:line="240" w:lineRule="auto"/>
              <w:rPr>
                <w:rFonts w:cs="Arial"/>
                <w:u w:val="single"/>
                <w:rPrChange w:id="1052" w:author="OLIVARES MARTINEZ FERNANDO JESUS" w:date="2026-08-17T11:33:00Z">
                  <w:rPr>
                    <w:rFonts w:cs="Arial"/>
                  </w:rPr>
                </w:rPrChange>
              </w:rPr>
            </w:pPr>
            <w:r w:rsidRPr="00AF134D">
              <w:rPr>
                <w:rFonts w:cs="Arial"/>
                <w:u w:val="single"/>
                <w:rPrChange w:id="1053" w:author="OLIVARES MARTINEZ FERNANDO JESUS" w:date="2026-08-17T11:33:00Z">
                  <w:rPr>
                    <w:rFonts w:cs="Arial"/>
                  </w:rPr>
                </w:rPrChange>
              </w:rPr>
              <w:t>9.1</w:t>
            </w:r>
          </w:p>
        </w:tc>
        <w:tc>
          <w:tcPr>
            <w:tcW w:w="5688" w:type="dxa"/>
          </w:tcPr>
          <w:p w14:paraId="112779B3" w14:textId="08D706BB" w:rsidR="00EF00E9" w:rsidRPr="00AF134D" w:rsidRDefault="00EF00E9" w:rsidP="00A60C27">
            <w:pPr>
              <w:spacing w:after="0" w:line="240" w:lineRule="auto"/>
              <w:rPr>
                <w:u w:val="single"/>
                <w:rPrChange w:id="1054" w:author="OLIVARES MARTINEZ FERNANDO JESUS" w:date="2026-08-17T11:33:00Z">
                  <w:rPr/>
                </w:rPrChange>
              </w:rPr>
            </w:pPr>
            <w:r w:rsidRPr="00AF134D">
              <w:rPr>
                <w:u w:val="single"/>
                <w:rPrChange w:id="1055" w:author="OLIVARES MARTINEZ FERNANDO JESUS" w:date="2026-08-17T11:33:00Z">
                  <w:rPr/>
                </w:rPrChange>
              </w:rPr>
              <w:t xml:space="preserve">El orden seleccionado es DESC. Los registros se muestran ordenados por el campo seleccionado en orden Alfabético DESC </w:t>
            </w:r>
          </w:p>
        </w:tc>
      </w:tr>
      <w:tr w:rsidR="00EF00E9" w:rsidRPr="00381C0B" w14:paraId="1D9A169A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0831348E" w14:textId="77777777" w:rsidR="00EF00E9" w:rsidRPr="00381C0B" w:rsidRDefault="00EF00E9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62B9CE80" w14:textId="408B1048" w:rsidR="00EF00E9" w:rsidRPr="00AF134D" w:rsidRDefault="00EF00E9" w:rsidP="00A60C27">
            <w:pPr>
              <w:spacing w:after="0" w:line="240" w:lineRule="auto"/>
              <w:rPr>
                <w:rFonts w:cs="Arial"/>
                <w:u w:val="single"/>
                <w:rPrChange w:id="1056" w:author="OLIVARES MARTINEZ FERNANDO JESUS" w:date="2026-08-17T11:33:00Z">
                  <w:rPr>
                    <w:rFonts w:cs="Arial"/>
                  </w:rPr>
                </w:rPrChange>
              </w:rPr>
            </w:pPr>
            <w:r w:rsidRPr="00AF134D">
              <w:rPr>
                <w:rFonts w:cs="Arial"/>
                <w:u w:val="single"/>
                <w:rPrChange w:id="1057" w:author="OLIVARES MARTINEZ FERNANDO JESUS" w:date="2026-08-17T11:33:00Z">
                  <w:rPr>
                    <w:rFonts w:cs="Arial"/>
                  </w:rPr>
                </w:rPrChange>
              </w:rPr>
              <w:t>9.2</w:t>
            </w:r>
          </w:p>
        </w:tc>
        <w:tc>
          <w:tcPr>
            <w:tcW w:w="5688" w:type="dxa"/>
          </w:tcPr>
          <w:p w14:paraId="0D33F712" w14:textId="5D2200F3" w:rsidR="00EF00E9" w:rsidRPr="00AF134D" w:rsidRDefault="00EF00E9" w:rsidP="00A60C27">
            <w:pPr>
              <w:spacing w:after="0" w:line="240" w:lineRule="auto"/>
              <w:rPr>
                <w:u w:val="single"/>
                <w:rPrChange w:id="1058" w:author="OLIVARES MARTINEZ FERNANDO JESUS" w:date="2026-08-17T11:33:00Z">
                  <w:rPr/>
                </w:rPrChange>
              </w:rPr>
            </w:pPr>
            <w:r w:rsidRPr="00AF134D">
              <w:rPr>
                <w:u w:val="single"/>
                <w:rPrChange w:id="1059" w:author="OLIVARES MARTINEZ FERNANDO JESUS" w:date="2026-08-17T11:33:00Z">
                  <w:rPr/>
                </w:rPrChange>
              </w:rPr>
              <w:t>El orden seleccionado es ASC. Los registros se muestran ordenados por el campo seleccionado en orden Alfabético ASC</w:t>
            </w:r>
          </w:p>
        </w:tc>
      </w:tr>
      <w:tr w:rsidR="00EF00E9" w:rsidRPr="00381C0B" w14:paraId="11A6762C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27DBD892" w14:textId="77777777" w:rsidR="00EF00E9" w:rsidRPr="00381C0B" w:rsidRDefault="00EF00E9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3810282A" w14:textId="6879C8D7" w:rsidR="00EF00E9" w:rsidRPr="00AF134D" w:rsidRDefault="00EF00E9" w:rsidP="00A60C27">
            <w:pPr>
              <w:spacing w:after="0" w:line="240" w:lineRule="auto"/>
              <w:rPr>
                <w:rFonts w:cs="Arial"/>
                <w:u w:val="single"/>
                <w:rPrChange w:id="1060" w:author="OLIVARES MARTINEZ FERNANDO JESUS" w:date="2026-08-17T11:33:00Z">
                  <w:rPr>
                    <w:rFonts w:cs="Arial"/>
                  </w:rPr>
                </w:rPrChange>
              </w:rPr>
            </w:pPr>
            <w:r w:rsidRPr="00AF134D">
              <w:rPr>
                <w:rFonts w:cs="Arial"/>
                <w:u w:val="single"/>
                <w:rPrChange w:id="1061" w:author="OLIVARES MARTINEZ FERNANDO JESUS" w:date="2026-08-17T11:33:00Z">
                  <w:rPr>
                    <w:rFonts w:cs="Arial"/>
                  </w:rPr>
                </w:rPrChange>
              </w:rPr>
              <w:t>9.3</w:t>
            </w:r>
          </w:p>
        </w:tc>
        <w:tc>
          <w:tcPr>
            <w:tcW w:w="5688" w:type="dxa"/>
          </w:tcPr>
          <w:p w14:paraId="5EE1A5E7" w14:textId="692E597A" w:rsidR="00EF00E9" w:rsidRPr="00AF134D" w:rsidRDefault="00EF00E9" w:rsidP="00A60C27">
            <w:pPr>
              <w:spacing w:after="0" w:line="240" w:lineRule="auto"/>
              <w:rPr>
                <w:u w:val="single"/>
                <w:rPrChange w:id="1062" w:author="OLIVARES MARTINEZ FERNANDO JESUS" w:date="2026-08-17T11:33:00Z">
                  <w:rPr/>
                </w:rPrChange>
              </w:rPr>
            </w:pPr>
            <w:r w:rsidRPr="00AF134D">
              <w:rPr>
                <w:u w:val="single"/>
                <w:rPrChange w:id="1063" w:author="OLIVARES MARTINEZ FERNANDO JESUS" w:date="2026-08-17T11:33:00Z">
                  <w:rPr/>
                </w:rPrChange>
              </w:rPr>
              <w:t>El orden seleccionado es Default. Los registros se muestran ordenados por el campo seleccionado en orden Alfabético Default. Como presentan en la carga inicial de datos</w:t>
            </w:r>
          </w:p>
        </w:tc>
      </w:tr>
      <w:tr w:rsidR="007104C1" w:rsidRPr="00381C0B" w14:paraId="2FF2407E" w14:textId="77777777" w:rsidTr="00EF00E9">
        <w:tc>
          <w:tcPr>
            <w:tcW w:w="2316" w:type="dxa"/>
            <w:vMerge/>
            <w:shd w:val="clear" w:color="auto" w:fill="DEEAF6" w:themeFill="accent1" w:themeFillTint="33"/>
          </w:tcPr>
          <w:p w14:paraId="138ABED7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38" w:type="dxa"/>
          </w:tcPr>
          <w:p w14:paraId="4CC7F960" w14:textId="7B012509" w:rsidR="007104C1" w:rsidRDefault="007104C1" w:rsidP="00A60C27">
            <w:pPr>
              <w:spacing w:after="0" w:line="240" w:lineRule="auto"/>
              <w:rPr>
                <w:rFonts w:cs="Arial"/>
              </w:rPr>
            </w:pPr>
            <w:del w:id="1064" w:author="OLIVARES MARTINEZ FERNANDO JESUS" w:date="2026-08-17T11:30:00Z">
              <w:r w:rsidDel="00EF00E9">
                <w:rPr>
                  <w:rFonts w:cs="Arial"/>
                </w:rPr>
                <w:delText>9</w:delText>
              </w:r>
            </w:del>
            <w:ins w:id="1065" w:author="OLIVARES MARTINEZ FERNANDO JESUS" w:date="2026-08-17T11:30:00Z">
              <w:r w:rsidR="00EF00E9">
                <w:rPr>
                  <w:rFonts w:cs="Arial"/>
                </w:rPr>
                <w:t>10</w:t>
              </w:r>
            </w:ins>
          </w:p>
        </w:tc>
        <w:tc>
          <w:tcPr>
            <w:tcW w:w="5688" w:type="dxa"/>
          </w:tcPr>
          <w:p w14:paraId="2EB6A55A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t>Fin exitoso del caso de uso</w:t>
            </w:r>
          </w:p>
        </w:tc>
      </w:tr>
      <w:tr w:rsidR="007104C1" w:rsidRPr="00381C0B" w14:paraId="39B1364B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7BA0F098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proofErr w:type="spellStart"/>
            <w:r w:rsidRPr="00381C0B">
              <w:rPr>
                <w:rFonts w:cs="Arial"/>
              </w:rPr>
              <w:t>PostCondición</w:t>
            </w:r>
            <w:proofErr w:type="spellEnd"/>
          </w:p>
        </w:tc>
        <w:tc>
          <w:tcPr>
            <w:tcW w:w="6326" w:type="dxa"/>
            <w:gridSpan w:val="2"/>
          </w:tcPr>
          <w:p w14:paraId="683AFAB7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D85F39">
              <w:rPr>
                <w:rFonts w:cs="Arial"/>
              </w:rPr>
              <w:t xml:space="preserve">Los </w:t>
            </w:r>
            <w:r>
              <w:rPr>
                <w:rFonts w:cs="Arial"/>
              </w:rPr>
              <w:t>registros de la tabla maestra</w:t>
            </w:r>
            <w:r w:rsidRPr="00D85F39">
              <w:rPr>
                <w:rFonts w:cs="Arial"/>
              </w:rPr>
              <w:t xml:space="preserve"> se muestran </w:t>
            </w:r>
            <w:r>
              <w:rPr>
                <w:rFonts w:cs="Arial"/>
              </w:rPr>
              <w:t xml:space="preserve">paginados </w:t>
            </w:r>
            <w:r w:rsidRPr="00D85F39">
              <w:rPr>
                <w:rFonts w:cs="Arial"/>
              </w:rPr>
              <w:t>correctamente</w:t>
            </w:r>
            <w:r>
              <w:rPr>
                <w:rFonts w:cs="Arial"/>
              </w:rPr>
              <w:t xml:space="preserve"> o se informan los problemas al usuario.</w:t>
            </w:r>
          </w:p>
        </w:tc>
      </w:tr>
      <w:tr w:rsidR="007104C1" w:rsidRPr="00381C0B" w14:paraId="5C76164F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5E7C9FBB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 w:rsidRPr="00381C0B">
              <w:rPr>
                <w:rFonts w:cs="Arial"/>
              </w:rPr>
              <w:t>Comentarios</w:t>
            </w:r>
          </w:p>
        </w:tc>
        <w:tc>
          <w:tcPr>
            <w:tcW w:w="6326" w:type="dxa"/>
            <w:gridSpan w:val="2"/>
          </w:tcPr>
          <w:p w14:paraId="6E08A385" w14:textId="77777777" w:rsidR="007104C1" w:rsidRPr="00381C0B" w:rsidRDefault="007104C1" w:rsidP="00A60C27">
            <w:pPr>
              <w:spacing w:after="0" w:line="240" w:lineRule="auto"/>
              <w:contextualSpacing/>
              <w:rPr>
                <w:rFonts w:cs="Arial"/>
                <w:color w:val="FF0000"/>
              </w:rPr>
            </w:pPr>
          </w:p>
        </w:tc>
      </w:tr>
      <w:tr w:rsidR="007104C1" w:rsidRPr="00294768" w14:paraId="7CE74608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3942AB3E" w14:textId="77777777" w:rsidR="007104C1" w:rsidRPr="00381C0B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Procesos</w:t>
            </w:r>
          </w:p>
        </w:tc>
        <w:tc>
          <w:tcPr>
            <w:tcW w:w="6326" w:type="dxa"/>
            <w:gridSpan w:val="2"/>
          </w:tcPr>
          <w:p w14:paraId="4DB03B7F" w14:textId="4615B439" w:rsidR="007104C1" w:rsidRPr="00743479" w:rsidRDefault="00743479" w:rsidP="00A60C27">
            <w:pPr>
              <w:spacing w:after="0" w:line="240" w:lineRule="auto"/>
              <w:contextualSpacing/>
              <w:rPr>
                <w:rPrChange w:id="1066" w:author="OLIVARES MARTINEZ FERNANDO JESUS" w:date="2026-08-17T13:37:00Z">
                  <w:rPr>
                    <w:lang w:val="en-US"/>
                  </w:rPr>
                </w:rPrChange>
              </w:rPr>
            </w:pPr>
            <w:ins w:id="1067" w:author="OLIVARES MARTINEZ FERNANDO JESUS" w:date="2026-08-17T13:37:00Z">
              <w:r w:rsidRPr="00743479">
                <w:rPr>
                  <w:rPrChange w:id="1068" w:author="OLIVARES MARTINEZ FERNANDO JESUS" w:date="2026-08-17T13:37:00Z">
                    <w:rPr>
                      <w:lang w:val="en-US"/>
                    </w:rPr>
                  </w:rPrChange>
                </w:rPr>
                <w:t>SIA_PRGESDAT</w:t>
              </w:r>
            </w:ins>
            <w:ins w:id="1069" w:author="OLIVARES MARTINEZ FERNANDO JESUS" w:date="2026-09-01T10:02:00Z">
              <w:r w:rsidR="00EA4C3E">
                <w:t>CIO</w:t>
              </w:r>
            </w:ins>
            <w:ins w:id="1070" w:author="OLIVARES MARTINEZ FERNANDO JESUS" w:date="2026-08-17T13:37:00Z">
              <w:r w:rsidRPr="00743479">
                <w:rPr>
                  <w:rPrChange w:id="1071" w:author="OLIVARES MARTINEZ FERNANDO JESUS" w:date="2026-08-17T13:37:00Z">
                    <w:rPr>
                      <w:lang w:val="en-US"/>
                    </w:rPr>
                  </w:rPrChange>
                </w:rPr>
                <w:t xml:space="preserve">01 - </w:t>
              </w:r>
              <w:proofErr w:type="spellStart"/>
              <w:r w:rsidRPr="00743479">
                <w:rPr>
                  <w:rPrChange w:id="1072" w:author="OLIVARES MARTINEZ FERNANDO JESUS" w:date="2026-08-17T13:37:00Z">
                    <w:rPr>
                      <w:lang w:val="en-US"/>
                    </w:rPr>
                  </w:rPrChange>
                </w:rPr>
                <w:t>ConsultarRegistros</w:t>
              </w:r>
              <w:proofErr w:type="spellEnd"/>
              <w:r w:rsidRPr="00743479">
                <w:rPr>
                  <w:rPrChange w:id="1073" w:author="OLIVARES MARTINEZ FERNANDO JESUS" w:date="2026-08-17T13:37:00Z">
                    <w:rPr>
                      <w:lang w:val="en-US"/>
                    </w:rPr>
                  </w:rPrChange>
                </w:rPr>
                <w:t xml:space="preserve"> &lt;&lt;Tabla Maestra&gt;&gt;</w:t>
              </w:r>
            </w:ins>
            <w:del w:id="1074" w:author="OLIVARES MARTINEZ FERNANDO JESUS" w:date="2026-08-17T13:37:00Z">
              <w:r w:rsidR="007104C1" w:rsidRPr="00743479" w:rsidDel="00743479">
                <w:rPr>
                  <w:rPrChange w:id="1075" w:author="OLIVARES MARTINEZ FERNANDO JESUS" w:date="2026-08-17T13:37:00Z">
                    <w:rPr>
                      <w:lang w:val="en-US"/>
                    </w:rPr>
                  </w:rPrChange>
                </w:rPr>
                <w:delText>SIA_PRGESDATVOZ01 - Consultar Voces</w:delText>
              </w:r>
            </w:del>
          </w:p>
        </w:tc>
      </w:tr>
      <w:tr w:rsidR="007104C1" w:rsidRPr="00381C0B" w14:paraId="127D62E2" w14:textId="77777777" w:rsidTr="00EF00E9">
        <w:tc>
          <w:tcPr>
            <w:tcW w:w="2316" w:type="dxa"/>
            <w:shd w:val="clear" w:color="auto" w:fill="DEEAF6" w:themeFill="accent1" w:themeFillTint="33"/>
          </w:tcPr>
          <w:p w14:paraId="4F76AB60" w14:textId="77777777" w:rsidR="007104C1" w:rsidRDefault="007104C1" w:rsidP="00A60C27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Interfaces</w:t>
            </w:r>
          </w:p>
        </w:tc>
        <w:tc>
          <w:tcPr>
            <w:tcW w:w="6326" w:type="dxa"/>
            <w:gridSpan w:val="2"/>
          </w:tcPr>
          <w:p w14:paraId="16994F21" w14:textId="49AFB7B0" w:rsidR="007104C1" w:rsidRDefault="007104C1" w:rsidP="00A60C27">
            <w:pPr>
              <w:spacing w:after="0" w:line="240" w:lineRule="auto"/>
              <w:contextualSpacing/>
              <w:rPr>
                <w:rStyle w:val="Hipervnculo"/>
                <w:rFonts w:cs="Arial"/>
              </w:rPr>
            </w:pPr>
            <w:proofErr w:type="spellStart"/>
            <w:r w:rsidRPr="00470E3A">
              <w:rPr>
                <w:rStyle w:val="Hipervnculo"/>
                <w:rFonts w:cs="Arial"/>
              </w:rPr>
              <w:t>SIABOD.epgz</w:t>
            </w:r>
            <w:proofErr w:type="spellEnd"/>
            <w:r>
              <w:rPr>
                <w:rStyle w:val="Hipervnculo"/>
                <w:rFonts w:cs="Arial"/>
              </w:rPr>
              <w:t xml:space="preserve"> </w:t>
            </w:r>
            <w:r>
              <w:rPr>
                <w:rStyle w:val="Hipervnculo"/>
              </w:rPr>
              <w:t>[</w:t>
            </w:r>
            <w:del w:id="1076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ins w:id="1077" w:author="OLIVARES MARTINEZ FERNANDO JESUS" w:date="2026-09-01T10:02:00Z">
              <w:r w:rsidR="00EA4C3E">
                <w:rPr>
                  <w:rStyle w:val="Hipervnculo"/>
                </w:rPr>
                <w:t>CIO</w:t>
              </w:r>
            </w:ins>
            <w:r>
              <w:rPr>
                <w:rStyle w:val="Hipervnculo"/>
              </w:rPr>
              <w:t>]</w:t>
            </w:r>
          </w:p>
        </w:tc>
      </w:tr>
    </w:tbl>
    <w:p w14:paraId="1925F4B6" w14:textId="77777777" w:rsidR="007104C1" w:rsidRDefault="007104C1" w:rsidP="00ED2C78"/>
    <w:p w14:paraId="1534A6B8" w14:textId="2E6B025B" w:rsidR="00493324" w:rsidDel="004B06E4" w:rsidRDefault="00493324">
      <w:pPr>
        <w:pStyle w:val="Ttulo2"/>
        <w:numPr>
          <w:ilvl w:val="2"/>
          <w:numId w:val="1"/>
        </w:numPr>
        <w:rPr>
          <w:del w:id="1078" w:author="OLIVARES MARTINEZ FERNANDO JESUS" w:date="2026-09-01T10:21:00Z"/>
        </w:rPr>
        <w:pPrChange w:id="1079" w:author="OLIVARES MARTINEZ FERNANDO JESUS" w:date="2026-08-17T09:26:00Z">
          <w:pPr>
            <w:pStyle w:val="Ttulo2"/>
            <w:numPr>
              <w:ilvl w:val="2"/>
              <w:numId w:val="19"/>
            </w:numPr>
            <w:ind w:left="1224" w:hanging="504"/>
          </w:pPr>
        </w:pPrChange>
      </w:pPr>
      <w:del w:id="1080" w:author="OLIVARES MARTINEZ FERNANDO JESUS" w:date="2026-09-01T10:21:00Z">
        <w:r w:rsidRPr="00D85F39" w:rsidDel="004B06E4">
          <w:delText>SIA_CUGESDAT</w:delText>
        </w:r>
      </w:del>
      <w:del w:id="1081" w:author="OLIVARES MARTINEZ FERNANDO JESUS" w:date="2026-09-01T10:02:00Z">
        <w:r w:rsidDel="00EA4C3E">
          <w:delText>VOZ</w:delText>
        </w:r>
      </w:del>
      <w:del w:id="1082" w:author="OLIVARES MARTINEZ FERNANDO JESUS" w:date="2026-09-01T10:21:00Z">
        <w:r w:rsidDel="004B06E4">
          <w:delText>11</w:delText>
        </w:r>
        <w:r w:rsidRPr="00D85F39" w:rsidDel="004B06E4">
          <w:delText>:</w:delText>
        </w:r>
        <w:r w:rsidDel="004B06E4">
          <w:delText xml:space="preserve"> </w:delText>
        </w:r>
      </w:del>
      <w:del w:id="1083" w:author="OLIVARES MARTINEZ FERNANDO JESUS" w:date="2026-08-17T13:52:00Z">
        <w:r w:rsidDel="003B37CD">
          <w:delText>Reordenar Registros</w:delText>
        </w:r>
      </w:del>
      <w:del w:id="1084" w:author="OLIVARES MARTINEZ FERNANDO JESUS" w:date="2026-09-01T10:21:00Z">
        <w:r w:rsidRPr="0030582B" w:rsidDel="004B06E4">
          <w:delText xml:space="preserve"> 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5"/>
        <w:gridCol w:w="638"/>
        <w:gridCol w:w="5361"/>
      </w:tblGrid>
      <w:tr w:rsidR="00493324" w:rsidRPr="00C20808" w:rsidDel="004B06E4" w14:paraId="6C3B5A4C" w14:textId="6157E856" w:rsidTr="00A60C27">
        <w:trPr>
          <w:del w:id="1085" w:author="OLIVARES MARTINEZ FERNANDO JESUS" w:date="2026-09-01T10:21:00Z"/>
        </w:trPr>
        <w:tc>
          <w:tcPr>
            <w:tcW w:w="2252" w:type="dxa"/>
            <w:shd w:val="clear" w:color="auto" w:fill="5B9BD5" w:themeFill="accent1"/>
          </w:tcPr>
          <w:p w14:paraId="1FECADA6" w14:textId="4BC9BADE" w:rsidR="00493324" w:rsidRPr="00C20808" w:rsidDel="004B06E4" w:rsidRDefault="00493324" w:rsidP="00A60C27">
            <w:pPr>
              <w:spacing w:after="0" w:line="240" w:lineRule="auto"/>
              <w:rPr>
                <w:del w:id="1086" w:author="OLIVARES MARTINEZ FERNANDO JESUS" w:date="2026-09-01T10:21:00Z"/>
                <w:rFonts w:cs="Arial"/>
                <w:b/>
                <w:bCs/>
                <w:color w:val="FFFFFF" w:themeColor="background1"/>
              </w:rPr>
            </w:pPr>
            <w:del w:id="1087" w:author="OLIVARES MARTINEZ FERNANDO JESUS" w:date="2026-09-01T10:21:00Z">
              <w:r w:rsidRPr="00D85F39" w:rsidDel="004B06E4">
                <w:rPr>
                  <w:rFonts w:cs="Arial"/>
                  <w:b/>
                  <w:bCs/>
                  <w:color w:val="FFFFFF" w:themeColor="background1"/>
                </w:rPr>
                <w:delText>SIA_CUGESDAT0</w:delText>
              </w:r>
            </w:del>
            <w:del w:id="1088" w:author="OLIVARES MARTINEZ FERNANDO JESUS" w:date="2026-09-01T10:02:00Z">
              <w:r w:rsidR="006E25B2" w:rsidDel="00EA4C3E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</w:del>
            <w:del w:id="1089" w:author="OLIVARES MARTINEZ FERNANDO JESUS" w:date="2026-09-01T10:21:00Z">
              <w:r w:rsidR="006E25B2" w:rsidDel="004B06E4">
                <w:rPr>
                  <w:rFonts w:cs="Arial"/>
                  <w:b/>
                  <w:bCs/>
                  <w:color w:val="FFFFFF" w:themeColor="background1"/>
                </w:rPr>
                <w:delText>11</w:delText>
              </w:r>
            </w:del>
          </w:p>
        </w:tc>
        <w:tc>
          <w:tcPr>
            <w:tcW w:w="6242" w:type="dxa"/>
            <w:gridSpan w:val="2"/>
            <w:shd w:val="clear" w:color="auto" w:fill="5B9BD5" w:themeFill="accent1"/>
          </w:tcPr>
          <w:p w14:paraId="55CE73BF" w14:textId="2E7F366E" w:rsidR="00493324" w:rsidRPr="00C20808" w:rsidDel="004B06E4" w:rsidRDefault="00493324" w:rsidP="00A60C27">
            <w:pPr>
              <w:spacing w:after="0" w:line="240" w:lineRule="auto"/>
              <w:rPr>
                <w:del w:id="1090" w:author="OLIVARES MARTINEZ FERNANDO JESUS" w:date="2026-09-01T10:21:00Z"/>
                <w:rFonts w:cs="Arial"/>
                <w:b/>
                <w:bCs/>
                <w:color w:val="FFFFFF" w:themeColor="background1"/>
              </w:rPr>
            </w:pPr>
            <w:del w:id="1091" w:author="OLIVARES MARTINEZ FERNANDO JESUS" w:date="2026-08-17T13:51:00Z">
              <w:r w:rsidDel="003B37CD">
                <w:rPr>
                  <w:rFonts w:cs="Arial"/>
                  <w:b/>
                  <w:bCs/>
                  <w:color w:val="FFFFFF" w:themeColor="background1"/>
                </w:rPr>
                <w:delText>Baja</w:delText>
              </w:r>
              <w:r w:rsidRPr="00D85F39" w:rsidDel="003B37CD">
                <w:rPr>
                  <w:rFonts w:cs="Arial"/>
                  <w:b/>
                  <w:bCs/>
                  <w:color w:val="FFFFFF" w:themeColor="background1"/>
                </w:rPr>
                <w:delText xml:space="preserve"> &lt;&lt;</w:delText>
              </w:r>
              <w:r w:rsidDel="003B37CD">
                <w:rPr>
                  <w:rFonts w:cs="Arial"/>
                  <w:b/>
                  <w:bCs/>
                  <w:color w:val="FFFFFF" w:themeColor="background1"/>
                </w:rPr>
                <w:delText>Voz</w:delText>
              </w:r>
              <w:r w:rsidRPr="00D85F39" w:rsidDel="003B37CD">
                <w:rPr>
                  <w:rFonts w:cs="Arial"/>
                  <w:b/>
                  <w:bCs/>
                  <w:color w:val="FFFFFF" w:themeColor="background1"/>
                </w:rPr>
                <w:delText>&gt;&gt;</w:delText>
              </w:r>
            </w:del>
          </w:p>
        </w:tc>
      </w:tr>
      <w:tr w:rsidR="00493324" w:rsidRPr="00381C0B" w:rsidDel="004B06E4" w14:paraId="61139309" w14:textId="598516FC" w:rsidTr="00A60C27">
        <w:trPr>
          <w:del w:id="1092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3C0415BD" w14:textId="31BF0890" w:rsidR="00493324" w:rsidRPr="00381C0B" w:rsidDel="004B06E4" w:rsidRDefault="00493324" w:rsidP="00A60C27">
            <w:pPr>
              <w:spacing w:after="0" w:line="240" w:lineRule="auto"/>
              <w:rPr>
                <w:del w:id="1093" w:author="OLIVARES MARTINEZ FERNANDO JESUS" w:date="2026-09-01T10:21:00Z"/>
                <w:rFonts w:cs="Arial"/>
              </w:rPr>
            </w:pPr>
            <w:del w:id="1094" w:author="OLIVARES MARTINEZ FERNANDO JESUS" w:date="2026-09-01T10:21:00Z">
              <w:r w:rsidRPr="00381C0B" w:rsidDel="004B06E4">
                <w:rPr>
                  <w:rFonts w:cs="Arial"/>
                </w:rPr>
                <w:delText>Actores</w:delText>
              </w:r>
            </w:del>
          </w:p>
        </w:tc>
        <w:tc>
          <w:tcPr>
            <w:tcW w:w="6242" w:type="dxa"/>
            <w:gridSpan w:val="2"/>
          </w:tcPr>
          <w:p w14:paraId="03C2BE84" w14:textId="199A8FA3" w:rsidR="00493324" w:rsidRPr="00381C0B" w:rsidDel="004B06E4" w:rsidRDefault="00493324" w:rsidP="00A60C27">
            <w:pPr>
              <w:spacing w:after="0" w:line="240" w:lineRule="auto"/>
              <w:rPr>
                <w:del w:id="1095" w:author="OLIVARES MARTINEZ FERNANDO JESUS" w:date="2026-09-01T10:21:00Z"/>
                <w:rFonts w:cs="Arial"/>
              </w:rPr>
            </w:pPr>
            <w:del w:id="1096" w:author="OLIVARES MARTINEZ FERNANDO JESUS" w:date="2026-09-01T10:21:00Z">
              <w:r w:rsidRPr="0065682A" w:rsidDel="004B06E4">
                <w:rPr>
                  <w:rFonts w:cs="Arial"/>
                </w:rPr>
                <w:delText>SIABOD_ADMINISTRADOR_TECNICO</w:delText>
              </w:r>
              <w:r w:rsidDel="004B06E4">
                <w:rPr>
                  <w:rFonts w:cs="Arial"/>
                </w:rPr>
                <w:delText xml:space="preserve">, </w:delText>
              </w:r>
              <w:r w:rsidRPr="0065682A" w:rsidDel="004B06E4">
                <w:rPr>
                  <w:rFonts w:cs="Arial"/>
                </w:rPr>
                <w:delText>SIABOD_ADMINISTRADOR</w:delText>
              </w:r>
            </w:del>
          </w:p>
        </w:tc>
      </w:tr>
      <w:tr w:rsidR="00493324" w:rsidRPr="00381C0B" w:rsidDel="004B06E4" w14:paraId="55645266" w14:textId="4B2A9D70" w:rsidTr="00A60C27">
        <w:trPr>
          <w:del w:id="1097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46FCAC3E" w14:textId="7903E308" w:rsidR="00493324" w:rsidRPr="00381C0B" w:rsidDel="004B06E4" w:rsidRDefault="00493324" w:rsidP="00A60C27">
            <w:pPr>
              <w:spacing w:after="0" w:line="240" w:lineRule="auto"/>
              <w:rPr>
                <w:del w:id="1098" w:author="OLIVARES MARTINEZ FERNANDO JESUS" w:date="2026-09-01T10:21:00Z"/>
                <w:rFonts w:cs="Arial"/>
              </w:rPr>
            </w:pPr>
            <w:del w:id="1099" w:author="OLIVARES MARTINEZ FERNANDO JESUS" w:date="2026-09-01T10:21:00Z">
              <w:r w:rsidRPr="00381C0B" w:rsidDel="004B06E4">
                <w:rPr>
                  <w:rFonts w:cs="Arial"/>
                </w:rPr>
                <w:delText>Dependencias</w:delText>
              </w:r>
            </w:del>
          </w:p>
        </w:tc>
        <w:tc>
          <w:tcPr>
            <w:tcW w:w="6242" w:type="dxa"/>
            <w:gridSpan w:val="2"/>
          </w:tcPr>
          <w:p w14:paraId="6668968B" w14:textId="2529AEFB" w:rsidR="00493324" w:rsidRPr="00381C0B" w:rsidDel="004B06E4" w:rsidRDefault="00493324" w:rsidP="00A60C27">
            <w:pPr>
              <w:spacing w:after="0" w:line="240" w:lineRule="auto"/>
              <w:rPr>
                <w:del w:id="1100" w:author="OLIVARES MARTINEZ FERNANDO JESUS" w:date="2026-09-01T10:21:00Z"/>
                <w:rFonts w:cs="Arial"/>
              </w:rPr>
            </w:pPr>
          </w:p>
        </w:tc>
      </w:tr>
      <w:tr w:rsidR="00493324" w:rsidRPr="00381C0B" w:rsidDel="004B06E4" w14:paraId="62167049" w14:textId="2806C308" w:rsidTr="00A60C27">
        <w:trPr>
          <w:del w:id="1101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04B9EF38" w14:textId="7857CB53" w:rsidR="00493324" w:rsidRPr="00381C0B" w:rsidDel="004B06E4" w:rsidRDefault="00493324" w:rsidP="00A60C27">
            <w:pPr>
              <w:spacing w:after="0" w:line="240" w:lineRule="auto"/>
              <w:rPr>
                <w:del w:id="1102" w:author="OLIVARES MARTINEZ FERNANDO JESUS" w:date="2026-09-01T10:21:00Z"/>
                <w:rFonts w:cs="Arial"/>
              </w:rPr>
            </w:pPr>
            <w:del w:id="1103" w:author="OLIVARES MARTINEZ FERNANDO JESUS" w:date="2026-09-01T10:21:00Z">
              <w:r w:rsidRPr="00381C0B" w:rsidDel="004B06E4">
                <w:rPr>
                  <w:rFonts w:cs="Arial"/>
                </w:rPr>
                <w:delText>Descripción</w:delText>
              </w:r>
            </w:del>
          </w:p>
        </w:tc>
        <w:tc>
          <w:tcPr>
            <w:tcW w:w="6242" w:type="dxa"/>
            <w:gridSpan w:val="2"/>
          </w:tcPr>
          <w:p w14:paraId="6C1AFADA" w14:textId="2C1E78A3" w:rsidR="00493324" w:rsidRPr="00381C0B" w:rsidDel="004B06E4" w:rsidRDefault="00493324" w:rsidP="00A60C27">
            <w:pPr>
              <w:spacing w:after="0" w:line="240" w:lineRule="auto"/>
              <w:rPr>
                <w:del w:id="1104" w:author="OLIVARES MARTINEZ FERNANDO JESUS" w:date="2026-09-01T10:21:00Z"/>
                <w:rFonts w:cs="Arial"/>
              </w:rPr>
            </w:pPr>
            <w:del w:id="1105" w:author="OLIVARES MARTINEZ FERNANDO JESUS" w:date="2026-09-01T10:21:00Z">
              <w:r w:rsidRPr="00B359FD" w:rsidDel="004B06E4">
                <w:rPr>
                  <w:rFonts w:cs="Arial"/>
                </w:rPr>
                <w:delText xml:space="preserve">Este caso de uso permite al usuario </w:delText>
              </w:r>
              <w:r w:rsidDel="004B06E4">
                <w:rPr>
                  <w:rFonts w:cs="Arial"/>
                </w:rPr>
                <w:delText>ordenar las voces</w:delText>
              </w:r>
              <w:r w:rsidRPr="00B359FD" w:rsidDel="004B06E4">
                <w:rPr>
                  <w:rFonts w:cs="Arial"/>
                </w:rPr>
                <w:delText xml:space="preserve"> en la base de datos</w:delText>
              </w:r>
              <w:r w:rsidDel="004B06E4">
                <w:rPr>
                  <w:rFonts w:cs="Arial"/>
                </w:rPr>
                <w:delText xml:space="preserve"> del sistema</w:delText>
              </w:r>
            </w:del>
          </w:p>
        </w:tc>
      </w:tr>
      <w:tr w:rsidR="00493324" w:rsidRPr="00381C0B" w:rsidDel="004B06E4" w14:paraId="28F17F66" w14:textId="70A48997" w:rsidTr="00A60C27">
        <w:trPr>
          <w:del w:id="1106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11DE7A5D" w14:textId="6C7A51C1" w:rsidR="00493324" w:rsidRPr="00381C0B" w:rsidDel="004B06E4" w:rsidRDefault="00493324" w:rsidP="00A60C27">
            <w:pPr>
              <w:spacing w:after="0" w:line="240" w:lineRule="auto"/>
              <w:rPr>
                <w:del w:id="1107" w:author="OLIVARES MARTINEZ FERNANDO JESUS" w:date="2026-09-01T10:21:00Z"/>
                <w:rFonts w:cs="Arial"/>
              </w:rPr>
            </w:pPr>
            <w:del w:id="1108" w:author="OLIVARES MARTINEZ FERNANDO JESUS" w:date="2026-09-01T10:21:00Z">
              <w:r w:rsidRPr="00381C0B" w:rsidDel="004B06E4">
                <w:rPr>
                  <w:rFonts w:cs="Arial"/>
                </w:rPr>
                <w:delText>Precondición</w:delText>
              </w:r>
            </w:del>
          </w:p>
        </w:tc>
        <w:tc>
          <w:tcPr>
            <w:tcW w:w="6242" w:type="dxa"/>
            <w:gridSpan w:val="2"/>
          </w:tcPr>
          <w:p w14:paraId="1F08ED19" w14:textId="1B746747" w:rsidR="00493324" w:rsidDel="004B06E4" w:rsidRDefault="00493324" w:rsidP="00A60C27">
            <w:pPr>
              <w:spacing w:after="0" w:line="240" w:lineRule="auto"/>
              <w:rPr>
                <w:del w:id="1109" w:author="OLIVARES MARTINEZ FERNANDO JESUS" w:date="2026-09-01T10:21:00Z"/>
                <w:rFonts w:cs="Arial"/>
              </w:rPr>
            </w:pPr>
            <w:del w:id="1110" w:author="OLIVARES MARTINEZ FERNANDO JESUS" w:date="2026-09-01T10:21:00Z">
              <w:r w:rsidRPr="00B359FD" w:rsidDel="004B06E4">
                <w:rPr>
                  <w:rFonts w:cs="Arial"/>
                </w:rPr>
                <w:delText xml:space="preserve">El usuario está autenticado en el sistema. </w:delText>
              </w:r>
            </w:del>
          </w:p>
          <w:p w14:paraId="347C8B1C" w14:textId="79B35A85" w:rsidR="00493324" w:rsidRPr="00381C0B" w:rsidDel="004B06E4" w:rsidRDefault="00493324" w:rsidP="00A60C27">
            <w:pPr>
              <w:spacing w:after="0" w:line="240" w:lineRule="auto"/>
              <w:rPr>
                <w:del w:id="1111" w:author="OLIVARES MARTINEZ FERNANDO JESUS" w:date="2026-09-01T10:21:00Z"/>
                <w:rFonts w:cs="Arial"/>
              </w:rPr>
            </w:pPr>
            <w:del w:id="1112" w:author="OLIVARES MARTINEZ FERNANDO JESUS" w:date="2026-09-01T10:21:00Z">
              <w:r w:rsidRPr="00381C0B" w:rsidDel="004B06E4">
                <w:rPr>
                  <w:rFonts w:cs="Arial"/>
                </w:rPr>
                <w:delText>El usuario debe tener</w:delText>
              </w:r>
              <w:r w:rsidDel="004B06E4">
                <w:rPr>
                  <w:rFonts w:cs="Arial"/>
                </w:rPr>
                <w:delText xml:space="preserve"> rol de administrador técnico y/o administrador </w:delText>
              </w:r>
              <w:r w:rsidRPr="00085A0D" w:rsidDel="004B06E4">
                <w:rPr>
                  <w:rFonts w:cs="Arial"/>
                </w:rPr>
                <w:delText xml:space="preserve">para poder acceder a la opción que permite modificar el orden de los registros de la tabla </w:delText>
              </w:r>
              <w:r w:rsidDel="004B06E4">
                <w:rPr>
                  <w:rFonts w:cs="Arial"/>
                </w:rPr>
                <w:delText>voces.</w:delText>
              </w:r>
            </w:del>
          </w:p>
        </w:tc>
      </w:tr>
      <w:tr w:rsidR="00493324" w:rsidRPr="00381C0B" w:rsidDel="004B06E4" w14:paraId="62F29AF3" w14:textId="05D98B48" w:rsidTr="00A60C27">
        <w:trPr>
          <w:del w:id="1113" w:author="OLIVARES MARTINEZ FERNANDO JESUS" w:date="2026-09-01T10:21:00Z"/>
        </w:trPr>
        <w:tc>
          <w:tcPr>
            <w:tcW w:w="2252" w:type="dxa"/>
            <w:vMerge w:val="restart"/>
            <w:shd w:val="clear" w:color="auto" w:fill="DEEAF6" w:themeFill="accent1" w:themeFillTint="33"/>
          </w:tcPr>
          <w:p w14:paraId="53B137CE" w14:textId="5DAC13B3" w:rsidR="00493324" w:rsidRPr="00381C0B" w:rsidDel="004B06E4" w:rsidRDefault="00493324" w:rsidP="00A60C27">
            <w:pPr>
              <w:spacing w:after="0" w:line="240" w:lineRule="auto"/>
              <w:rPr>
                <w:del w:id="1114" w:author="OLIVARES MARTINEZ FERNANDO JESUS" w:date="2026-09-01T10:21:00Z"/>
                <w:rFonts w:cs="Arial"/>
              </w:rPr>
            </w:pPr>
            <w:del w:id="1115" w:author="OLIVARES MARTINEZ FERNANDO JESUS" w:date="2026-09-01T10:21:00Z">
              <w:r w:rsidRPr="00381C0B" w:rsidDel="004B06E4">
                <w:rPr>
                  <w:rFonts w:cs="Arial"/>
                </w:rPr>
                <w:delText>Secuencia</w:delText>
              </w:r>
            </w:del>
          </w:p>
        </w:tc>
        <w:tc>
          <w:tcPr>
            <w:tcW w:w="638" w:type="dxa"/>
            <w:shd w:val="clear" w:color="auto" w:fill="DEEAF6" w:themeFill="accent1" w:themeFillTint="33"/>
          </w:tcPr>
          <w:p w14:paraId="50B6CC2D" w14:textId="23C50955" w:rsidR="00493324" w:rsidRPr="00381C0B" w:rsidDel="004B06E4" w:rsidRDefault="00493324" w:rsidP="00A60C27">
            <w:pPr>
              <w:spacing w:after="0" w:line="240" w:lineRule="auto"/>
              <w:rPr>
                <w:del w:id="1116" w:author="OLIVARES MARTINEZ FERNANDO JESUS" w:date="2026-09-01T10:21:00Z"/>
                <w:rFonts w:cs="Arial"/>
              </w:rPr>
            </w:pPr>
            <w:del w:id="1117" w:author="OLIVARES MARTINEZ FERNANDO JESUS" w:date="2026-09-01T10:21:00Z">
              <w:r w:rsidRPr="00381C0B" w:rsidDel="004B06E4">
                <w:rPr>
                  <w:rFonts w:cs="Arial"/>
                </w:rPr>
                <w:delText>Paso</w:delText>
              </w:r>
            </w:del>
          </w:p>
        </w:tc>
        <w:tc>
          <w:tcPr>
            <w:tcW w:w="5604" w:type="dxa"/>
            <w:shd w:val="clear" w:color="auto" w:fill="DEEAF6" w:themeFill="accent1" w:themeFillTint="33"/>
          </w:tcPr>
          <w:p w14:paraId="0FC3BB3C" w14:textId="02F18074" w:rsidR="00493324" w:rsidRPr="00381C0B" w:rsidDel="004B06E4" w:rsidRDefault="00493324" w:rsidP="00A60C27">
            <w:pPr>
              <w:spacing w:after="0" w:line="240" w:lineRule="auto"/>
              <w:rPr>
                <w:del w:id="1118" w:author="OLIVARES MARTINEZ FERNANDO JESUS" w:date="2026-09-01T10:21:00Z"/>
                <w:rFonts w:cs="Arial"/>
              </w:rPr>
            </w:pPr>
            <w:del w:id="1119" w:author="OLIVARES MARTINEZ FERNANDO JESUS" w:date="2026-09-01T10:21:00Z">
              <w:r w:rsidRPr="00381C0B" w:rsidDel="004B06E4">
                <w:rPr>
                  <w:rFonts w:cs="Arial"/>
                </w:rPr>
                <w:delText>Acción</w:delText>
              </w:r>
            </w:del>
          </w:p>
        </w:tc>
      </w:tr>
      <w:tr w:rsidR="00493324" w:rsidRPr="00381C0B" w:rsidDel="004B06E4" w14:paraId="6C0996A5" w14:textId="1A80FBFF" w:rsidTr="00A60C27">
        <w:trPr>
          <w:del w:id="1120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102F5849" w14:textId="05C0F1EC" w:rsidR="00493324" w:rsidRPr="00381C0B" w:rsidDel="004B06E4" w:rsidRDefault="00493324" w:rsidP="00A60C27">
            <w:pPr>
              <w:spacing w:after="0" w:line="240" w:lineRule="auto"/>
              <w:rPr>
                <w:del w:id="1121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35AB39A" w14:textId="65D97804" w:rsidR="00493324" w:rsidRPr="00381C0B" w:rsidDel="004B06E4" w:rsidRDefault="00493324" w:rsidP="00A60C27">
            <w:pPr>
              <w:spacing w:after="0" w:line="240" w:lineRule="auto"/>
              <w:rPr>
                <w:del w:id="1122" w:author="OLIVARES MARTINEZ FERNANDO JESUS" w:date="2026-09-01T10:21:00Z"/>
                <w:rFonts w:cs="Arial"/>
              </w:rPr>
            </w:pPr>
            <w:del w:id="1123" w:author="OLIVARES MARTINEZ FERNANDO JESUS" w:date="2026-09-01T10:21:00Z">
              <w:r w:rsidDel="004B06E4">
                <w:rPr>
                  <w:rFonts w:cs="Arial"/>
                </w:rPr>
                <w:delText>1</w:delText>
              </w:r>
            </w:del>
          </w:p>
        </w:tc>
        <w:tc>
          <w:tcPr>
            <w:tcW w:w="5604" w:type="dxa"/>
          </w:tcPr>
          <w:p w14:paraId="49A8CE92" w14:textId="716067F4" w:rsidR="00493324" w:rsidDel="004B06E4" w:rsidRDefault="00493324" w:rsidP="00A60C27">
            <w:pPr>
              <w:spacing w:after="0" w:line="240" w:lineRule="auto"/>
              <w:rPr>
                <w:del w:id="1124" w:author="OLIVARES MARTINEZ FERNANDO JESUS" w:date="2026-09-01T10:21:00Z"/>
              </w:rPr>
            </w:pPr>
            <w:del w:id="1125" w:author="OLIVARES MARTINEZ FERNANDO JESUS" w:date="2026-09-01T10:21:00Z">
              <w:r w:rsidRPr="007F17DF" w:rsidDel="004B06E4">
                <w:rPr>
                  <w:rFonts w:cs="Arial"/>
                </w:rPr>
                <w:delText xml:space="preserve">El usuario navega hasta la opción </w:delText>
              </w:r>
              <w:r w:rsidDel="004B06E4">
                <w:rPr>
                  <w:rFonts w:cs="Arial"/>
                </w:rPr>
                <w:delText>de menú Catálogos/&lt;&lt;Voces&gt;&gt;</w:delText>
              </w:r>
            </w:del>
          </w:p>
        </w:tc>
      </w:tr>
      <w:tr w:rsidR="00493324" w:rsidRPr="00381C0B" w:rsidDel="004B06E4" w14:paraId="3EB54EB1" w14:textId="60FE0BE4" w:rsidTr="00A60C27">
        <w:trPr>
          <w:del w:id="1126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46E52F74" w14:textId="61501EF5" w:rsidR="00493324" w:rsidRPr="00381C0B" w:rsidDel="004B06E4" w:rsidRDefault="00493324" w:rsidP="00A60C27">
            <w:pPr>
              <w:spacing w:after="0" w:line="240" w:lineRule="auto"/>
              <w:rPr>
                <w:del w:id="1127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615A4430" w14:textId="4759F11D" w:rsidR="00493324" w:rsidDel="004B06E4" w:rsidRDefault="00493324" w:rsidP="00A60C27">
            <w:pPr>
              <w:spacing w:after="0" w:line="240" w:lineRule="auto"/>
              <w:rPr>
                <w:del w:id="1128" w:author="OLIVARES MARTINEZ FERNANDO JESUS" w:date="2026-09-01T10:21:00Z"/>
                <w:rFonts w:cs="Arial"/>
              </w:rPr>
            </w:pPr>
            <w:del w:id="1129" w:author="OLIVARES MARTINEZ FERNANDO JESUS" w:date="2026-09-01T10:21:00Z">
              <w:r w:rsidDel="004B06E4">
                <w:rPr>
                  <w:rFonts w:cs="Arial"/>
                </w:rPr>
                <w:delText>2</w:delText>
              </w:r>
            </w:del>
          </w:p>
        </w:tc>
        <w:tc>
          <w:tcPr>
            <w:tcW w:w="5604" w:type="dxa"/>
          </w:tcPr>
          <w:p w14:paraId="5EF6D77A" w14:textId="1F88DFCA" w:rsidR="00493324" w:rsidRPr="001C1EE6" w:rsidDel="004B06E4" w:rsidRDefault="00493324" w:rsidP="00A60C27">
            <w:pPr>
              <w:spacing w:after="0" w:line="240" w:lineRule="auto"/>
              <w:rPr>
                <w:del w:id="1130" w:author="OLIVARES MARTINEZ FERNANDO JESUS" w:date="2026-09-01T10:21:00Z"/>
                <w:rFonts w:cs="Arial"/>
              </w:rPr>
            </w:pPr>
            <w:del w:id="1131" w:author="OLIVARES MARTINEZ FERNANDO JESUS" w:date="2026-09-01T10:21:00Z">
              <w:r w:rsidRPr="00B359FD" w:rsidDel="004B06E4">
                <w:rPr>
                  <w:rFonts w:cs="Arial"/>
                </w:rPr>
                <w:delText xml:space="preserve">El usuario accede a la </w:delText>
              </w:r>
              <w:r w:rsidDel="004B06E4">
                <w:rPr>
                  <w:rFonts w:cs="Arial"/>
                </w:rPr>
                <w:delText>acción</w:delText>
              </w:r>
              <w:r w:rsidRPr="00B359FD" w:rsidDel="004B06E4">
                <w:rPr>
                  <w:rFonts w:cs="Arial"/>
                </w:rPr>
                <w:delText xml:space="preserve"> “</w:delText>
              </w:r>
              <w:r w:rsidDel="004B06E4">
                <w:rPr>
                  <w:rFonts w:cs="Arial"/>
                </w:rPr>
                <w:delText>Ordenar &lt;&lt;Voces&gt;&gt;” mediante ‘Drag and drop’ de los registros.</w:delText>
              </w:r>
            </w:del>
          </w:p>
        </w:tc>
      </w:tr>
      <w:tr w:rsidR="00493324" w:rsidRPr="00381C0B" w:rsidDel="004B06E4" w14:paraId="5E8B9884" w14:textId="18994800" w:rsidTr="00A60C27">
        <w:trPr>
          <w:del w:id="1132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4C98C14E" w14:textId="0D1B1CEC" w:rsidR="00493324" w:rsidRPr="00381C0B" w:rsidDel="004B06E4" w:rsidRDefault="00493324" w:rsidP="00A60C27">
            <w:pPr>
              <w:spacing w:after="0" w:line="240" w:lineRule="auto"/>
              <w:rPr>
                <w:del w:id="1133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1B3CA17C" w14:textId="5006124A" w:rsidR="00493324" w:rsidDel="004B06E4" w:rsidRDefault="00493324" w:rsidP="00A60C27">
            <w:pPr>
              <w:spacing w:after="0" w:line="240" w:lineRule="auto"/>
              <w:rPr>
                <w:del w:id="1134" w:author="OLIVARES MARTINEZ FERNANDO JESUS" w:date="2026-09-01T10:21:00Z"/>
                <w:rFonts w:cs="Arial"/>
              </w:rPr>
            </w:pPr>
            <w:del w:id="1135" w:author="OLIVARES MARTINEZ FERNANDO JESUS" w:date="2026-09-01T10:21:00Z">
              <w:r w:rsidDel="004B06E4">
                <w:rPr>
                  <w:rFonts w:cs="Arial"/>
                </w:rPr>
                <w:delText>2.1</w:delText>
              </w:r>
            </w:del>
          </w:p>
        </w:tc>
        <w:tc>
          <w:tcPr>
            <w:tcW w:w="5604" w:type="dxa"/>
          </w:tcPr>
          <w:p w14:paraId="000BC4DA" w14:textId="0DE801CA" w:rsidR="00493324" w:rsidRPr="00085A0D" w:rsidDel="004B06E4" w:rsidRDefault="00493324" w:rsidP="00A60C27">
            <w:pPr>
              <w:spacing w:after="0" w:line="240" w:lineRule="auto"/>
              <w:rPr>
                <w:del w:id="1136" w:author="OLIVARES MARTINEZ FERNANDO JESUS" w:date="2026-09-01T10:21:00Z"/>
                <w:rFonts w:cs="Arial"/>
              </w:rPr>
            </w:pPr>
            <w:del w:id="1137" w:author="OLIVARES MARTINEZ FERNANDO JESUS" w:date="2026-09-01T10:21:00Z">
              <w:r w:rsidDel="004B06E4">
                <w:rPr>
                  <w:rFonts w:cs="Arial"/>
                </w:rPr>
                <w:delText>El usuario podrá cambiar el orden de la lista de secciones que se muestran mediante “Drag&amp;Drop” de los registros. Arrastramos y soltamos el registro cuyo orden queremos cambiar.</w:delText>
              </w:r>
            </w:del>
          </w:p>
        </w:tc>
      </w:tr>
      <w:tr w:rsidR="00493324" w:rsidRPr="00381C0B" w:rsidDel="004B06E4" w14:paraId="2EDB2801" w14:textId="21DC4E28" w:rsidTr="00A60C27">
        <w:trPr>
          <w:del w:id="1138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C66D812" w14:textId="4B6BE285" w:rsidR="00493324" w:rsidRPr="00381C0B" w:rsidDel="004B06E4" w:rsidRDefault="00493324" w:rsidP="00A60C27">
            <w:pPr>
              <w:spacing w:after="0" w:line="240" w:lineRule="auto"/>
              <w:rPr>
                <w:del w:id="1139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07C0309" w14:textId="4E6DD362" w:rsidR="00493324" w:rsidDel="004B06E4" w:rsidRDefault="00493324" w:rsidP="00A60C27">
            <w:pPr>
              <w:spacing w:after="0" w:line="240" w:lineRule="auto"/>
              <w:rPr>
                <w:del w:id="1140" w:author="OLIVARES MARTINEZ FERNANDO JESUS" w:date="2026-09-01T10:21:00Z"/>
                <w:rFonts w:cs="Arial"/>
              </w:rPr>
            </w:pPr>
            <w:del w:id="1141" w:author="OLIVARES MARTINEZ FERNANDO JESUS" w:date="2026-09-01T10:21:00Z">
              <w:r w:rsidDel="004B06E4">
                <w:rPr>
                  <w:rFonts w:cs="Arial"/>
                </w:rPr>
                <w:delText>2.2</w:delText>
              </w:r>
            </w:del>
          </w:p>
        </w:tc>
        <w:tc>
          <w:tcPr>
            <w:tcW w:w="5604" w:type="dxa"/>
          </w:tcPr>
          <w:p w14:paraId="308D113D" w14:textId="23FFA7FD" w:rsidR="00493324" w:rsidRPr="00085A0D" w:rsidDel="004B06E4" w:rsidRDefault="00493324" w:rsidP="00A60C27">
            <w:pPr>
              <w:spacing w:after="0" w:line="240" w:lineRule="auto"/>
              <w:rPr>
                <w:del w:id="1142" w:author="OLIVARES MARTINEZ FERNANDO JESUS" w:date="2026-09-01T10:21:00Z"/>
                <w:rFonts w:cs="Arial"/>
              </w:rPr>
            </w:pPr>
            <w:del w:id="1143" w:author="OLIVARES MARTINEZ FERNANDO JESUS" w:date="2026-09-01T10:21:00Z">
              <w:r w:rsidDel="004B06E4">
                <w:rPr>
                  <w:rFonts w:cs="Arial"/>
                </w:rPr>
                <w:delText>En el momento en que soltamos el registro deseado, se actualiza en BBDD el nuevo orden del mismo y de los registros afectados.</w:delText>
              </w:r>
            </w:del>
          </w:p>
        </w:tc>
      </w:tr>
      <w:tr w:rsidR="00493324" w:rsidRPr="00381C0B" w:rsidDel="004B06E4" w14:paraId="20AFDA07" w14:textId="79D355CE" w:rsidTr="00A60C27">
        <w:trPr>
          <w:del w:id="1144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89A8159" w14:textId="1BAF25AE" w:rsidR="00493324" w:rsidRPr="00381C0B" w:rsidDel="004B06E4" w:rsidRDefault="00493324" w:rsidP="00A60C27">
            <w:pPr>
              <w:spacing w:after="0" w:line="240" w:lineRule="auto"/>
              <w:rPr>
                <w:del w:id="1145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4A610065" w14:textId="63951D25" w:rsidR="00493324" w:rsidDel="004B06E4" w:rsidRDefault="00493324" w:rsidP="00A60C27">
            <w:pPr>
              <w:spacing w:after="0" w:line="240" w:lineRule="auto"/>
              <w:rPr>
                <w:del w:id="1146" w:author="OLIVARES MARTINEZ FERNANDO JESUS" w:date="2026-09-01T10:21:00Z"/>
                <w:rFonts w:cs="Arial"/>
              </w:rPr>
            </w:pPr>
            <w:del w:id="1147" w:author="OLIVARES MARTINEZ FERNANDO JESUS" w:date="2026-09-01T10:21:00Z">
              <w:r w:rsidDel="004B06E4">
                <w:rPr>
                  <w:rFonts w:cs="Arial"/>
                </w:rPr>
                <w:delText>2.2.1</w:delText>
              </w:r>
            </w:del>
          </w:p>
        </w:tc>
        <w:tc>
          <w:tcPr>
            <w:tcW w:w="5604" w:type="dxa"/>
          </w:tcPr>
          <w:p w14:paraId="065908B6" w14:textId="187FCC75" w:rsidR="00493324" w:rsidDel="004B06E4" w:rsidRDefault="00493324" w:rsidP="00A60C27">
            <w:pPr>
              <w:spacing w:after="0" w:line="240" w:lineRule="auto"/>
              <w:rPr>
                <w:del w:id="1148" w:author="OLIVARES MARTINEZ FERNANDO JESUS" w:date="2026-09-01T10:21:00Z"/>
                <w:rFonts w:cs="Arial"/>
              </w:rPr>
            </w:pPr>
            <w:del w:id="1149" w:author="OLIVARES MARTINEZ FERNANDO JESUS" w:date="2026-09-01T10:21:00Z">
              <w:r w:rsidDel="004B06E4">
                <w:rPr>
                  <w:rFonts w:cs="Arial"/>
                </w:rPr>
                <w:delText>El usuario selecciona “Volver”, volvemos a la ventana previa con el listado de secciones y salimos de la opción de “Ordenar …”</w:delText>
              </w:r>
            </w:del>
          </w:p>
        </w:tc>
      </w:tr>
      <w:tr w:rsidR="00493324" w:rsidRPr="00381C0B" w:rsidDel="004B06E4" w14:paraId="353AAB86" w14:textId="17A0A2A6" w:rsidTr="00A60C27">
        <w:trPr>
          <w:del w:id="1150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154C02F5" w14:textId="3B8FAD9B" w:rsidR="00493324" w:rsidRPr="00381C0B" w:rsidDel="004B06E4" w:rsidRDefault="00493324" w:rsidP="00A60C27">
            <w:pPr>
              <w:spacing w:after="0" w:line="240" w:lineRule="auto"/>
              <w:rPr>
                <w:del w:id="1151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201A1E43" w14:textId="3C48D57E" w:rsidR="00493324" w:rsidDel="004B06E4" w:rsidRDefault="00493324" w:rsidP="00A60C27">
            <w:pPr>
              <w:spacing w:after="0" w:line="240" w:lineRule="auto"/>
              <w:rPr>
                <w:del w:id="1152" w:author="OLIVARES MARTINEZ FERNANDO JESUS" w:date="2026-09-01T10:21:00Z"/>
                <w:rFonts w:cs="Arial"/>
              </w:rPr>
            </w:pPr>
            <w:del w:id="1153" w:author="OLIVARES MARTINEZ FERNANDO JESUS" w:date="2026-09-01T10:21:00Z">
              <w:r w:rsidDel="004B06E4">
                <w:rPr>
                  <w:rFonts w:cs="Arial"/>
                </w:rPr>
                <w:delText>2.3</w:delText>
              </w:r>
            </w:del>
          </w:p>
        </w:tc>
        <w:tc>
          <w:tcPr>
            <w:tcW w:w="5604" w:type="dxa"/>
          </w:tcPr>
          <w:p w14:paraId="2507BF17" w14:textId="31F1784B" w:rsidR="00493324" w:rsidRPr="00085A0D" w:rsidDel="004B06E4" w:rsidRDefault="00493324" w:rsidP="00A60C27">
            <w:pPr>
              <w:spacing w:after="0" w:line="240" w:lineRule="auto"/>
              <w:rPr>
                <w:del w:id="1154" w:author="OLIVARES MARTINEZ FERNANDO JESUS" w:date="2026-09-01T10:21:00Z"/>
                <w:rFonts w:cs="Arial"/>
              </w:rPr>
            </w:pPr>
            <w:del w:id="1155" w:author="OLIVARES MARTINEZ FERNANDO JESUS" w:date="2026-09-01T10:21:00Z">
              <w:r w:rsidDel="004B06E4">
                <w:rPr>
                  <w:rFonts w:cs="Arial"/>
                </w:rPr>
                <w:delText>El usuario selecciona la opción “Ordenar Vicisitudes” de una sección concreta</w:delText>
              </w:r>
            </w:del>
          </w:p>
        </w:tc>
      </w:tr>
      <w:tr w:rsidR="00493324" w:rsidRPr="00381C0B" w:rsidDel="004B06E4" w14:paraId="1C313B71" w14:textId="1B744B81" w:rsidTr="00A60C27">
        <w:trPr>
          <w:del w:id="1156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6D3092D" w14:textId="088C8623" w:rsidR="00493324" w:rsidRPr="00381C0B" w:rsidDel="004B06E4" w:rsidRDefault="00493324" w:rsidP="00A60C27">
            <w:pPr>
              <w:spacing w:after="0" w:line="240" w:lineRule="auto"/>
              <w:rPr>
                <w:del w:id="1157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913C07E" w14:textId="08BFD560" w:rsidR="00493324" w:rsidDel="004B06E4" w:rsidRDefault="00493324" w:rsidP="00A60C27">
            <w:pPr>
              <w:spacing w:after="0" w:line="240" w:lineRule="auto"/>
              <w:rPr>
                <w:del w:id="1158" w:author="OLIVARES MARTINEZ FERNANDO JESUS" w:date="2026-09-01T10:21:00Z"/>
                <w:rFonts w:cs="Arial"/>
              </w:rPr>
            </w:pPr>
            <w:del w:id="1159" w:author="OLIVARES MARTINEZ FERNANDO JESUS" w:date="2026-09-01T10:21:00Z">
              <w:r w:rsidDel="004B06E4">
                <w:rPr>
                  <w:rFonts w:cs="Arial"/>
                </w:rPr>
                <w:delText>2.4</w:delText>
              </w:r>
            </w:del>
          </w:p>
        </w:tc>
        <w:tc>
          <w:tcPr>
            <w:tcW w:w="5604" w:type="dxa"/>
          </w:tcPr>
          <w:p w14:paraId="55CC5DA4" w14:textId="1A3C6ED3" w:rsidR="00493324" w:rsidRPr="00085A0D" w:rsidDel="004B06E4" w:rsidRDefault="00493324" w:rsidP="00A60C27">
            <w:pPr>
              <w:spacing w:after="0" w:line="240" w:lineRule="auto"/>
              <w:rPr>
                <w:del w:id="1160" w:author="OLIVARES MARTINEZ FERNANDO JESUS" w:date="2026-09-01T10:21:00Z"/>
                <w:rFonts w:cs="Arial"/>
              </w:rPr>
            </w:pPr>
            <w:del w:id="1161" w:author="OLIVARES MARTINEZ FERNANDO JESUS" w:date="2026-09-01T10:21:00Z">
              <w:r w:rsidDel="004B06E4">
                <w:rPr>
                  <w:rFonts w:cs="Arial"/>
                </w:rPr>
                <w:delText xml:space="preserve">El usuario podrá cambiar los filtros para acotar los registros mostrados en la lista. El usuario </w:delText>
              </w:r>
              <w:r w:rsidRPr="00C974E0" w:rsidDel="004B06E4">
                <w:rPr>
                  <w:rFonts w:cs="Arial"/>
                </w:rPr>
                <w:delText xml:space="preserve">filtra el listado </w:delText>
              </w:r>
              <w:r w:rsidDel="004B06E4">
                <w:rPr>
                  <w:rFonts w:cs="Arial"/>
                </w:rPr>
                <w:delText xml:space="preserve">para presentar </w:delText>
              </w:r>
              <w:r w:rsidRPr="00C974E0" w:rsidDel="004B06E4">
                <w:rPr>
                  <w:rFonts w:cs="Arial"/>
                </w:rPr>
                <w:delText>solo vicisitudes del BOE o BOD o todo el conjunto de voces.</w:delText>
              </w:r>
            </w:del>
          </w:p>
        </w:tc>
      </w:tr>
      <w:tr w:rsidR="00493324" w:rsidRPr="00381C0B" w:rsidDel="004B06E4" w14:paraId="385F26C7" w14:textId="3C93AA6B" w:rsidTr="00A60C27">
        <w:trPr>
          <w:del w:id="1162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27C20FE1" w14:textId="578145D7" w:rsidR="00493324" w:rsidRPr="00381C0B" w:rsidDel="004B06E4" w:rsidRDefault="00493324" w:rsidP="00A60C27">
            <w:pPr>
              <w:spacing w:after="0" w:line="240" w:lineRule="auto"/>
              <w:rPr>
                <w:del w:id="1163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5AE7FC8F" w14:textId="4B69855E" w:rsidR="00493324" w:rsidDel="004B06E4" w:rsidRDefault="00493324" w:rsidP="00A60C27">
            <w:pPr>
              <w:spacing w:after="0" w:line="240" w:lineRule="auto"/>
              <w:rPr>
                <w:del w:id="1164" w:author="OLIVARES MARTINEZ FERNANDO JESUS" w:date="2026-09-01T10:21:00Z"/>
                <w:rFonts w:cs="Arial"/>
              </w:rPr>
            </w:pPr>
            <w:del w:id="1165" w:author="OLIVARES MARTINEZ FERNANDO JESUS" w:date="2026-09-01T10:21:00Z">
              <w:r w:rsidDel="004B06E4">
                <w:rPr>
                  <w:rFonts w:cs="Arial"/>
                </w:rPr>
                <w:delText>2.5</w:delText>
              </w:r>
            </w:del>
          </w:p>
        </w:tc>
        <w:tc>
          <w:tcPr>
            <w:tcW w:w="5604" w:type="dxa"/>
          </w:tcPr>
          <w:p w14:paraId="10D0E147" w14:textId="4E62BA58" w:rsidR="00493324" w:rsidRPr="00085A0D" w:rsidDel="004B06E4" w:rsidRDefault="00493324" w:rsidP="00A60C27">
            <w:pPr>
              <w:spacing w:after="0" w:line="240" w:lineRule="auto"/>
              <w:rPr>
                <w:del w:id="1166" w:author="OLIVARES MARTINEZ FERNANDO JESUS" w:date="2026-09-01T10:21:00Z"/>
                <w:rFonts w:cs="Arial"/>
              </w:rPr>
            </w:pPr>
            <w:del w:id="1167" w:author="OLIVARES MARTINEZ FERNANDO JESUS" w:date="2026-09-01T10:21:00Z">
              <w:r w:rsidDel="004B06E4">
                <w:rPr>
                  <w:rFonts w:cs="Arial"/>
                </w:rPr>
                <w:delText>Se muestra un nuevo formulario con las vicisitudes asociadas a la sección elegida</w:delText>
              </w:r>
            </w:del>
          </w:p>
        </w:tc>
      </w:tr>
      <w:tr w:rsidR="00493324" w:rsidRPr="00381C0B" w:rsidDel="004B06E4" w14:paraId="6F6B6A2B" w14:textId="771E6252" w:rsidTr="00A60C27">
        <w:trPr>
          <w:del w:id="1168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55F6CCC" w14:textId="07FDACA8" w:rsidR="00493324" w:rsidRPr="00381C0B" w:rsidDel="004B06E4" w:rsidRDefault="00493324" w:rsidP="00A60C27">
            <w:pPr>
              <w:spacing w:after="0" w:line="240" w:lineRule="auto"/>
              <w:rPr>
                <w:del w:id="1169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28DD930C" w14:textId="7987162E" w:rsidR="00493324" w:rsidDel="004B06E4" w:rsidRDefault="00493324" w:rsidP="00A60C27">
            <w:pPr>
              <w:spacing w:after="0" w:line="240" w:lineRule="auto"/>
              <w:rPr>
                <w:del w:id="1170" w:author="OLIVARES MARTINEZ FERNANDO JESUS" w:date="2026-09-01T10:21:00Z"/>
                <w:rFonts w:cs="Arial"/>
              </w:rPr>
            </w:pPr>
            <w:del w:id="1171" w:author="OLIVARES MARTINEZ FERNANDO JESUS" w:date="2026-09-01T10:21:00Z">
              <w:r w:rsidDel="004B06E4">
                <w:rPr>
                  <w:rFonts w:cs="Arial"/>
                </w:rPr>
                <w:delText>2.5.1</w:delText>
              </w:r>
            </w:del>
          </w:p>
        </w:tc>
        <w:tc>
          <w:tcPr>
            <w:tcW w:w="5604" w:type="dxa"/>
          </w:tcPr>
          <w:p w14:paraId="575EEB08" w14:textId="2C348D53" w:rsidR="00493324" w:rsidDel="004B06E4" w:rsidRDefault="00493324" w:rsidP="00A60C27">
            <w:pPr>
              <w:spacing w:after="0" w:line="240" w:lineRule="auto"/>
              <w:rPr>
                <w:del w:id="1172" w:author="OLIVARES MARTINEZ FERNANDO JESUS" w:date="2026-09-01T10:21:00Z"/>
                <w:rFonts w:cs="Arial"/>
              </w:rPr>
            </w:pPr>
            <w:del w:id="1173" w:author="OLIVARES MARTINEZ FERNANDO JESUS" w:date="2026-09-01T10:21:00Z">
              <w:r w:rsidDel="004B06E4">
                <w:rPr>
                  <w:rFonts w:cs="Arial"/>
                </w:rPr>
                <w:delText>El usuario podrá cambiar el orden de la lista de secciones que se muestran mediante “Drag&amp;Drop” de los registros. Arrastramos y soltamos el registro cuyo orden queremos cambiar.</w:delText>
              </w:r>
            </w:del>
          </w:p>
        </w:tc>
      </w:tr>
      <w:tr w:rsidR="00493324" w:rsidRPr="00381C0B" w:rsidDel="004B06E4" w14:paraId="71D5DDC5" w14:textId="7C1C9E71" w:rsidTr="00A60C27">
        <w:trPr>
          <w:del w:id="1174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6D4F2C7" w14:textId="63AED454" w:rsidR="00493324" w:rsidRPr="00381C0B" w:rsidDel="004B06E4" w:rsidRDefault="00493324" w:rsidP="00A60C27">
            <w:pPr>
              <w:spacing w:after="0" w:line="240" w:lineRule="auto"/>
              <w:rPr>
                <w:del w:id="1175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32727936" w14:textId="418361E6" w:rsidR="00493324" w:rsidDel="004B06E4" w:rsidRDefault="00493324" w:rsidP="00A60C27">
            <w:pPr>
              <w:spacing w:after="0" w:line="240" w:lineRule="auto"/>
              <w:rPr>
                <w:del w:id="1176" w:author="OLIVARES MARTINEZ FERNANDO JESUS" w:date="2026-09-01T10:21:00Z"/>
                <w:rFonts w:cs="Arial"/>
              </w:rPr>
            </w:pPr>
            <w:del w:id="1177" w:author="OLIVARES MARTINEZ FERNANDO JESUS" w:date="2026-09-01T10:21:00Z">
              <w:r w:rsidDel="004B06E4">
                <w:rPr>
                  <w:rFonts w:cs="Arial"/>
                </w:rPr>
                <w:delText>2.5.2</w:delText>
              </w:r>
            </w:del>
          </w:p>
        </w:tc>
        <w:tc>
          <w:tcPr>
            <w:tcW w:w="5604" w:type="dxa"/>
          </w:tcPr>
          <w:p w14:paraId="6CA0D9F1" w14:textId="4BE06F5A" w:rsidR="00493324" w:rsidDel="004B06E4" w:rsidRDefault="00493324" w:rsidP="00A60C27">
            <w:pPr>
              <w:spacing w:after="0" w:line="240" w:lineRule="auto"/>
              <w:rPr>
                <w:del w:id="1178" w:author="OLIVARES MARTINEZ FERNANDO JESUS" w:date="2026-09-01T10:21:00Z"/>
                <w:rFonts w:cs="Arial"/>
              </w:rPr>
            </w:pPr>
            <w:del w:id="1179" w:author="OLIVARES MARTINEZ FERNANDO JESUS" w:date="2026-09-01T10:21:00Z">
              <w:r w:rsidDel="004B06E4">
                <w:rPr>
                  <w:rFonts w:cs="Arial"/>
                </w:rPr>
                <w:delText>En el momento en que soltamos el registro deseado, se actualiza en BBDD el nuevo orden del mismo y de los registros afectados.</w:delText>
              </w:r>
            </w:del>
          </w:p>
        </w:tc>
      </w:tr>
      <w:tr w:rsidR="00493324" w:rsidRPr="00381C0B" w:rsidDel="004B06E4" w14:paraId="26F25031" w14:textId="3D1ACEB5" w:rsidTr="00A60C27">
        <w:trPr>
          <w:del w:id="1180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4A9CC13" w14:textId="70F75194" w:rsidR="00493324" w:rsidRPr="00381C0B" w:rsidDel="004B06E4" w:rsidRDefault="00493324" w:rsidP="00A60C27">
            <w:pPr>
              <w:spacing w:after="0" w:line="240" w:lineRule="auto"/>
              <w:rPr>
                <w:del w:id="1181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7106B1F7" w14:textId="6701F515" w:rsidR="00493324" w:rsidDel="004B06E4" w:rsidRDefault="00493324" w:rsidP="00A60C27">
            <w:pPr>
              <w:spacing w:after="0" w:line="240" w:lineRule="auto"/>
              <w:rPr>
                <w:del w:id="1182" w:author="OLIVARES MARTINEZ FERNANDO JESUS" w:date="2026-09-01T10:21:00Z"/>
                <w:rFonts w:cs="Arial"/>
              </w:rPr>
            </w:pPr>
            <w:del w:id="1183" w:author="OLIVARES MARTINEZ FERNANDO JESUS" w:date="2026-09-01T10:21:00Z">
              <w:r w:rsidDel="004B06E4">
                <w:rPr>
                  <w:rFonts w:cs="Arial"/>
                </w:rPr>
                <w:delText>2.5.3</w:delText>
              </w:r>
            </w:del>
          </w:p>
        </w:tc>
        <w:tc>
          <w:tcPr>
            <w:tcW w:w="5604" w:type="dxa"/>
          </w:tcPr>
          <w:p w14:paraId="28E6525C" w14:textId="6E43E0FA" w:rsidR="00493324" w:rsidDel="004B06E4" w:rsidRDefault="00493324" w:rsidP="00A60C27">
            <w:pPr>
              <w:spacing w:after="0" w:line="240" w:lineRule="auto"/>
              <w:rPr>
                <w:del w:id="1184" w:author="OLIVARES MARTINEZ FERNANDO JESUS" w:date="2026-09-01T10:21:00Z"/>
                <w:rFonts w:cs="Arial"/>
              </w:rPr>
            </w:pPr>
            <w:del w:id="1185" w:author="OLIVARES MARTINEZ FERNANDO JESUS" w:date="2026-09-01T10:21:00Z">
              <w:r w:rsidDel="004B06E4">
                <w:rPr>
                  <w:rFonts w:cs="Arial"/>
                </w:rPr>
                <w:delText>El usuario selecciona “Volver”, volvemos a la ventana previa con el listado de secciones y salimos de la opción de “Ordenar …”</w:delText>
              </w:r>
            </w:del>
          </w:p>
        </w:tc>
      </w:tr>
      <w:tr w:rsidR="00493324" w:rsidRPr="00381C0B" w:rsidDel="004B06E4" w14:paraId="7C4F0C39" w14:textId="12B2B096" w:rsidTr="00A60C27">
        <w:trPr>
          <w:del w:id="1186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8FB2731" w14:textId="4878C135" w:rsidR="00493324" w:rsidRPr="00381C0B" w:rsidDel="004B06E4" w:rsidRDefault="00493324" w:rsidP="00A60C27">
            <w:pPr>
              <w:spacing w:after="0" w:line="240" w:lineRule="auto"/>
              <w:rPr>
                <w:del w:id="1187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161B4FE8" w14:textId="138B5837" w:rsidR="00493324" w:rsidDel="004B06E4" w:rsidRDefault="00493324" w:rsidP="00A60C27">
            <w:pPr>
              <w:spacing w:after="0" w:line="240" w:lineRule="auto"/>
              <w:rPr>
                <w:del w:id="1188" w:author="OLIVARES MARTINEZ FERNANDO JESUS" w:date="2026-09-01T10:21:00Z"/>
                <w:rFonts w:cs="Arial"/>
              </w:rPr>
            </w:pPr>
            <w:del w:id="1189" w:author="OLIVARES MARTINEZ FERNANDO JESUS" w:date="2026-09-01T10:21:00Z">
              <w:r w:rsidDel="004B06E4">
                <w:rPr>
                  <w:rFonts w:cs="Arial"/>
                </w:rPr>
                <w:delText>3</w:delText>
              </w:r>
            </w:del>
          </w:p>
        </w:tc>
        <w:tc>
          <w:tcPr>
            <w:tcW w:w="5604" w:type="dxa"/>
          </w:tcPr>
          <w:p w14:paraId="30D5273D" w14:textId="124596B1" w:rsidR="00493324" w:rsidDel="004B06E4" w:rsidRDefault="00493324" w:rsidP="00A60C27">
            <w:pPr>
              <w:spacing w:after="0" w:line="240" w:lineRule="auto"/>
              <w:rPr>
                <w:del w:id="1190" w:author="OLIVARES MARTINEZ FERNANDO JESUS" w:date="2026-09-01T10:21:00Z"/>
                <w:rFonts w:cs="Arial"/>
              </w:rPr>
            </w:pPr>
            <w:del w:id="1191" w:author="OLIVARES MARTINEZ FERNANDO JESUS" w:date="2026-09-01T10:21:00Z">
              <w:r w:rsidRPr="00085A0D" w:rsidDel="004B06E4">
                <w:rPr>
                  <w:rFonts w:cs="Arial"/>
                </w:rPr>
                <w:delText>El sistema valida restricciones (integridad de los identificadores de registros implicados).</w:delText>
              </w:r>
              <w:r w:rsidDel="004B06E4">
                <w:rPr>
                  <w:rFonts w:cs="Arial"/>
                </w:rPr>
                <w:delText xml:space="preserve"> </w:delText>
              </w:r>
            </w:del>
          </w:p>
        </w:tc>
      </w:tr>
      <w:tr w:rsidR="00493324" w:rsidRPr="00381C0B" w:rsidDel="004B06E4" w14:paraId="01C06DA9" w14:textId="1E7FEC0E" w:rsidTr="00A60C27">
        <w:trPr>
          <w:del w:id="1192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7F94E854" w14:textId="6C2D2B61" w:rsidR="00493324" w:rsidRPr="00381C0B" w:rsidDel="004B06E4" w:rsidRDefault="00493324" w:rsidP="00A60C27">
            <w:pPr>
              <w:spacing w:after="0" w:line="240" w:lineRule="auto"/>
              <w:rPr>
                <w:del w:id="1193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EA1E803" w14:textId="63A53718" w:rsidR="00493324" w:rsidDel="004B06E4" w:rsidRDefault="00493324" w:rsidP="00A60C27">
            <w:pPr>
              <w:spacing w:after="0" w:line="240" w:lineRule="auto"/>
              <w:rPr>
                <w:del w:id="1194" w:author="OLIVARES MARTINEZ FERNANDO JESUS" w:date="2026-09-01T10:21:00Z"/>
                <w:rFonts w:cs="Arial"/>
              </w:rPr>
            </w:pPr>
            <w:del w:id="1195" w:author="OLIVARES MARTINEZ FERNANDO JESUS" w:date="2026-09-01T10:21:00Z">
              <w:r w:rsidDel="004B06E4">
                <w:rPr>
                  <w:rFonts w:cs="Arial"/>
                </w:rPr>
                <w:delText>3.1</w:delText>
              </w:r>
            </w:del>
          </w:p>
        </w:tc>
        <w:tc>
          <w:tcPr>
            <w:tcW w:w="5604" w:type="dxa"/>
          </w:tcPr>
          <w:p w14:paraId="744E7A8D" w14:textId="23F58F1C" w:rsidR="00493324" w:rsidRPr="00332C31" w:rsidDel="004B06E4" w:rsidRDefault="00493324" w:rsidP="00A60C27">
            <w:pPr>
              <w:spacing w:after="0" w:line="240" w:lineRule="auto"/>
              <w:rPr>
                <w:del w:id="1196" w:author="OLIVARES MARTINEZ FERNANDO JESUS" w:date="2026-09-01T10:21:00Z"/>
                <w:rFonts w:cs="Arial"/>
              </w:rPr>
            </w:pPr>
            <w:del w:id="1197" w:author="OLIVARES MARTINEZ FERNANDO JESUS" w:date="2026-09-01T10:21:00Z">
              <w:r w:rsidRPr="00085A0D" w:rsidDel="004B06E4">
                <w:rPr>
                  <w:rFonts w:cs="Arial"/>
                </w:rPr>
                <w:delText>Si existen restricciones o inconsistencias en los IDs enviados, el sistema impide la actualización del orden de los registros.</w:delText>
              </w:r>
            </w:del>
          </w:p>
        </w:tc>
      </w:tr>
      <w:tr w:rsidR="00493324" w:rsidRPr="00381C0B" w:rsidDel="004B06E4" w14:paraId="64ADB6F9" w14:textId="62983833" w:rsidTr="00A60C27">
        <w:trPr>
          <w:del w:id="1198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4E3B9860" w14:textId="2C8FA87C" w:rsidR="00493324" w:rsidRPr="00381C0B" w:rsidDel="004B06E4" w:rsidRDefault="00493324" w:rsidP="00A60C27">
            <w:pPr>
              <w:spacing w:after="0" w:line="240" w:lineRule="auto"/>
              <w:rPr>
                <w:del w:id="1199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5F518C9E" w14:textId="7EF54B5B" w:rsidR="00493324" w:rsidDel="004B06E4" w:rsidRDefault="00493324" w:rsidP="00A60C27">
            <w:pPr>
              <w:spacing w:after="0" w:line="240" w:lineRule="auto"/>
              <w:rPr>
                <w:del w:id="1200" w:author="OLIVARES MARTINEZ FERNANDO JESUS" w:date="2026-09-01T10:21:00Z"/>
                <w:rFonts w:cs="Arial"/>
              </w:rPr>
            </w:pPr>
            <w:del w:id="1201" w:author="OLIVARES MARTINEZ FERNANDO JESUS" w:date="2026-09-01T10:21:00Z">
              <w:r w:rsidDel="004B06E4">
                <w:rPr>
                  <w:rFonts w:cs="Arial"/>
                </w:rPr>
                <w:delText>3.2</w:delText>
              </w:r>
            </w:del>
          </w:p>
        </w:tc>
        <w:tc>
          <w:tcPr>
            <w:tcW w:w="5604" w:type="dxa"/>
          </w:tcPr>
          <w:p w14:paraId="568C6FE6" w14:textId="231B1F9B" w:rsidR="00493324" w:rsidDel="004B06E4" w:rsidRDefault="00493324" w:rsidP="00A60C27">
            <w:pPr>
              <w:spacing w:after="0" w:line="240" w:lineRule="auto"/>
              <w:rPr>
                <w:del w:id="1202" w:author="OLIVARES MARTINEZ FERNANDO JESUS" w:date="2026-09-01T10:21:00Z"/>
                <w:rFonts w:cs="Arial"/>
              </w:rPr>
            </w:pPr>
            <w:del w:id="1203" w:author="OLIVARES MARTINEZ FERNANDO JESUS" w:date="2026-09-01T10:21:00Z">
              <w:r w:rsidRPr="00085A0D" w:rsidDel="004B06E4">
                <w:rPr>
                  <w:rFonts w:cs="Arial"/>
                </w:rPr>
                <w:delText>El sistema muestra un mensaje con el problema al realizar la actualización de posiciones.</w:delText>
              </w:r>
            </w:del>
          </w:p>
        </w:tc>
      </w:tr>
      <w:tr w:rsidR="00493324" w:rsidRPr="00381C0B" w:rsidDel="004B06E4" w14:paraId="522FAB89" w14:textId="040A1449" w:rsidTr="00A60C27">
        <w:trPr>
          <w:del w:id="1204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7751684A" w14:textId="04B0F3E4" w:rsidR="00493324" w:rsidRPr="00381C0B" w:rsidDel="004B06E4" w:rsidRDefault="00493324" w:rsidP="00A60C27">
            <w:pPr>
              <w:spacing w:after="0" w:line="240" w:lineRule="auto"/>
              <w:rPr>
                <w:del w:id="1205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91AC610" w14:textId="11713B9A" w:rsidR="00493324" w:rsidDel="004B06E4" w:rsidRDefault="00493324" w:rsidP="00A60C27">
            <w:pPr>
              <w:spacing w:after="0" w:line="240" w:lineRule="auto"/>
              <w:rPr>
                <w:del w:id="1206" w:author="OLIVARES MARTINEZ FERNANDO JESUS" w:date="2026-09-01T10:21:00Z"/>
                <w:rFonts w:cs="Arial"/>
              </w:rPr>
            </w:pPr>
            <w:del w:id="1207" w:author="OLIVARES MARTINEZ FERNANDO JESUS" w:date="2026-09-01T10:21:00Z">
              <w:r w:rsidDel="004B06E4">
                <w:rPr>
                  <w:rFonts w:cs="Arial"/>
                </w:rPr>
                <w:delText>4</w:delText>
              </w:r>
            </w:del>
          </w:p>
        </w:tc>
        <w:tc>
          <w:tcPr>
            <w:tcW w:w="5604" w:type="dxa"/>
          </w:tcPr>
          <w:p w14:paraId="632D0BEF" w14:textId="11C66B2B" w:rsidR="00493324" w:rsidDel="004B06E4" w:rsidRDefault="00493324" w:rsidP="00A60C27">
            <w:pPr>
              <w:spacing w:after="0" w:line="240" w:lineRule="auto"/>
              <w:rPr>
                <w:del w:id="1208" w:author="OLIVARES MARTINEZ FERNANDO JESUS" w:date="2026-09-01T10:21:00Z"/>
                <w:rFonts w:cs="Arial"/>
              </w:rPr>
            </w:pPr>
            <w:del w:id="1209" w:author="OLIVARES MARTINEZ FERNANDO JESUS" w:date="2026-09-01T10:21:00Z">
              <w:r w:rsidRPr="00085A0D" w:rsidDel="004B06E4">
                <w:rPr>
                  <w:rFonts w:cs="Arial"/>
                </w:rPr>
                <w:delText>El sistema realiza la actualización masiva del campo NUM_ORDEN de los registros modificados en la base de datos.</w:delText>
              </w:r>
            </w:del>
          </w:p>
        </w:tc>
      </w:tr>
      <w:tr w:rsidR="00493324" w:rsidRPr="00381C0B" w:rsidDel="004B06E4" w14:paraId="067640B7" w14:textId="1AA0E034" w:rsidTr="00A60C27">
        <w:trPr>
          <w:del w:id="1210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9D48D33" w14:textId="11B8E8D3" w:rsidR="00493324" w:rsidRPr="00381C0B" w:rsidDel="004B06E4" w:rsidRDefault="00493324" w:rsidP="00A60C27">
            <w:pPr>
              <w:spacing w:after="0" w:line="240" w:lineRule="auto"/>
              <w:rPr>
                <w:del w:id="1211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3A399C9E" w14:textId="129183E4" w:rsidR="00493324" w:rsidDel="004B06E4" w:rsidRDefault="00493324" w:rsidP="00A60C27">
            <w:pPr>
              <w:spacing w:after="0" w:line="240" w:lineRule="auto"/>
              <w:rPr>
                <w:del w:id="1212" w:author="OLIVARES MARTINEZ FERNANDO JESUS" w:date="2026-09-01T10:21:00Z"/>
                <w:rFonts w:cs="Arial"/>
              </w:rPr>
            </w:pPr>
            <w:del w:id="1213" w:author="OLIVARES MARTINEZ FERNANDO JESUS" w:date="2026-09-01T10:21:00Z">
              <w:r w:rsidDel="004B06E4">
                <w:rPr>
                  <w:rFonts w:cs="Arial"/>
                </w:rPr>
                <w:delText>4.1</w:delText>
              </w:r>
            </w:del>
          </w:p>
        </w:tc>
        <w:tc>
          <w:tcPr>
            <w:tcW w:w="5604" w:type="dxa"/>
          </w:tcPr>
          <w:p w14:paraId="4F3A30FD" w14:textId="2DEA8FF1" w:rsidR="00493324" w:rsidDel="004B06E4" w:rsidRDefault="00493324" w:rsidP="00A60C27">
            <w:pPr>
              <w:spacing w:after="0" w:line="240" w:lineRule="auto"/>
              <w:rPr>
                <w:del w:id="1214" w:author="OLIVARES MARTINEZ FERNANDO JESUS" w:date="2026-09-01T10:21:00Z"/>
                <w:rFonts w:cs="Arial"/>
              </w:rPr>
            </w:pPr>
            <w:del w:id="1215" w:author="OLIVARES MARTINEZ FERNANDO JESUS" w:date="2026-09-01T10:21:00Z">
              <w:r w:rsidRPr="00085A0D" w:rsidDel="004B06E4">
                <w:rPr>
                  <w:rFonts w:cs="Arial"/>
                </w:rPr>
                <w:delText>Si hay errores al realizar la transacción de actualización, el sistema realiza un rollback y muestra un mensaje de error.</w:delText>
              </w:r>
            </w:del>
          </w:p>
        </w:tc>
      </w:tr>
      <w:tr w:rsidR="00493324" w:rsidRPr="00381C0B" w:rsidDel="004B06E4" w14:paraId="485864C9" w14:textId="16E91728" w:rsidTr="00A60C27">
        <w:trPr>
          <w:del w:id="1216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19D680D" w14:textId="28C5E197" w:rsidR="00493324" w:rsidRPr="00381C0B" w:rsidDel="004B06E4" w:rsidRDefault="00493324" w:rsidP="00A60C27">
            <w:pPr>
              <w:spacing w:after="0" w:line="240" w:lineRule="auto"/>
              <w:rPr>
                <w:del w:id="1217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EAD7DB6" w14:textId="325153FA" w:rsidR="00493324" w:rsidDel="004B06E4" w:rsidRDefault="00493324" w:rsidP="00A60C27">
            <w:pPr>
              <w:spacing w:after="0" w:line="240" w:lineRule="auto"/>
              <w:rPr>
                <w:del w:id="1218" w:author="OLIVARES MARTINEZ FERNANDO JESUS" w:date="2026-09-01T10:21:00Z"/>
                <w:rFonts w:cs="Arial"/>
              </w:rPr>
            </w:pPr>
            <w:del w:id="1219" w:author="OLIVARES MARTINEZ FERNANDO JESUS" w:date="2026-09-01T10:21:00Z">
              <w:r w:rsidDel="004B06E4">
                <w:rPr>
                  <w:rFonts w:cs="Arial"/>
                </w:rPr>
                <w:delText>4.2</w:delText>
              </w:r>
            </w:del>
          </w:p>
        </w:tc>
        <w:tc>
          <w:tcPr>
            <w:tcW w:w="5604" w:type="dxa"/>
          </w:tcPr>
          <w:p w14:paraId="30BC716E" w14:textId="6E1AD84E" w:rsidR="00493324" w:rsidDel="004B06E4" w:rsidRDefault="00493324" w:rsidP="00A60C27">
            <w:pPr>
              <w:spacing w:after="0" w:line="240" w:lineRule="auto"/>
              <w:rPr>
                <w:del w:id="1220" w:author="OLIVARES MARTINEZ FERNANDO JESUS" w:date="2026-09-01T10:21:00Z"/>
                <w:rFonts w:cs="Arial"/>
              </w:rPr>
            </w:pPr>
            <w:del w:id="1221" w:author="OLIVARES MARTINEZ FERNANDO JESUS" w:date="2026-09-01T10:21:00Z">
              <w:r w:rsidRPr="00085A0D" w:rsidDel="004B06E4">
                <w:rPr>
                  <w:rFonts w:cs="Arial"/>
                </w:rPr>
                <w:delText>El sistema audita el incidente.</w:delText>
              </w:r>
            </w:del>
          </w:p>
        </w:tc>
      </w:tr>
      <w:tr w:rsidR="00493324" w:rsidRPr="00381C0B" w:rsidDel="004B06E4" w14:paraId="1F270A48" w14:textId="0D18A6B0" w:rsidTr="00A60C27">
        <w:trPr>
          <w:del w:id="1222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021F50B9" w14:textId="072A25E3" w:rsidR="00493324" w:rsidRPr="00381C0B" w:rsidDel="004B06E4" w:rsidRDefault="00493324" w:rsidP="00A60C27">
            <w:pPr>
              <w:spacing w:after="0" w:line="240" w:lineRule="auto"/>
              <w:rPr>
                <w:del w:id="1223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06686EFA" w14:textId="43429125" w:rsidR="00493324" w:rsidDel="004B06E4" w:rsidRDefault="00493324" w:rsidP="00A60C27">
            <w:pPr>
              <w:spacing w:after="0" w:line="240" w:lineRule="auto"/>
              <w:rPr>
                <w:del w:id="1224" w:author="OLIVARES MARTINEZ FERNANDO JESUS" w:date="2026-09-01T10:21:00Z"/>
                <w:rFonts w:cs="Arial"/>
              </w:rPr>
            </w:pPr>
            <w:del w:id="1225" w:author="OLIVARES MARTINEZ FERNANDO JESUS" w:date="2026-09-01T10:21:00Z">
              <w:r w:rsidDel="004B06E4">
                <w:rPr>
                  <w:rFonts w:cs="Arial"/>
                </w:rPr>
                <w:delText>5</w:delText>
              </w:r>
            </w:del>
          </w:p>
        </w:tc>
        <w:tc>
          <w:tcPr>
            <w:tcW w:w="5604" w:type="dxa"/>
          </w:tcPr>
          <w:p w14:paraId="6F760EEA" w14:textId="4EBEE9B5" w:rsidR="00493324" w:rsidDel="004B06E4" w:rsidRDefault="00493324" w:rsidP="00A60C27">
            <w:pPr>
              <w:spacing w:after="0" w:line="240" w:lineRule="auto"/>
              <w:rPr>
                <w:del w:id="1226" w:author="OLIVARES MARTINEZ FERNANDO JESUS" w:date="2026-09-01T10:21:00Z"/>
                <w:rFonts w:cs="Arial"/>
              </w:rPr>
            </w:pPr>
            <w:del w:id="1227" w:author="OLIVARES MARTINEZ FERNANDO JESUS" w:date="2026-09-01T10:21:00Z">
              <w:r w:rsidRPr="00085A0D" w:rsidDel="004B06E4">
                <w:rPr>
                  <w:rFonts w:cs="Arial"/>
                </w:rPr>
                <w:delText>El sistema audita el cambio de orden de los registros.</w:delText>
              </w:r>
            </w:del>
          </w:p>
        </w:tc>
      </w:tr>
      <w:tr w:rsidR="00493324" w:rsidRPr="00381C0B" w:rsidDel="004B06E4" w14:paraId="1488E68F" w14:textId="65CF15C5" w:rsidTr="00A60C27">
        <w:trPr>
          <w:del w:id="1228" w:author="OLIVARES MARTINEZ FERNANDO JESUS" w:date="2026-09-01T10:21:00Z"/>
        </w:trPr>
        <w:tc>
          <w:tcPr>
            <w:tcW w:w="2252" w:type="dxa"/>
            <w:vMerge/>
            <w:shd w:val="clear" w:color="auto" w:fill="DEEAF6" w:themeFill="accent1" w:themeFillTint="33"/>
          </w:tcPr>
          <w:p w14:paraId="37C22A46" w14:textId="05BF70ED" w:rsidR="00493324" w:rsidRPr="00381C0B" w:rsidDel="004B06E4" w:rsidRDefault="00493324" w:rsidP="00A60C27">
            <w:pPr>
              <w:spacing w:after="0" w:line="240" w:lineRule="auto"/>
              <w:rPr>
                <w:del w:id="1229" w:author="OLIVARES MARTINEZ FERNANDO JESUS" w:date="2026-09-01T10:21:00Z"/>
                <w:rFonts w:cs="Arial"/>
              </w:rPr>
            </w:pPr>
          </w:p>
        </w:tc>
        <w:tc>
          <w:tcPr>
            <w:tcW w:w="638" w:type="dxa"/>
          </w:tcPr>
          <w:p w14:paraId="2EDC8929" w14:textId="0F08EA79" w:rsidR="00493324" w:rsidDel="004B06E4" w:rsidRDefault="00493324" w:rsidP="00A60C27">
            <w:pPr>
              <w:spacing w:after="0" w:line="240" w:lineRule="auto"/>
              <w:rPr>
                <w:del w:id="1230" w:author="OLIVARES MARTINEZ FERNANDO JESUS" w:date="2026-09-01T10:21:00Z"/>
                <w:rFonts w:cs="Arial"/>
              </w:rPr>
            </w:pPr>
            <w:del w:id="1231" w:author="OLIVARES MARTINEZ FERNANDO JESUS" w:date="2026-09-01T10:21:00Z">
              <w:r w:rsidDel="004B06E4">
                <w:rPr>
                  <w:rFonts w:cs="Arial"/>
                </w:rPr>
                <w:delText>6</w:delText>
              </w:r>
            </w:del>
          </w:p>
        </w:tc>
        <w:tc>
          <w:tcPr>
            <w:tcW w:w="5604" w:type="dxa"/>
          </w:tcPr>
          <w:p w14:paraId="5D86B98B" w14:textId="0012A1A0" w:rsidR="00493324" w:rsidDel="004B06E4" w:rsidRDefault="00493324" w:rsidP="00A60C27">
            <w:pPr>
              <w:spacing w:after="0" w:line="240" w:lineRule="auto"/>
              <w:rPr>
                <w:del w:id="1232" w:author="OLIVARES MARTINEZ FERNANDO JESUS" w:date="2026-09-01T10:21:00Z"/>
                <w:rFonts w:cs="Arial"/>
              </w:rPr>
            </w:pPr>
            <w:del w:id="1233" w:author="OLIVARES MARTINEZ FERNANDO JESUS" w:date="2026-09-01T10:21:00Z">
              <w:r w:rsidRPr="00085A0D" w:rsidDel="004B06E4">
                <w:rPr>
                  <w:rFonts w:cs="Arial"/>
                </w:rPr>
                <w:delText>El sistema muestra un mensaje confirmando la reordenación al usuario.</w:delText>
              </w:r>
            </w:del>
          </w:p>
        </w:tc>
      </w:tr>
      <w:tr w:rsidR="00493324" w:rsidRPr="00381C0B" w:rsidDel="004B06E4" w14:paraId="24285500" w14:textId="3FBC1A3D" w:rsidTr="00A60C27">
        <w:trPr>
          <w:del w:id="1234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6301C65A" w14:textId="425FC1D2" w:rsidR="00493324" w:rsidRPr="00381C0B" w:rsidDel="004B06E4" w:rsidRDefault="00493324" w:rsidP="00A60C27">
            <w:pPr>
              <w:spacing w:after="0" w:line="240" w:lineRule="auto"/>
              <w:rPr>
                <w:del w:id="1235" w:author="OLIVARES MARTINEZ FERNANDO JESUS" w:date="2026-09-01T10:21:00Z"/>
                <w:rFonts w:cs="Arial"/>
              </w:rPr>
            </w:pPr>
            <w:del w:id="1236" w:author="OLIVARES MARTINEZ FERNANDO JESUS" w:date="2026-09-01T10:21:00Z">
              <w:r w:rsidRPr="00381C0B" w:rsidDel="004B06E4">
                <w:rPr>
                  <w:rFonts w:cs="Arial"/>
                </w:rPr>
                <w:delText>PostCondición</w:delText>
              </w:r>
            </w:del>
          </w:p>
        </w:tc>
        <w:tc>
          <w:tcPr>
            <w:tcW w:w="6242" w:type="dxa"/>
            <w:gridSpan w:val="2"/>
          </w:tcPr>
          <w:p w14:paraId="562352B2" w14:textId="2E2AEC68" w:rsidR="00493324" w:rsidRPr="00381C0B" w:rsidDel="004B06E4" w:rsidRDefault="00493324" w:rsidP="00A60C27">
            <w:pPr>
              <w:spacing w:after="0" w:line="240" w:lineRule="auto"/>
              <w:rPr>
                <w:del w:id="1237" w:author="OLIVARES MARTINEZ FERNANDO JESUS" w:date="2026-09-01T10:21:00Z"/>
                <w:rFonts w:cs="Arial"/>
              </w:rPr>
            </w:pPr>
            <w:del w:id="1238" w:author="OLIVARES MARTINEZ FERNANDO JESUS" w:date="2026-09-01T10:21:00Z">
              <w:r w:rsidDel="004B06E4">
                <w:rPr>
                  <w:rFonts w:cs="Arial"/>
                </w:rPr>
                <w:delText>S</w:delText>
              </w:r>
              <w:r w:rsidRPr="00A902EB" w:rsidDel="004B06E4">
                <w:rPr>
                  <w:rFonts w:cs="Arial"/>
                </w:rPr>
                <w:delText xml:space="preserve">e </w:delText>
              </w:r>
              <w:r w:rsidDel="004B06E4">
                <w:rPr>
                  <w:rFonts w:cs="Arial"/>
                </w:rPr>
                <w:delText>ha realizado</w:delText>
              </w:r>
              <w:r w:rsidRPr="00A902EB" w:rsidDel="004B06E4">
                <w:rPr>
                  <w:rFonts w:cs="Arial"/>
                </w:rPr>
                <w:delText xml:space="preserve"> </w:delText>
              </w:r>
              <w:r w:rsidDel="004B06E4">
                <w:rPr>
                  <w:rFonts w:cs="Arial"/>
                </w:rPr>
                <w:delText>la actualizado el orden de los registros</w:delText>
              </w:r>
              <w:r w:rsidRPr="00A902EB" w:rsidDel="004B06E4">
                <w:rPr>
                  <w:rFonts w:cs="Arial"/>
                </w:rPr>
                <w:delText xml:space="preserve"> en la base de dato</w:delText>
              </w:r>
              <w:r w:rsidDel="004B06E4">
                <w:rPr>
                  <w:rFonts w:cs="Arial"/>
                </w:rPr>
                <w:delText>s</w:delText>
              </w:r>
            </w:del>
          </w:p>
        </w:tc>
      </w:tr>
      <w:tr w:rsidR="00493324" w:rsidRPr="00381C0B" w:rsidDel="004B06E4" w14:paraId="36116249" w14:textId="081DB6E7" w:rsidTr="00A60C27">
        <w:trPr>
          <w:del w:id="1239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3A51AEC7" w14:textId="03983915" w:rsidR="00493324" w:rsidRPr="00381C0B" w:rsidDel="004B06E4" w:rsidRDefault="00493324" w:rsidP="00A60C27">
            <w:pPr>
              <w:spacing w:after="0" w:line="240" w:lineRule="auto"/>
              <w:rPr>
                <w:del w:id="1240" w:author="OLIVARES MARTINEZ FERNANDO JESUS" w:date="2026-09-01T10:21:00Z"/>
                <w:rFonts w:cs="Arial"/>
              </w:rPr>
            </w:pPr>
            <w:del w:id="1241" w:author="OLIVARES MARTINEZ FERNANDO JESUS" w:date="2026-09-01T10:21:00Z">
              <w:r w:rsidRPr="00381C0B" w:rsidDel="004B06E4">
                <w:rPr>
                  <w:rFonts w:cs="Arial"/>
                </w:rPr>
                <w:delText>Comentarios</w:delText>
              </w:r>
            </w:del>
          </w:p>
        </w:tc>
        <w:tc>
          <w:tcPr>
            <w:tcW w:w="6242" w:type="dxa"/>
            <w:gridSpan w:val="2"/>
          </w:tcPr>
          <w:p w14:paraId="6AAAD099" w14:textId="01D29EAB" w:rsidR="00493324" w:rsidRPr="00381C0B" w:rsidDel="004B06E4" w:rsidRDefault="00493324" w:rsidP="00A60C27">
            <w:pPr>
              <w:spacing w:after="0" w:line="240" w:lineRule="auto"/>
              <w:contextualSpacing/>
              <w:rPr>
                <w:del w:id="1242" w:author="OLIVARES MARTINEZ FERNANDO JESUS" w:date="2026-09-01T10:21:00Z"/>
                <w:rFonts w:cs="Arial"/>
                <w:color w:val="FF0000"/>
              </w:rPr>
            </w:pPr>
          </w:p>
        </w:tc>
      </w:tr>
      <w:tr w:rsidR="00493324" w:rsidRPr="00925956" w:rsidDel="004B06E4" w14:paraId="6D0DBE1C" w14:textId="044D1E9E" w:rsidTr="00A60C27">
        <w:trPr>
          <w:del w:id="1243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53F46927" w14:textId="1B716DEF" w:rsidR="00493324" w:rsidRPr="00381C0B" w:rsidDel="004B06E4" w:rsidRDefault="00493324" w:rsidP="00A60C27">
            <w:pPr>
              <w:spacing w:after="0" w:line="240" w:lineRule="auto"/>
              <w:rPr>
                <w:del w:id="1244" w:author="OLIVARES MARTINEZ FERNANDO JESUS" w:date="2026-09-01T10:21:00Z"/>
                <w:rFonts w:cs="Arial"/>
              </w:rPr>
            </w:pPr>
            <w:del w:id="1245" w:author="OLIVARES MARTINEZ FERNANDO JESUS" w:date="2026-09-01T10:21:00Z">
              <w:r w:rsidDel="004B06E4">
                <w:rPr>
                  <w:rFonts w:cs="Arial"/>
                </w:rPr>
                <w:delText>Procesos</w:delText>
              </w:r>
            </w:del>
          </w:p>
        </w:tc>
        <w:tc>
          <w:tcPr>
            <w:tcW w:w="6242" w:type="dxa"/>
            <w:gridSpan w:val="2"/>
          </w:tcPr>
          <w:p w14:paraId="6272E6D1" w14:textId="4E82A051" w:rsidR="00493324" w:rsidRPr="00820C4A" w:rsidDel="004B06E4" w:rsidRDefault="00493324" w:rsidP="00A60C27">
            <w:pPr>
              <w:spacing w:after="0" w:line="240" w:lineRule="auto"/>
              <w:contextualSpacing/>
              <w:rPr>
                <w:del w:id="1246" w:author="OLIVARES MARTINEZ FERNANDO JESUS" w:date="2026-09-01T10:21:00Z"/>
                <w:rFonts w:cs="Arial"/>
                <w:color w:val="FF0000"/>
              </w:rPr>
            </w:pPr>
            <w:del w:id="1247" w:author="OLIVARES MARTINEZ FERNANDO JESUS" w:date="2026-08-17T13:45:00Z">
              <w:r w:rsidRPr="0030582B" w:rsidDel="003B37CD">
                <w:delText>SIA_PRGESDATVOZ06 - Ordenar Voces (Reordenar)</w:delText>
              </w:r>
            </w:del>
          </w:p>
        </w:tc>
      </w:tr>
      <w:tr w:rsidR="00493324" w:rsidRPr="00381C0B" w:rsidDel="004B06E4" w14:paraId="3C692830" w14:textId="6F865F6F" w:rsidTr="00A60C27">
        <w:trPr>
          <w:trHeight w:val="387"/>
          <w:del w:id="1248" w:author="OLIVARES MARTINEZ FERNANDO JESUS" w:date="2026-09-01T10:21:00Z"/>
        </w:trPr>
        <w:tc>
          <w:tcPr>
            <w:tcW w:w="2252" w:type="dxa"/>
            <w:shd w:val="clear" w:color="auto" w:fill="DEEAF6" w:themeFill="accent1" w:themeFillTint="33"/>
          </w:tcPr>
          <w:p w14:paraId="43431E60" w14:textId="0FAB2D4D" w:rsidR="00493324" w:rsidDel="004B06E4" w:rsidRDefault="00493324" w:rsidP="00A60C27">
            <w:pPr>
              <w:spacing w:after="0" w:line="240" w:lineRule="auto"/>
              <w:rPr>
                <w:del w:id="1249" w:author="OLIVARES MARTINEZ FERNANDO JESUS" w:date="2026-09-01T10:21:00Z"/>
                <w:rFonts w:cs="Arial"/>
              </w:rPr>
            </w:pPr>
            <w:del w:id="1250" w:author="OLIVARES MARTINEZ FERNANDO JESUS" w:date="2026-09-01T10:21:00Z">
              <w:r w:rsidDel="004B06E4">
                <w:rPr>
                  <w:rFonts w:cs="Arial"/>
                </w:rPr>
                <w:delText>Interfaces</w:delText>
              </w:r>
            </w:del>
          </w:p>
        </w:tc>
        <w:tc>
          <w:tcPr>
            <w:tcW w:w="6242" w:type="dxa"/>
            <w:gridSpan w:val="2"/>
          </w:tcPr>
          <w:p w14:paraId="00F1196D" w14:textId="5267B48D" w:rsidR="00493324" w:rsidDel="004B06E4" w:rsidRDefault="00493324" w:rsidP="00A60C27">
            <w:pPr>
              <w:spacing w:after="0" w:line="240" w:lineRule="auto"/>
              <w:contextualSpacing/>
              <w:rPr>
                <w:del w:id="1251" w:author="OLIVARES MARTINEZ FERNANDO JESUS" w:date="2026-09-01T10:21:00Z"/>
                <w:rStyle w:val="Hipervnculo"/>
                <w:rFonts w:cs="Arial"/>
              </w:rPr>
            </w:pPr>
            <w:del w:id="1252" w:author="OLIVARES MARTINEZ FERNANDO JESUS" w:date="2026-09-01T10:21:00Z">
              <w:r w:rsidRPr="00470E3A" w:rsidDel="004B06E4">
                <w:rPr>
                  <w:rStyle w:val="Hipervnculo"/>
                  <w:rFonts w:cs="Arial"/>
                </w:rPr>
                <w:delText>SIABOD.epgz</w:delText>
              </w:r>
              <w:r w:rsidDel="004B06E4">
                <w:rPr>
                  <w:rStyle w:val="Hipervnculo"/>
                  <w:rFonts w:cs="Arial"/>
                </w:rPr>
                <w:delText xml:space="preserve"> </w:delText>
              </w:r>
              <w:r w:rsidDel="004B06E4">
                <w:rPr>
                  <w:rStyle w:val="Hipervnculo"/>
                </w:rPr>
                <w:delText>[</w:delText>
              </w:r>
            </w:del>
            <w:del w:id="1253" w:author="OLIVARES MARTINEZ FERNANDO JESUS" w:date="2026-09-01T10:02:00Z">
              <w:r w:rsidDel="00EA4C3E">
                <w:rPr>
                  <w:rStyle w:val="Hipervnculo"/>
                </w:rPr>
                <w:delText>Voz</w:delText>
              </w:r>
            </w:del>
            <w:del w:id="1254" w:author="OLIVARES MARTINEZ FERNANDO JESUS" w:date="2026-09-01T10:21:00Z">
              <w:r w:rsidDel="004B06E4">
                <w:rPr>
                  <w:rStyle w:val="Hipervnculo"/>
                </w:rPr>
                <w:delText>]</w:delText>
              </w:r>
            </w:del>
          </w:p>
        </w:tc>
      </w:tr>
    </w:tbl>
    <w:p w14:paraId="62E0841B" w14:textId="110819D7" w:rsidR="00493324" w:rsidDel="004B06E4" w:rsidRDefault="00493324" w:rsidP="00ED2C78">
      <w:pPr>
        <w:rPr>
          <w:del w:id="1255" w:author="OLIVARES MARTINEZ FERNANDO JESUS" w:date="2026-09-01T10:21:00Z"/>
        </w:rPr>
      </w:pPr>
    </w:p>
    <w:p w14:paraId="0421A193" w14:textId="77777777" w:rsidR="00016E7A" w:rsidRDefault="00016E7A">
      <w:pPr>
        <w:pStyle w:val="Ttulo2"/>
        <w:numPr>
          <w:ilvl w:val="1"/>
          <w:numId w:val="1"/>
        </w:numPr>
        <w:pPrChange w:id="1256" w:author="OLIVARES MARTINEZ FERNANDO JESUS" w:date="2026-08-17T09:26:00Z">
          <w:pPr>
            <w:pStyle w:val="Ttulo2"/>
            <w:numPr>
              <w:ilvl w:val="1"/>
              <w:numId w:val="4"/>
            </w:numPr>
            <w:ind w:left="432" w:hanging="432"/>
          </w:pPr>
        </w:pPrChange>
      </w:pPr>
      <w:bookmarkStart w:id="1257" w:name="_Toc163548535"/>
      <w:bookmarkStart w:id="1258" w:name="_Toc166582615"/>
      <w:bookmarkStart w:id="1259" w:name="_Toc229128610"/>
      <w:r>
        <w:t>Procesos de negocio</w:t>
      </w:r>
      <w:bookmarkEnd w:id="1257"/>
      <w:bookmarkEnd w:id="1258"/>
      <w:bookmarkEnd w:id="1259"/>
    </w:p>
    <w:p w14:paraId="194026A6" w14:textId="15806789" w:rsidR="00016E7A" w:rsidRDefault="00016E7A" w:rsidP="00016E7A">
      <w:r>
        <w:t xml:space="preserve">En este evolutivo </w:t>
      </w:r>
      <w:r w:rsidR="003412E2">
        <w:t xml:space="preserve">se realizan los siguientes </w:t>
      </w:r>
      <w:r>
        <w:t>procesos de negocio:</w:t>
      </w:r>
    </w:p>
    <w:p w14:paraId="4D176228" w14:textId="5D77D931" w:rsidR="00016E7A" w:rsidRDefault="003412E2">
      <w:pPr>
        <w:pStyle w:val="Ttulo2"/>
        <w:numPr>
          <w:ilvl w:val="2"/>
          <w:numId w:val="1"/>
        </w:numPr>
        <w:rPr>
          <w:ins w:id="1260" w:author="OLIVARES MARTINEZ FERNANDO JESUS" w:date="2026-08-13T10:36:00Z"/>
        </w:rPr>
        <w:pPrChange w:id="1261" w:author="OLIVARES MARTINEZ FERNANDO JESUS" w:date="2026-08-17T09:26:00Z">
          <w:pPr>
            <w:pStyle w:val="Ttulo2"/>
            <w:numPr>
              <w:ilvl w:val="2"/>
              <w:numId w:val="4"/>
            </w:numPr>
            <w:ind w:left="1224" w:hanging="504"/>
          </w:pPr>
        </w:pPrChange>
      </w:pPr>
      <w:bookmarkStart w:id="1262" w:name="_Toc229128611"/>
      <w:r w:rsidRPr="00F14BA6">
        <w:t>SIA_</w:t>
      </w:r>
      <w:r w:rsidR="007B740C">
        <w:t>PR</w:t>
      </w:r>
      <w:r w:rsidRPr="00F14BA6">
        <w:t>GESDAT</w:t>
      </w:r>
      <w:ins w:id="1263" w:author="OLIVARES MARTINEZ FERNANDO JESUS" w:date="2026-09-01T10:02:00Z">
        <w:r w:rsidR="00EA4C3E">
          <w:t>CIO</w:t>
        </w:r>
      </w:ins>
      <w:r w:rsidRPr="00F14BA6">
        <w:t>01:</w:t>
      </w:r>
      <w:del w:id="1264" w:author="OLIVARES MARTINEZ FERNANDO JESUS" w:date="2026-08-13T11:11:00Z">
        <w:r w:rsidDel="00ED33F4">
          <w:delText xml:space="preserve"> </w:delText>
        </w:r>
      </w:del>
      <w:ins w:id="1265" w:author="OLIVARES MARTINEZ FERNANDO JESUS" w:date="2026-08-13T11:11:00Z">
        <w:r w:rsidR="00ED33F4">
          <w:t xml:space="preserve"> </w:t>
        </w:r>
      </w:ins>
      <w:proofErr w:type="spellStart"/>
      <w:ins w:id="1266" w:author="OLIVARES MARTINEZ FERNANDO JESUS" w:date="2026-08-17T13:45:00Z">
        <w:r w:rsidR="003B37CD" w:rsidRPr="003B37CD">
          <w:t>ConsultarRegistros</w:t>
        </w:r>
        <w:proofErr w:type="spellEnd"/>
        <w:r w:rsidR="003B37CD" w:rsidRPr="003B37CD">
          <w:t xml:space="preserve"> &lt;&lt;Tabla Maestra&gt;&gt;</w:t>
        </w:r>
      </w:ins>
      <w:del w:id="1267" w:author="OLIVARES MARTINEZ FERNANDO JESUS" w:date="2026-08-13T10:29:00Z">
        <w:r w:rsidRPr="00F14BA6" w:rsidDel="00A748C8">
          <w:delText xml:space="preserve">ConsultarRegistros </w:delText>
        </w:r>
        <w:r w:rsidDel="00A748C8">
          <w:delText>&lt;&lt;</w:delText>
        </w:r>
        <w:commentRangeStart w:id="1268"/>
        <w:r w:rsidDel="00A748C8">
          <w:delText>Voz</w:delText>
        </w:r>
        <w:commentRangeEnd w:id="1268"/>
        <w:r w:rsidR="00B62F18" w:rsidDel="00A748C8">
          <w:rPr>
            <w:rStyle w:val="Refdecomentario"/>
            <w:rFonts w:asciiTheme="minorHAnsi" w:eastAsiaTheme="minorHAnsi" w:hAnsiTheme="minorHAnsi" w:cstheme="minorBidi"/>
            <w:color w:val="auto"/>
          </w:rPr>
          <w:commentReference w:id="1268"/>
        </w:r>
        <w:r w:rsidDel="00A748C8">
          <w:delText>&gt;&gt;</w:delText>
        </w:r>
      </w:del>
      <w:bookmarkEnd w:id="1262"/>
    </w:p>
    <w:p w14:paraId="33D4B312" w14:textId="77777777" w:rsidR="00AE4245" w:rsidRDefault="00AE4245" w:rsidP="00AE4245">
      <w:pPr>
        <w:rPr>
          <w:ins w:id="1269" w:author="OLIVARES MARTINEZ FERNANDO JESUS" w:date="2026-08-13T10:36:00Z"/>
        </w:rPr>
      </w:pPr>
      <w:ins w:id="1270" w:author="OLIVARES MARTINEZ FERNANDO JESUS" w:date="2026-08-13T10:36:00Z">
        <w:r>
          <w:t>En el siguiente esquema se describe el flujo de proceso que se debe implementar para el caso de uso:</w:t>
        </w:r>
      </w:ins>
    </w:p>
    <w:p w14:paraId="01E67B8E" w14:textId="36DBAA12" w:rsidR="00AE4245" w:rsidRDefault="00AE4245" w:rsidP="00AE4245">
      <w:pPr>
        <w:pStyle w:val="Prrafodelista"/>
        <w:numPr>
          <w:ilvl w:val="0"/>
          <w:numId w:val="12"/>
        </w:numPr>
        <w:rPr>
          <w:ins w:id="1271" w:author="OLIVARES MARTINEZ FERNANDO JESUS" w:date="2026-08-13T10:36:00Z"/>
        </w:rPr>
      </w:pPr>
      <w:ins w:id="1272" w:author="OLIVARES MARTINEZ FERNANDO JESUS" w:date="2026-08-13T10:36:00Z">
        <w:r w:rsidRPr="00A90069">
          <w:t>SIA_CUGES</w:t>
        </w:r>
      </w:ins>
      <w:ins w:id="1273" w:author="OLIVARES MARTINEZ FERNANDO JESUS" w:date="2026-08-13T10:37:00Z">
        <w:r>
          <w:t>DAT</w:t>
        </w:r>
      </w:ins>
      <w:ins w:id="1274" w:author="OLIVARES MARTINEZ FERNANDO JESUS" w:date="2026-09-01T10:02:00Z">
        <w:r w:rsidR="00EA4C3E">
          <w:t>CIO</w:t>
        </w:r>
      </w:ins>
      <w:ins w:id="1275" w:author="OLIVARES MARTINEZ FERNANDO JESUS" w:date="2026-08-13T10:36:00Z">
        <w:r w:rsidRPr="00A90069">
          <w:t xml:space="preserve">01: </w:t>
        </w:r>
        <w:proofErr w:type="spellStart"/>
        <w:r w:rsidRPr="00A90069">
          <w:t>ConsultarRegistros</w:t>
        </w:r>
        <w:proofErr w:type="spellEnd"/>
        <w:r w:rsidRPr="00A90069">
          <w:t xml:space="preserve"> &lt;&lt;</w:t>
        </w:r>
      </w:ins>
      <w:ins w:id="1276" w:author="OLIVARES MARTINEZ FERNANDO JESUS" w:date="2026-08-17T13:47:00Z">
        <w:r w:rsidR="003B37CD">
          <w:t>Tabla Maestra</w:t>
        </w:r>
      </w:ins>
      <w:ins w:id="1277" w:author="OLIVARES MARTINEZ FERNANDO JESUS" w:date="2026-08-13T10:36:00Z">
        <w:r w:rsidRPr="00A90069">
          <w:t>&gt;&gt;</w:t>
        </w:r>
      </w:ins>
    </w:p>
    <w:p w14:paraId="47C0D01F" w14:textId="1ED2BEAE" w:rsidR="00A748C8" w:rsidRPr="00A748C8" w:rsidRDefault="00E14A16">
      <w:pPr>
        <w:pPrChange w:id="1278" w:author="OLIVARES MARTINEZ FERNANDO JESUS" w:date="2026-08-13T10:31:00Z">
          <w:pPr>
            <w:pStyle w:val="Ttulo2"/>
            <w:numPr>
              <w:ilvl w:val="2"/>
              <w:numId w:val="4"/>
            </w:numPr>
            <w:ind w:left="1224" w:hanging="504"/>
          </w:pPr>
        </w:pPrChange>
      </w:pPr>
      <w:ins w:id="1279" w:author="OLIVARES MARTINEZ FERNANDO JESUS" w:date="2026-09-01T10:55:00Z">
        <w:r>
          <w:rPr>
            <w:noProof/>
          </w:rPr>
          <w:lastRenderedPageBreak/>
          <w:drawing>
            <wp:inline distT="0" distB="0" distL="0" distR="0" wp14:anchorId="15E9EAD0" wp14:editId="49E1D99F">
              <wp:extent cx="4098290" cy="8891270"/>
              <wp:effectExtent l="0" t="0" r="0" b="5080"/>
              <wp:docPr id="13" name="Imagen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8290" cy="88912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51D66AF" w14:textId="4B598D95" w:rsidR="00016E7A" w:rsidRPr="00AE4245" w:rsidDel="00AE4245" w:rsidRDefault="00016E7A" w:rsidP="00ED2C78">
      <w:pPr>
        <w:rPr>
          <w:del w:id="1280" w:author="BERNARDO MONJAS GEMA" w:date="2026-05-27T15:06:00Z"/>
          <w:u w:val="single"/>
          <w:rPrChange w:id="1281" w:author="OLIVARES MARTINEZ FERNANDO JESUS" w:date="2026-08-13T10:38:00Z">
            <w:rPr>
              <w:del w:id="1282" w:author="BERNARDO MONJAS GEMA" w:date="2026-05-27T15:06:00Z"/>
            </w:rPr>
          </w:rPrChange>
        </w:rPr>
      </w:pPr>
    </w:p>
    <w:p w14:paraId="76E6CFD2" w14:textId="29C1EC5D" w:rsidR="00016E7A" w:rsidDel="00A748C8" w:rsidRDefault="007B740C" w:rsidP="00016E7A">
      <w:pPr>
        <w:rPr>
          <w:del w:id="1283" w:author="OLIVARES MARTINEZ FERNANDO JESUS" w:date="2026-08-13T10:31:00Z"/>
        </w:rPr>
      </w:pPr>
      <w:del w:id="1284" w:author="OLIVARES MARTINEZ FERNANDO JESUS" w:date="2026-08-13T10:31:00Z">
        <w:r w:rsidRPr="00594663" w:rsidDel="00A748C8">
          <w:rPr>
            <w:noProof/>
          </w:rPr>
          <w:drawing>
            <wp:inline distT="0" distB="0" distL="0" distR="0" wp14:anchorId="2275A816" wp14:editId="0E7F156A">
              <wp:extent cx="4305767" cy="4056150"/>
              <wp:effectExtent l="19050" t="19050" r="19050" b="20955"/>
              <wp:docPr id="4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2198" cy="406220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25C48620" w14:textId="0D7D60B5" w:rsidR="00016E7A" w:rsidRDefault="00016E7A" w:rsidP="00ED2C78">
      <w:pPr>
        <w:rPr>
          <w:u w:val="single"/>
          <w:lang w:val="es-ES_tradnl"/>
        </w:rPr>
      </w:pPr>
      <w:r>
        <w:rPr>
          <w:b/>
          <w:u w:val="single"/>
          <w:lang w:val="es-ES_tradnl"/>
        </w:rPr>
        <w:t xml:space="preserve">Informar </w:t>
      </w:r>
      <w:del w:id="1285" w:author="OLIVARES MARTINEZ FERNANDO JESUS" w:date="2026-08-13T10:50:00Z">
        <w:r w:rsidDel="001B3794">
          <w:rPr>
            <w:b/>
            <w:u w:val="single"/>
            <w:lang w:val="es-ES_tradnl"/>
          </w:rPr>
          <w:delText xml:space="preserve">opciones </w:delText>
        </w:r>
      </w:del>
      <w:ins w:id="1286" w:author="OLIVARES MARTINEZ FERNANDO JESUS" w:date="2026-08-13T10:50:00Z">
        <w:r w:rsidR="001B3794">
          <w:rPr>
            <w:b/>
            <w:u w:val="single"/>
            <w:lang w:val="es-ES_tradnl"/>
          </w:rPr>
          <w:t xml:space="preserve">filtros </w:t>
        </w:r>
      </w:ins>
      <w:r>
        <w:rPr>
          <w:b/>
          <w:u w:val="single"/>
          <w:lang w:val="es-ES_tradnl"/>
        </w:rPr>
        <w:t xml:space="preserve">búsqueda </w:t>
      </w:r>
      <w:del w:id="1287" w:author="OLIVARES MARTINEZ FERNANDO JESUS" w:date="2026-09-01T10:55:00Z">
        <w:r w:rsidR="003412E2" w:rsidDel="00E14A16">
          <w:rPr>
            <w:b/>
            <w:u w:val="single"/>
            <w:lang w:val="es-ES_tradnl"/>
          </w:rPr>
          <w:delText>Voces</w:delText>
        </w:r>
      </w:del>
      <w:proofErr w:type="spellStart"/>
      <w:ins w:id="1288" w:author="OLIVARES MARTINEZ FERNANDO JESUS" w:date="2026-09-01T10:55:00Z">
        <w:r w:rsidR="00E14A16">
          <w:rPr>
            <w:b/>
            <w:u w:val="single"/>
            <w:lang w:val="es-ES_tradnl"/>
          </w:rPr>
          <w:t>CIO’s</w:t>
        </w:r>
      </w:ins>
      <w:proofErr w:type="spellEnd"/>
      <w:r w:rsidRPr="009C4BF0">
        <w:rPr>
          <w:u w:val="single"/>
          <w:lang w:val="es-ES_tradnl"/>
        </w:rPr>
        <w:t>:</w:t>
      </w:r>
    </w:p>
    <w:p w14:paraId="114812B9" w14:textId="307191F0" w:rsidR="007B740C" w:rsidRDefault="007B740C" w:rsidP="00185BE1">
      <w:pPr>
        <w:spacing w:line="240" w:lineRule="auto"/>
        <w:pPrChange w:id="1289" w:author="OLIVARES MARTINEZ FERNANDO JESUS" w:date="2026-09-01T11:09:00Z">
          <w:pPr/>
        </w:pPrChange>
      </w:pPr>
      <w:r>
        <w:t xml:space="preserve">El sistema </w:t>
      </w:r>
      <w:r w:rsidR="00E96410">
        <w:t>presenta una opción de mostrar tod</w:t>
      </w:r>
      <w:del w:id="1290" w:author="OLIVARES MARTINEZ FERNANDO JESUS" w:date="2026-09-01T10:55:00Z">
        <w:r w:rsidR="00E96410" w:rsidDel="00E14A16">
          <w:delText>a</w:delText>
        </w:r>
      </w:del>
      <w:ins w:id="1291" w:author="OLIVARES MARTINEZ FERNANDO JESUS" w:date="2026-09-01T10:55:00Z">
        <w:r w:rsidR="00E14A16">
          <w:t>o</w:t>
        </w:r>
      </w:ins>
      <w:r w:rsidR="00E96410">
        <w:t xml:space="preserve">s </w:t>
      </w:r>
      <w:del w:id="1292" w:author="OLIVARES MARTINEZ FERNANDO JESUS" w:date="2026-09-01T10:55:00Z">
        <w:r w:rsidR="00E96410" w:rsidDel="00E14A16">
          <w:delText xml:space="preserve">las </w:delText>
        </w:r>
      </w:del>
      <w:ins w:id="1293" w:author="OLIVARES MARTINEZ FERNANDO JESUS" w:date="2026-09-01T10:55:00Z">
        <w:r w:rsidR="00E14A16">
          <w:t>l</w:t>
        </w:r>
        <w:r w:rsidR="00E14A16">
          <w:t>o</w:t>
        </w:r>
        <w:r w:rsidR="00E14A16">
          <w:t xml:space="preserve">s </w:t>
        </w:r>
      </w:ins>
      <w:del w:id="1294" w:author="OLIVARES MARTINEZ FERNANDO JESUS" w:date="2026-09-01T10:55:00Z">
        <w:r w:rsidR="00E96410" w:rsidDel="00E14A16">
          <w:delText xml:space="preserve">voces </w:delText>
        </w:r>
      </w:del>
      <w:proofErr w:type="spellStart"/>
      <w:ins w:id="1295" w:author="OLIVARES MARTINEZ FERNANDO JESUS" w:date="2026-09-01T10:55:00Z">
        <w:r w:rsidR="00E14A16">
          <w:t>CIO’s</w:t>
        </w:r>
        <w:proofErr w:type="spellEnd"/>
        <w:r w:rsidR="00E14A16">
          <w:t xml:space="preserve"> </w:t>
        </w:r>
      </w:ins>
      <w:r w:rsidR="00E96410">
        <w:t>y sus campos. No requiere un input.</w:t>
      </w:r>
    </w:p>
    <w:p w14:paraId="2CEB3FD7" w14:textId="3BB2E5FA" w:rsidR="00E96410" w:rsidRDefault="00A0669F" w:rsidP="00185BE1">
      <w:pPr>
        <w:spacing w:line="240" w:lineRule="auto"/>
        <w:pPrChange w:id="1296" w:author="OLIVARES MARTINEZ FERNANDO JESUS" w:date="2026-09-01T11:09:00Z">
          <w:pPr/>
        </w:pPrChange>
      </w:pPr>
      <w:ins w:id="1297" w:author="BERNARDO MONJAS GEMA" w:date="2026-05-27T19:40:00Z">
        <w:r>
          <w:t xml:space="preserve">El listado de voces se puede filtrar informando los siguientes </w:t>
        </w:r>
      </w:ins>
      <w:ins w:id="1298" w:author="BERNARDO MONJAS GEMA" w:date="2026-05-27T19:41:00Z">
        <w:r>
          <w:t>campos de búsqueda</w:t>
        </w:r>
      </w:ins>
      <w:del w:id="1299" w:author="BERNARDO MONJAS GEMA" w:date="2026-05-27T19:41:00Z">
        <w:r w:rsidR="00E96410" w:rsidDel="00A0669F">
          <w:delText>Los datos que muestra son</w:delText>
        </w:r>
      </w:del>
      <w:r w:rsidR="00E96410">
        <w:t>:</w:t>
      </w:r>
    </w:p>
    <w:tbl>
      <w:tblPr>
        <w:tblStyle w:val="Tablaconcuadrcula"/>
        <w:tblW w:w="9961" w:type="dxa"/>
        <w:tblLayout w:type="fixed"/>
        <w:tblLook w:val="04A0" w:firstRow="1" w:lastRow="0" w:firstColumn="1" w:lastColumn="0" w:noHBand="0" w:noVBand="1"/>
        <w:tblPrChange w:id="1300" w:author="OLIVARES MARTINEZ FERNANDO JESUS" w:date="2026-09-01T11:09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71"/>
        <w:gridCol w:w="4312"/>
        <w:gridCol w:w="4378"/>
        <w:tblGridChange w:id="1301">
          <w:tblGrid>
            <w:gridCol w:w="1050"/>
            <w:gridCol w:w="155"/>
            <w:gridCol w:w="66"/>
            <w:gridCol w:w="3501"/>
            <w:gridCol w:w="811"/>
            <w:gridCol w:w="2911"/>
            <w:gridCol w:w="1467"/>
          </w:tblGrid>
        </w:tblGridChange>
      </w:tblGrid>
      <w:tr w:rsidR="0037419B" w14:paraId="40466715" w14:textId="77777777" w:rsidTr="00D93E61">
        <w:trPr>
          <w:trPrChange w:id="1302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shd w:val="clear" w:color="auto" w:fill="1F4E79" w:themeFill="accent1" w:themeFillShade="80"/>
            <w:tcPrChange w:id="1303" w:author="OLIVARES MARTINEZ FERNANDO JESUS" w:date="2026-09-01T11:09:00Z">
              <w:tcPr>
                <w:tcW w:w="0" w:type="auto"/>
                <w:shd w:val="clear" w:color="auto" w:fill="1F4E79" w:themeFill="accent1" w:themeFillShade="80"/>
              </w:tcPr>
            </w:tcPrChange>
          </w:tcPr>
          <w:p w14:paraId="15030346" w14:textId="77777777" w:rsidR="007B740C" w:rsidRPr="00572FB3" w:rsidRDefault="007B740C" w:rsidP="00DF730E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Campo Formulario</w:t>
            </w:r>
          </w:p>
        </w:tc>
        <w:tc>
          <w:tcPr>
            <w:tcW w:w="4312" w:type="dxa"/>
            <w:shd w:val="clear" w:color="auto" w:fill="1F4E79" w:themeFill="accent1" w:themeFillShade="80"/>
            <w:tcPrChange w:id="1304" w:author="OLIVARES MARTINEZ FERNANDO JESUS" w:date="2026-09-01T11:09:00Z">
              <w:tcPr>
                <w:tcW w:w="0" w:type="auto"/>
                <w:gridSpan w:val="3"/>
                <w:shd w:val="clear" w:color="auto" w:fill="1F4E79" w:themeFill="accent1" w:themeFillShade="80"/>
              </w:tcPr>
            </w:tcPrChange>
          </w:tcPr>
          <w:p w14:paraId="2FA15385" w14:textId="77777777" w:rsidR="007B740C" w:rsidRPr="00572FB3" w:rsidRDefault="007B740C" w:rsidP="00DF730E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4378" w:type="dxa"/>
            <w:shd w:val="clear" w:color="auto" w:fill="1F4E79" w:themeFill="accent1" w:themeFillShade="80"/>
            <w:tcPrChange w:id="1305" w:author="OLIVARES MARTINEZ FERNANDO JESUS" w:date="2026-09-01T11:09:00Z">
              <w:tcPr>
                <w:tcW w:w="0" w:type="auto"/>
                <w:gridSpan w:val="2"/>
                <w:shd w:val="clear" w:color="auto" w:fill="1F4E79" w:themeFill="accent1" w:themeFillShade="80"/>
              </w:tcPr>
            </w:tcPrChange>
          </w:tcPr>
          <w:p w14:paraId="5B0DECE8" w14:textId="77777777" w:rsidR="007B740C" w:rsidRPr="00572FB3" w:rsidRDefault="007B740C" w:rsidP="00DF730E">
            <w:pPr>
              <w:rPr>
                <w:b/>
                <w:color w:val="FFFFFF" w:themeColor="background1"/>
              </w:rPr>
            </w:pPr>
            <w:r w:rsidRPr="00572FB3">
              <w:rPr>
                <w:b/>
                <w:color w:val="FFFFFF" w:themeColor="background1"/>
              </w:rPr>
              <w:t xml:space="preserve">Tabla </w:t>
            </w:r>
            <w:r>
              <w:rPr>
                <w:b/>
                <w:color w:val="FFFFFF" w:themeColor="background1"/>
              </w:rPr>
              <w:t>/Condición</w:t>
            </w:r>
          </w:p>
        </w:tc>
      </w:tr>
      <w:tr w:rsidR="0037419B" w:rsidDel="001B3794" w14:paraId="42E1E4F2" w14:textId="7F3D594D" w:rsidTr="00D93E61">
        <w:trPr>
          <w:del w:id="1306" w:author="OLIVARES MARTINEZ FERNANDO JESUS" w:date="2026-08-13T10:51:00Z"/>
          <w:trPrChange w:id="1307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308" w:author="OLIVARES MARTINEZ FERNANDO JESUS" w:date="2026-09-01T11:09:00Z">
              <w:tcPr>
                <w:tcW w:w="0" w:type="auto"/>
              </w:tcPr>
            </w:tcPrChange>
          </w:tcPr>
          <w:p w14:paraId="67ED728F" w14:textId="22B8B66F" w:rsidR="007B740C" w:rsidDel="001B3794" w:rsidRDefault="007B740C" w:rsidP="00DF730E">
            <w:pPr>
              <w:rPr>
                <w:del w:id="1309" w:author="OLIVARES MARTINEZ FERNANDO JESUS" w:date="2026-08-13T10:51:00Z"/>
              </w:rPr>
            </w:pPr>
            <w:del w:id="1310" w:author="OLIVARES MARTINEZ FERNANDO JESUS" w:date="2026-08-13T10:51:00Z">
              <w:r w:rsidDel="001B3794">
                <w:delText>Código</w:delText>
              </w:r>
            </w:del>
          </w:p>
        </w:tc>
        <w:tc>
          <w:tcPr>
            <w:tcW w:w="4312" w:type="dxa"/>
            <w:tcPrChange w:id="1311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1B50C14D" w14:textId="3D5A342D" w:rsidR="007B740C" w:rsidDel="001B3794" w:rsidRDefault="007B740C" w:rsidP="00DF730E">
            <w:pPr>
              <w:rPr>
                <w:del w:id="1312" w:author="OLIVARES MARTINEZ FERNANDO JESUS" w:date="2026-08-13T10:51:00Z"/>
                <w:lang w:val="es-ES_tradnl"/>
              </w:rPr>
            </w:pPr>
            <w:del w:id="1313" w:author="OLIVARES MARTINEZ FERNANDO JESUS" w:date="2026-08-13T10:51:00Z">
              <w:r w:rsidDel="001B3794">
                <w:rPr>
                  <w:lang w:val="es-ES_tradnl"/>
                </w:rPr>
                <w:delText>Input Text Alfanumérico</w:delText>
              </w:r>
            </w:del>
          </w:p>
          <w:p w14:paraId="0414694A" w14:textId="698BD406" w:rsidR="007B740C" w:rsidDel="001B3794" w:rsidRDefault="007B740C" w:rsidP="00DF730E">
            <w:pPr>
              <w:rPr>
                <w:del w:id="1314" w:author="OLIVARES MARTINEZ FERNANDO JESUS" w:date="2026-08-13T10:51:00Z"/>
              </w:rPr>
            </w:pPr>
            <w:del w:id="1315" w:author="OLIVARES MARTINEZ FERNANDO JESUS" w:date="2026-08-13T10:51:00Z">
              <w:r w:rsidDel="001B3794">
                <w:delText>Autocomplete</w:delText>
              </w:r>
            </w:del>
          </w:p>
          <w:p w14:paraId="60F3402E" w14:textId="07C98258" w:rsidR="007B740C" w:rsidDel="001B3794" w:rsidRDefault="007B740C" w:rsidP="00DF730E">
            <w:pPr>
              <w:rPr>
                <w:ins w:id="1316" w:author="BERNARDO MONJAS GEMA" w:date="2026-05-27T19:41:00Z"/>
                <w:del w:id="1317" w:author="OLIVARES MARTINEZ FERNANDO JESUS" w:date="2026-08-13T10:51:00Z"/>
                <w:rFonts w:cs="Arial"/>
              </w:rPr>
            </w:pPr>
            <w:del w:id="1318" w:author="OLIVARES MARTINEZ FERNANDO JESUS" w:date="2026-08-13T10:51:00Z">
              <w:r w:rsidDel="001B3794">
                <w:rPr>
                  <w:rFonts w:cs="Arial"/>
                </w:rPr>
                <w:delText>Campo de texto libre</w:delText>
              </w:r>
              <w:r w:rsidRPr="00A274D9" w:rsidDel="001B3794">
                <w:rPr>
                  <w:rFonts w:cs="Arial"/>
                </w:rPr>
                <w:delText xml:space="preserve"> con búsqueda del código de l</w:delText>
              </w:r>
              <w:r w:rsidDel="001B3794">
                <w:rPr>
                  <w:rFonts w:cs="Arial"/>
                </w:rPr>
                <w:delText>as v</w:delText>
              </w:r>
              <w:r w:rsidR="004702B6" w:rsidDel="001B3794">
                <w:rPr>
                  <w:rFonts w:cs="Arial"/>
                </w:rPr>
                <w:delText>o</w:delText>
              </w:r>
              <w:r w:rsidDel="001B3794">
                <w:rPr>
                  <w:rFonts w:cs="Arial"/>
                </w:rPr>
                <w:delText>ces en el sistema.</w:delText>
              </w:r>
            </w:del>
          </w:p>
          <w:p w14:paraId="1E17E5D8" w14:textId="2C1D87F1" w:rsidR="00A0669F" w:rsidDel="001B3794" w:rsidRDefault="00A0669F" w:rsidP="00DF730E">
            <w:pPr>
              <w:rPr>
                <w:del w:id="1319" w:author="OLIVARES MARTINEZ FERNANDO JESUS" w:date="2026-08-13T10:51:00Z"/>
              </w:rPr>
            </w:pPr>
            <w:ins w:id="1320" w:author="BERNARDO MONJAS GEMA" w:date="2026-05-27T19:41:00Z">
              <w:del w:id="1321" w:author="OLIVARES MARTINEZ FERNANDO JESUS" w:date="2026-08-13T10:51:00Z">
                <w:r w:rsidDel="001B3794">
                  <w:delText>El campo autocomplete se activa al informar como mínimo 3 caracteres en el campo</w:delText>
                </w:r>
              </w:del>
            </w:ins>
          </w:p>
        </w:tc>
        <w:tc>
          <w:tcPr>
            <w:tcW w:w="4378" w:type="dxa"/>
            <w:tcPrChange w:id="1322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15D95E85" w14:textId="584F66A6" w:rsidR="007B740C" w:rsidDel="001B3794" w:rsidRDefault="004702B6" w:rsidP="00DF730E">
            <w:pPr>
              <w:rPr>
                <w:del w:id="1323" w:author="OLIVARES MARTINEZ FERNANDO JESUS" w:date="2026-08-13T10:51:00Z"/>
              </w:rPr>
            </w:pPr>
            <w:del w:id="1324" w:author="OLIVARES MARTINEZ FERNANDO JESUS" w:date="2026-08-13T10:51:00Z">
              <w:r w:rsidDel="001B3794">
                <w:delText>SIA</w:delText>
              </w:r>
              <w:r w:rsidR="007B740C" w:rsidDel="001B3794">
                <w:delText>_</w:delText>
              </w:r>
              <w:r w:rsidDel="001B3794">
                <w:delText>DAT_VOZ</w:delText>
              </w:r>
            </w:del>
          </w:p>
          <w:p w14:paraId="55DC3630" w14:textId="218653EA" w:rsidR="007B740C" w:rsidDel="001B3794" w:rsidRDefault="007B740C" w:rsidP="00DF730E">
            <w:pPr>
              <w:rPr>
                <w:del w:id="1325" w:author="OLIVARES MARTINEZ FERNANDO JESUS" w:date="2026-08-13T10:51:00Z"/>
              </w:rPr>
            </w:pPr>
            <w:del w:id="1326" w:author="OLIVARES MARTINEZ FERNANDO JESUS" w:date="2026-08-13T10:51:00Z">
              <w:r w:rsidDel="001B3794">
                <w:delText>CODIGO LIKE ‘%Codigo%’</w:delText>
              </w:r>
            </w:del>
          </w:p>
          <w:p w14:paraId="159CFEA6" w14:textId="625F5B45" w:rsidR="004702B6" w:rsidDel="001B3794" w:rsidRDefault="004702B6" w:rsidP="00DF730E">
            <w:pPr>
              <w:rPr>
                <w:del w:id="1327" w:author="OLIVARES MARTINEZ FERNANDO JESUS" w:date="2026-08-13T10:51:00Z"/>
              </w:rPr>
            </w:pPr>
            <w:del w:id="1328" w:author="OLIVARES MARTINEZ FERNANDO JESUS" w:date="2026-08-13T10:51:00Z">
              <w:r w:rsidDel="001B3794">
                <w:delText xml:space="preserve">No sensitivo con </w:delText>
              </w:r>
            </w:del>
            <w:ins w:id="1329" w:author="BERNARDO MONJAS GEMA" w:date="2026-05-27T19:42:00Z">
              <w:del w:id="1330" w:author="OLIVARES MARTINEZ FERNANDO JESUS" w:date="2026-08-13T10:51:00Z">
                <w:r w:rsidR="00A0669F" w:rsidDel="001B3794">
                  <w:delText xml:space="preserve">a </w:delText>
                </w:r>
              </w:del>
            </w:ins>
            <w:del w:id="1331" w:author="OLIVARES MARTINEZ FERNANDO JESUS" w:date="2026-08-13T10:51:00Z">
              <w:r w:rsidDel="001B3794">
                <w:delText>mayúscula/minúscula</w:delText>
              </w:r>
            </w:del>
          </w:p>
        </w:tc>
      </w:tr>
      <w:tr w:rsidR="0037419B" w14:paraId="6144F6B8" w14:textId="77777777" w:rsidTr="00D93E61">
        <w:trPr>
          <w:ins w:id="1332" w:author="OLIVARES MARTINEZ FERNANDO JESUS" w:date="2026-09-01T10:56:00Z"/>
          <w:trPrChange w:id="1333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334" w:author="OLIVARES MARTINEZ FERNANDO JESUS" w:date="2026-09-01T11:09:00Z">
              <w:tcPr>
                <w:tcW w:w="0" w:type="auto"/>
              </w:tcPr>
            </w:tcPrChange>
          </w:tcPr>
          <w:p w14:paraId="29087DCE" w14:textId="32AA5964" w:rsidR="0037419B" w:rsidRPr="00C259F8" w:rsidRDefault="0037419B" w:rsidP="00DF730E">
            <w:pPr>
              <w:rPr>
                <w:ins w:id="1335" w:author="OLIVARES MARTINEZ FERNANDO JESUS" w:date="2026-09-01T10:56:00Z"/>
              </w:rPr>
            </w:pPr>
            <w:ins w:id="1336" w:author="OLIVARES MARTINEZ FERNANDO JESUS" w:date="2026-09-01T10:56:00Z">
              <w:r>
                <w:t>Código</w:t>
              </w:r>
            </w:ins>
          </w:p>
        </w:tc>
        <w:tc>
          <w:tcPr>
            <w:tcW w:w="4312" w:type="dxa"/>
            <w:tcPrChange w:id="1337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406F2778" w14:textId="7779D20A" w:rsidR="0037419B" w:rsidRDefault="0037419B" w:rsidP="00C259F8">
            <w:pPr>
              <w:rPr>
                <w:ins w:id="1338" w:author="OLIVARES MARTINEZ FERNANDO JESUS" w:date="2026-09-01T10:59:00Z"/>
                <w:lang w:val="es-ES_tradnl"/>
              </w:rPr>
            </w:pPr>
            <w:ins w:id="1339" w:author="OLIVARES MARTINEZ FERNANDO JESUS" w:date="2026-09-01T10:56:00Z">
              <w:r>
                <w:rPr>
                  <w:lang w:val="es-ES_tradnl"/>
                </w:rPr>
                <w:t>Código CIO</w:t>
              </w:r>
            </w:ins>
            <w:ins w:id="1340" w:author="OLIVARES MARTINEZ FERNANDO JESUS" w:date="2026-09-01T10:58:00Z">
              <w:r>
                <w:rPr>
                  <w:lang w:val="es-ES_tradnl"/>
                </w:rPr>
                <w:t xml:space="preserve"> </w:t>
              </w:r>
            </w:ins>
            <w:ins w:id="1341" w:author="OLIVARES MARTINEZ FERNANDO JESUS" w:date="2026-09-01T11:00:00Z">
              <w:r>
                <w:rPr>
                  <w:lang w:val="es-ES_tradnl"/>
                </w:rPr>
                <w:t xml:space="preserve">Valor = </w:t>
              </w:r>
            </w:ins>
            <w:ins w:id="1342" w:author="OLIVARES MARTINEZ FERNANDO JESUS" w:date="2026-09-01T10:58:00Z">
              <w:r>
                <w:rPr>
                  <w:lang w:val="es-ES_tradnl"/>
                </w:rPr>
                <w:t>SIA</w:t>
              </w:r>
            </w:ins>
            <w:ins w:id="1343" w:author="OLIVARES MARTINEZ FERNANDO JESUS" w:date="2026-09-01T10:59:00Z">
              <w:r>
                <w:rPr>
                  <w:lang w:val="es-ES_tradnl"/>
                </w:rPr>
                <w:t>_</w:t>
              </w:r>
            </w:ins>
            <w:ins w:id="1344" w:author="OLIVARES MARTINEZ FERNANDO JESUS" w:date="2026-09-01T10:58:00Z">
              <w:r>
                <w:rPr>
                  <w:lang w:val="es-ES_tradnl"/>
                </w:rPr>
                <w:t>DAT</w:t>
              </w:r>
            </w:ins>
            <w:ins w:id="1345" w:author="OLIVARES MARTINEZ FERNANDO JESUS" w:date="2026-09-01T10:59:00Z">
              <w:r>
                <w:rPr>
                  <w:lang w:val="es-ES_tradnl"/>
                </w:rPr>
                <w:t>_EJERCITO.</w:t>
              </w:r>
            </w:ins>
            <w:ins w:id="1346" w:author="OLIVARES MARTINEZ FERNANDO JESUS" w:date="2026-09-01T10:58:00Z">
              <w:r>
                <w:rPr>
                  <w:lang w:val="es-ES_tradnl"/>
                </w:rPr>
                <w:t>ID_EJERCITO_SIPERDEF</w:t>
              </w:r>
            </w:ins>
            <w:ins w:id="1347" w:author="OLIVARES MARTINEZ FERNANDO JESUS" w:date="2026-09-01T10:59:00Z">
              <w:r>
                <w:rPr>
                  <w:lang w:val="es-ES_tradnl"/>
                </w:rPr>
                <w:t xml:space="preserve"> + </w:t>
              </w:r>
            </w:ins>
          </w:p>
          <w:p w14:paraId="75396CD6" w14:textId="77777777" w:rsidR="0037419B" w:rsidRDefault="0037419B" w:rsidP="00C259F8">
            <w:pPr>
              <w:rPr>
                <w:ins w:id="1348" w:author="OLIVARES MARTINEZ FERNANDO JESUS" w:date="2026-09-01T11:00:00Z"/>
                <w:lang w:val="es-ES_tradnl"/>
              </w:rPr>
            </w:pPr>
            <w:ins w:id="1349" w:author="OLIVARES MARTINEZ FERNANDO JESUS" w:date="2026-09-01T10:59:00Z">
              <w:r>
                <w:rPr>
                  <w:lang w:val="es-ES_tradnl"/>
                </w:rPr>
                <w:t>SIA_DAT_</w:t>
              </w:r>
              <w:r>
                <w:rPr>
                  <w:lang w:val="es-ES_tradnl"/>
                </w:rPr>
                <w:t>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+ </w:t>
              </w:r>
            </w:ins>
          </w:p>
          <w:p w14:paraId="45CF1D8E" w14:textId="0CA3712C" w:rsidR="0037419B" w:rsidRPr="00C259F8" w:rsidRDefault="0037419B" w:rsidP="00C259F8">
            <w:pPr>
              <w:rPr>
                <w:ins w:id="1350" w:author="OLIVARES MARTINEZ FERNANDO JESUS" w:date="2026-09-01T10:56:00Z"/>
                <w:lang w:val="es-ES_tradnl"/>
              </w:rPr>
            </w:pPr>
            <w:ins w:id="1351" w:author="OLIVARES MARTINEZ FERNANDO JESUS" w:date="2026-09-01T10:59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  <w:tc>
          <w:tcPr>
            <w:tcW w:w="4378" w:type="dxa"/>
            <w:tcPrChange w:id="1352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0701C4E9" w14:textId="7C334932" w:rsidR="0037419B" w:rsidRDefault="0037419B" w:rsidP="00185BE1">
            <w:pPr>
              <w:spacing w:line="240" w:lineRule="auto"/>
              <w:rPr>
                <w:ins w:id="1353" w:author="OLIVARES MARTINEZ FERNANDO JESUS" w:date="2026-09-01T11:02:00Z"/>
              </w:rPr>
              <w:pPrChange w:id="1354" w:author="OLIVARES MARTINEZ FERNANDO JESUS" w:date="2026-09-01T11:10:00Z">
                <w:pPr/>
              </w:pPrChange>
            </w:pPr>
            <w:ins w:id="1355" w:author="OLIVARES MARTINEZ FERNANDO JESUS" w:date="2026-09-01T11:02:00Z">
              <w:r>
                <w:t>SIA_DAT_CIO.ID</w:t>
              </w:r>
            </w:ins>
            <w:ins w:id="1356" w:author="OLIVARES MARTINEZ FERNANDO JESUS" w:date="2026-09-01T11:00:00Z">
              <w:r>
                <w:t>_CIO = “Código”</w:t>
              </w:r>
            </w:ins>
          </w:p>
          <w:p w14:paraId="1BE1311B" w14:textId="3C9594EE" w:rsidR="0037419B" w:rsidRDefault="0037419B" w:rsidP="00185BE1">
            <w:pPr>
              <w:spacing w:line="240" w:lineRule="auto"/>
              <w:rPr>
                <w:ins w:id="1357" w:author="OLIVARES MARTINEZ FERNANDO JESUS" w:date="2026-09-01T11:01:00Z"/>
              </w:rPr>
              <w:pPrChange w:id="1358" w:author="OLIVARES MARTINEZ FERNANDO JESUS" w:date="2026-09-01T11:10:00Z">
                <w:pPr/>
              </w:pPrChange>
            </w:pPr>
            <w:ins w:id="1359" w:author="OLIVARES MARTINEZ FERNANDO JESUS" w:date="2026-09-01T11:02:00Z">
              <w:r>
                <w:t xml:space="preserve">SIADAT.EJERCITO = </w:t>
              </w:r>
              <w:r>
                <w:t>SIA_DAT_CIO</w:t>
              </w:r>
              <w:r>
                <w:t>.</w:t>
              </w:r>
              <w:r w:rsidRPr="0037419B">
                <w:t>ID_EJERCITO</w:t>
              </w:r>
            </w:ins>
          </w:p>
          <w:p w14:paraId="0FF88EBC" w14:textId="3ADE4049" w:rsidR="0037419B" w:rsidRDefault="0037419B" w:rsidP="00185BE1">
            <w:pPr>
              <w:spacing w:line="240" w:lineRule="auto"/>
              <w:rPr>
                <w:ins w:id="1360" w:author="OLIVARES MARTINEZ FERNANDO JESUS" w:date="2026-09-01T11:00:00Z"/>
                <w:lang w:val="es-ES_tradnl"/>
              </w:rPr>
              <w:pPrChange w:id="1361" w:author="OLIVARES MARTINEZ FERNANDO JESUS" w:date="2026-09-01T11:10:00Z">
                <w:pPr/>
              </w:pPrChange>
            </w:pPr>
            <w:ins w:id="1362" w:author="OLIVARES MARTINEZ FERNANDO JESUS" w:date="2026-09-01T11:00:00Z">
              <w:r>
                <w:t xml:space="preserve">Valor: </w:t>
              </w:r>
              <w:r>
                <w:rPr>
                  <w:lang w:val="es-ES_tradnl"/>
                </w:rPr>
                <w:t>Valor = SIA_DAT_EJERCITO.ID_EJERCITO_SIPERDEF + 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</w:t>
              </w:r>
              <w:r>
                <w:rPr>
                  <w:lang w:val="es-ES_tradnl"/>
                </w:rPr>
                <w:t>+</w:t>
              </w:r>
            </w:ins>
          </w:p>
          <w:p w14:paraId="35ADA2A2" w14:textId="4D8878B2" w:rsidR="0037419B" w:rsidRDefault="0037419B" w:rsidP="00185BE1">
            <w:pPr>
              <w:spacing w:line="240" w:lineRule="auto"/>
              <w:rPr>
                <w:ins w:id="1363" w:author="OLIVARES MARTINEZ FERNANDO JESUS" w:date="2026-09-01T10:56:00Z"/>
              </w:rPr>
              <w:pPrChange w:id="1364" w:author="OLIVARES MARTINEZ FERNANDO JESUS" w:date="2026-09-01T11:10:00Z">
                <w:pPr/>
              </w:pPrChange>
            </w:pPr>
            <w:ins w:id="1365" w:author="OLIVARES MARTINEZ FERNANDO JESUS" w:date="2026-09-01T11:00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</w:tr>
      <w:tr w:rsidR="0037419B" w14:paraId="31D599A5" w14:textId="77777777" w:rsidTr="00D93E61">
        <w:trPr>
          <w:ins w:id="1366" w:author="OLIVARES MARTINEZ FERNANDO JESUS" w:date="2026-09-01T10:56:00Z"/>
          <w:trPrChange w:id="1367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368" w:author="OLIVARES MARTINEZ FERNANDO JESUS" w:date="2026-09-01T11:09:00Z">
              <w:tcPr>
                <w:tcW w:w="0" w:type="auto"/>
              </w:tcPr>
            </w:tcPrChange>
          </w:tcPr>
          <w:p w14:paraId="2DB9D0D4" w14:textId="3443FCC9" w:rsidR="0037419B" w:rsidRPr="00C259F8" w:rsidRDefault="0037419B" w:rsidP="0037419B">
            <w:pPr>
              <w:rPr>
                <w:ins w:id="1369" w:author="OLIVARES MARTINEZ FERNANDO JESUS" w:date="2026-09-01T10:56:00Z"/>
              </w:rPr>
            </w:pPr>
            <w:ins w:id="1370" w:author="OLIVARES MARTINEZ FERNANDO JESUS" w:date="2026-09-01T11:04:00Z">
              <w:r w:rsidRPr="00C259F8">
                <w:t>Descripción</w:t>
              </w:r>
            </w:ins>
          </w:p>
        </w:tc>
        <w:tc>
          <w:tcPr>
            <w:tcW w:w="4312" w:type="dxa"/>
            <w:tcPrChange w:id="1371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4C8D22A4" w14:textId="29A5DD20" w:rsidR="0037419B" w:rsidRPr="00C259F8" w:rsidRDefault="0037419B" w:rsidP="0037419B">
            <w:pPr>
              <w:rPr>
                <w:ins w:id="1372" w:author="OLIVARES MARTINEZ FERNANDO JESUS" w:date="2026-09-01T10:56:00Z"/>
                <w:lang w:val="es-ES_tradnl"/>
              </w:rPr>
            </w:pPr>
            <w:ins w:id="1373" w:author="OLIVARES MARTINEZ FERNANDO JESUS" w:date="2026-09-01T11:04:00Z">
              <w:r w:rsidRPr="00C259F8">
                <w:rPr>
                  <w:lang w:val="es-ES_tradnl"/>
                </w:rPr>
                <w:t>Input Text Alfanumérico.</w:t>
              </w:r>
              <w:r>
                <w:rPr>
                  <w:lang w:val="es-ES_tradnl"/>
                </w:rPr>
                <w:t xml:space="preserve"> </w:t>
              </w:r>
              <w:r w:rsidRPr="00C259F8">
                <w:rPr>
                  <w:lang w:val="es-ES_tradnl"/>
                </w:rPr>
                <w:t xml:space="preserve">Búsqueda parcial o por coincidencias en el texto descriptivo de la </w:t>
              </w:r>
              <w:r>
                <w:rPr>
                  <w:lang w:val="es-ES_tradnl"/>
                </w:rPr>
                <w:t>CIO</w:t>
              </w:r>
              <w:r w:rsidRPr="00C259F8">
                <w:rPr>
                  <w:lang w:val="es-ES_tradnl"/>
                </w:rPr>
                <w:t>.</w:t>
              </w:r>
            </w:ins>
          </w:p>
        </w:tc>
        <w:tc>
          <w:tcPr>
            <w:tcW w:w="4378" w:type="dxa"/>
            <w:tcPrChange w:id="1374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5B62D776" w14:textId="77777777" w:rsidR="0037419B" w:rsidRDefault="0037419B" w:rsidP="0037419B">
            <w:pPr>
              <w:rPr>
                <w:ins w:id="1375" w:author="OLIVARES MARTINEZ FERNANDO JESUS" w:date="2026-09-01T11:04:00Z"/>
              </w:rPr>
            </w:pPr>
            <w:ins w:id="1376" w:author="OLIVARES MARTINEZ FERNANDO JESUS" w:date="2026-09-01T11:04:00Z">
              <w:r>
                <w:t>SIA_DAT_CIO</w:t>
              </w:r>
            </w:ins>
          </w:p>
          <w:p w14:paraId="79F0A25B" w14:textId="77777777" w:rsidR="0037419B" w:rsidRDefault="0037419B" w:rsidP="0037419B">
            <w:pPr>
              <w:rPr>
                <w:ins w:id="1377" w:author="OLIVARES MARTINEZ FERNANDO JESUS" w:date="2026-09-01T11:04:00Z"/>
              </w:rPr>
            </w:pPr>
            <w:ins w:id="1378" w:author="OLIVARES MARTINEZ FERNANDO JESUS" w:date="2026-09-01T11:04:00Z">
              <w:r>
                <w:t>DESCRIPCION LIKE '%</w:t>
              </w:r>
              <w:proofErr w:type="spellStart"/>
              <w:r>
                <w:t>Descripcion</w:t>
              </w:r>
              <w:proofErr w:type="spellEnd"/>
              <w:r>
                <w:t>%</w:t>
              </w:r>
            </w:ins>
          </w:p>
          <w:p w14:paraId="5D76CE4F" w14:textId="1F916AC2" w:rsidR="0037419B" w:rsidRDefault="0037419B" w:rsidP="0037419B">
            <w:pPr>
              <w:rPr>
                <w:ins w:id="1379" w:author="OLIVARES MARTINEZ FERNANDO JESUS" w:date="2026-09-01T10:56:00Z"/>
              </w:rPr>
            </w:pPr>
            <w:ins w:id="1380" w:author="OLIVARES MARTINEZ FERNANDO JESUS" w:date="2026-09-01T11:04:00Z">
              <w:r>
                <w:t>No sensitivo con mayúscula/minúscula.</w:t>
              </w:r>
            </w:ins>
          </w:p>
        </w:tc>
      </w:tr>
      <w:tr w:rsidR="0037419B" w14:paraId="257A6599" w14:textId="77777777" w:rsidTr="00D93E61">
        <w:trPr>
          <w:ins w:id="1381" w:author="OLIVARES MARTINEZ FERNANDO JESUS" w:date="2026-09-01T10:56:00Z"/>
          <w:trPrChange w:id="1382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383" w:author="OLIVARES MARTINEZ FERNANDO JESUS" w:date="2026-09-01T11:09:00Z">
              <w:tcPr>
                <w:tcW w:w="0" w:type="auto"/>
              </w:tcPr>
            </w:tcPrChange>
          </w:tcPr>
          <w:p w14:paraId="13B5B5A4" w14:textId="77F4E2BC" w:rsidR="0037419B" w:rsidRPr="00C259F8" w:rsidRDefault="0037419B" w:rsidP="0037419B">
            <w:pPr>
              <w:rPr>
                <w:ins w:id="1384" w:author="OLIVARES MARTINEZ FERNANDO JESUS" w:date="2026-09-01T10:56:00Z"/>
              </w:rPr>
            </w:pPr>
            <w:ins w:id="1385" w:author="OLIVARES MARTINEZ FERNANDO JESUS" w:date="2026-09-01T11:04:00Z">
              <w:r>
                <w:t>Ejército</w:t>
              </w:r>
            </w:ins>
          </w:p>
        </w:tc>
        <w:tc>
          <w:tcPr>
            <w:tcW w:w="4312" w:type="dxa"/>
            <w:tcPrChange w:id="1386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3D060163" w14:textId="08AB3592" w:rsidR="0037419B" w:rsidRPr="00C259F8" w:rsidRDefault="0037419B" w:rsidP="0037419B">
            <w:pPr>
              <w:rPr>
                <w:ins w:id="1387" w:author="OLIVARES MARTINEZ FERNANDO JESUS" w:date="2026-09-01T10:56:00Z"/>
                <w:lang w:val="es-ES_tradnl"/>
              </w:rPr>
            </w:pPr>
            <w:ins w:id="1388" w:author="OLIVARES MARTINEZ FERNANDO JESUS" w:date="2026-09-01T11:04:00Z">
              <w:r>
                <w:rPr>
                  <w:lang w:val="es-ES_tradnl"/>
                </w:rPr>
                <w:t>Identificados Ejército: SIA_DAT_EJERCITO.CODIGO</w:t>
              </w:r>
            </w:ins>
          </w:p>
        </w:tc>
        <w:tc>
          <w:tcPr>
            <w:tcW w:w="4378" w:type="dxa"/>
            <w:tcPrChange w:id="1389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2B32CB7A" w14:textId="77777777" w:rsidR="0037419B" w:rsidRDefault="0037419B" w:rsidP="0037419B">
            <w:pPr>
              <w:rPr>
                <w:ins w:id="1390" w:author="OLIVARES MARTINEZ FERNANDO JESUS" w:date="2026-09-01T11:04:00Z"/>
              </w:rPr>
            </w:pPr>
            <w:ins w:id="1391" w:author="OLIVARES MARTINEZ FERNANDO JESUS" w:date="2026-09-01T11:04:00Z">
              <w:r>
                <w:t>SIA_DAT_CIO.ID_CIO = “Código”</w:t>
              </w:r>
            </w:ins>
          </w:p>
          <w:p w14:paraId="2A6FFE45" w14:textId="56B4CBF4" w:rsidR="0037419B" w:rsidRDefault="0037419B" w:rsidP="0037419B">
            <w:pPr>
              <w:rPr>
                <w:ins w:id="1392" w:author="OLIVARES MARTINEZ FERNANDO JESUS" w:date="2026-09-01T10:56:00Z"/>
              </w:rPr>
            </w:pPr>
            <w:ins w:id="1393" w:author="OLIVARES MARTINEZ FERNANDO JESUS" w:date="2026-09-01T11:04:00Z">
              <w:r>
                <w:t>SIADAT.EJERCITO = SIA_DAT_CIO.</w:t>
              </w:r>
              <w:r w:rsidRPr="0037419B">
                <w:t>ID_EJERCITO</w:t>
              </w:r>
            </w:ins>
          </w:p>
        </w:tc>
      </w:tr>
      <w:tr w:rsidR="0037419B" w14:paraId="150463DE" w14:textId="77777777" w:rsidTr="00D93E61">
        <w:trPr>
          <w:ins w:id="1394" w:author="OLIVARES MARTINEZ FERNANDO JESUS" w:date="2026-09-01T10:56:00Z"/>
          <w:trPrChange w:id="1395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396" w:author="OLIVARES MARTINEZ FERNANDO JESUS" w:date="2026-09-01T11:09:00Z">
              <w:tcPr>
                <w:tcW w:w="0" w:type="auto"/>
              </w:tcPr>
            </w:tcPrChange>
          </w:tcPr>
          <w:p w14:paraId="639871D3" w14:textId="622B1A6B" w:rsidR="0037419B" w:rsidRPr="00C259F8" w:rsidRDefault="0037419B" w:rsidP="0037419B">
            <w:pPr>
              <w:rPr>
                <w:ins w:id="1397" w:author="OLIVARES MARTINEZ FERNANDO JESUS" w:date="2026-09-01T10:56:00Z"/>
              </w:rPr>
            </w:pPr>
            <w:ins w:id="1398" w:author="OLIVARES MARTINEZ FERNANDO JESUS" w:date="2026-09-01T11:04:00Z">
              <w:r>
                <w:t>Nombre Unidad</w:t>
              </w:r>
            </w:ins>
          </w:p>
        </w:tc>
        <w:tc>
          <w:tcPr>
            <w:tcW w:w="4312" w:type="dxa"/>
            <w:tcPrChange w:id="1399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6A53A449" w14:textId="10D02E70" w:rsidR="0037419B" w:rsidRPr="00C259F8" w:rsidRDefault="0037419B" w:rsidP="0037419B">
            <w:pPr>
              <w:rPr>
                <w:ins w:id="1400" w:author="OLIVARES MARTINEZ FERNANDO JESUS" w:date="2026-09-01T10:56:00Z"/>
                <w:lang w:val="es-ES_tradnl"/>
              </w:rPr>
            </w:pPr>
            <w:ins w:id="1401" w:author="OLIVARES MARTINEZ FERNANDO JESUS" w:date="2026-09-01T11:04:00Z">
              <w:r>
                <w:rPr>
                  <w:lang w:val="es-ES_tradnl"/>
                </w:rPr>
                <w:t xml:space="preserve">Nombre Unidad CIO </w:t>
              </w:r>
            </w:ins>
          </w:p>
        </w:tc>
        <w:tc>
          <w:tcPr>
            <w:tcW w:w="4378" w:type="dxa"/>
            <w:tcPrChange w:id="1402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392A5F03" w14:textId="77777777" w:rsidR="0037419B" w:rsidRDefault="0037419B" w:rsidP="0037419B">
            <w:pPr>
              <w:rPr>
                <w:ins w:id="1403" w:author="OLIVARES MARTINEZ FERNANDO JESUS" w:date="2026-09-01T11:05:00Z"/>
              </w:rPr>
            </w:pPr>
            <w:ins w:id="1404" w:author="OLIVARES MARTINEZ FERNANDO JESUS" w:date="2026-09-01T11:05:00Z">
              <w:r>
                <w:t>SIA_DAT_CIO.</w:t>
              </w:r>
            </w:ins>
            <w:ins w:id="1405" w:author="OLIVARES MARTINEZ FERNANDO JESUS" w:date="2026-09-01T11:04:00Z">
              <w:r w:rsidRPr="0037419B">
                <w:t>NOMBRE_UNIDAD2</w:t>
              </w:r>
            </w:ins>
            <w:ins w:id="1406" w:author="OLIVARES MARTINEZ FERNANDO JESUS" w:date="2026-09-01T11:05:00Z">
              <w:r>
                <w:t xml:space="preserve"> </w:t>
              </w:r>
              <w:r>
                <w:t>LIKE '%</w:t>
              </w:r>
              <w:proofErr w:type="spellStart"/>
              <w:r>
                <w:t>Descripcion</w:t>
              </w:r>
              <w:proofErr w:type="spellEnd"/>
              <w:r>
                <w:t>%</w:t>
              </w:r>
            </w:ins>
          </w:p>
          <w:p w14:paraId="25D26F4B" w14:textId="298BC0F2" w:rsidR="0037419B" w:rsidRDefault="0037419B" w:rsidP="0037419B">
            <w:pPr>
              <w:rPr>
                <w:ins w:id="1407" w:author="OLIVARES MARTINEZ FERNANDO JESUS" w:date="2026-09-01T10:56:00Z"/>
              </w:rPr>
            </w:pPr>
            <w:ins w:id="1408" w:author="OLIVARES MARTINEZ FERNANDO JESUS" w:date="2026-09-01T11:05:00Z">
              <w:r>
                <w:t>No sensitivo con mayúscula/minúscula.</w:t>
              </w:r>
            </w:ins>
          </w:p>
        </w:tc>
      </w:tr>
      <w:tr w:rsidR="0037419B" w14:paraId="44E00083" w14:textId="77777777" w:rsidTr="00D93E61">
        <w:trPr>
          <w:ins w:id="1409" w:author="OLIVARES MARTINEZ FERNANDO JESUS" w:date="2026-09-01T10:56:00Z"/>
          <w:trPrChange w:id="1410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411" w:author="OLIVARES MARTINEZ FERNANDO JESUS" w:date="2026-09-01T11:09:00Z">
              <w:tcPr>
                <w:tcW w:w="0" w:type="auto"/>
              </w:tcPr>
            </w:tcPrChange>
          </w:tcPr>
          <w:p w14:paraId="470685E0" w14:textId="000245C2" w:rsidR="0037419B" w:rsidRPr="00C259F8" w:rsidRDefault="0037419B" w:rsidP="0037419B">
            <w:pPr>
              <w:rPr>
                <w:ins w:id="1412" w:author="OLIVARES MARTINEZ FERNANDO JESUS" w:date="2026-09-01T10:56:00Z"/>
              </w:rPr>
            </w:pPr>
            <w:ins w:id="1413" w:author="OLIVARES MARTINEZ FERNANDO JESUS" w:date="2026-09-01T11:05:00Z">
              <w:r>
                <w:t>Código Unidad</w:t>
              </w:r>
            </w:ins>
          </w:p>
        </w:tc>
        <w:tc>
          <w:tcPr>
            <w:tcW w:w="4312" w:type="dxa"/>
            <w:tcPrChange w:id="1414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604ABC96" w14:textId="3D899371" w:rsidR="0037419B" w:rsidRPr="00C259F8" w:rsidRDefault="0037419B" w:rsidP="0037419B">
            <w:pPr>
              <w:rPr>
                <w:ins w:id="1415" w:author="OLIVARES MARTINEZ FERNANDO JESUS" w:date="2026-09-01T10:56:00Z"/>
                <w:lang w:val="es-ES_tradnl"/>
              </w:rPr>
            </w:pPr>
            <w:ins w:id="1416" w:author="OLIVARES MARTINEZ FERNANDO JESUS" w:date="2026-09-01T11:05:00Z">
              <w:r>
                <w:rPr>
                  <w:lang w:val="es-ES_tradnl"/>
                </w:rPr>
                <w:t xml:space="preserve">Código </w:t>
              </w:r>
              <w:r>
                <w:rPr>
                  <w:lang w:val="es-ES_tradnl"/>
                </w:rPr>
                <w:t>Unidad CIO</w:t>
              </w:r>
            </w:ins>
          </w:p>
        </w:tc>
        <w:tc>
          <w:tcPr>
            <w:tcW w:w="4378" w:type="dxa"/>
            <w:tcPrChange w:id="1417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2E31BB02" w14:textId="217641E1" w:rsidR="0037419B" w:rsidRDefault="0037419B" w:rsidP="0037419B">
            <w:pPr>
              <w:rPr>
                <w:ins w:id="1418" w:author="OLIVARES MARTINEZ FERNANDO JESUS" w:date="2026-09-01T10:56:00Z"/>
              </w:rPr>
            </w:pPr>
            <w:ins w:id="1419" w:author="OLIVARES MARTINEZ FERNANDO JESUS" w:date="2026-09-01T11:05:00Z">
              <w:r w:rsidRPr="0037419B">
                <w:t>ID_UNIDAD2_CIO</w:t>
              </w:r>
              <w:r>
                <w:t xml:space="preserve"> = “Código Unidad”</w:t>
              </w:r>
            </w:ins>
          </w:p>
        </w:tc>
      </w:tr>
      <w:tr w:rsidR="0037419B" w14:paraId="37323778" w14:textId="77777777" w:rsidTr="00D93E61">
        <w:tblPrEx>
          <w:tblPrExChange w:id="1420" w:author="OLIVARES MARTINEZ FERNANDO JESUS" w:date="2026-09-01T11:09:00Z">
            <w:tblPrEx>
              <w:tblW w:w="9961" w:type="dxa"/>
            </w:tblPrEx>
          </w:tblPrExChange>
        </w:tblPrEx>
        <w:trPr>
          <w:ins w:id="1421" w:author="OLIVARES MARTINEZ FERNANDO JESUS" w:date="2026-09-01T11:06:00Z"/>
        </w:trPr>
        <w:tc>
          <w:tcPr>
            <w:tcW w:w="1271" w:type="dxa"/>
            <w:tcPrChange w:id="1422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7DC95EA0" w14:textId="489D344B" w:rsidR="0037419B" w:rsidRPr="00C259F8" w:rsidRDefault="0037419B" w:rsidP="0037419B">
            <w:pPr>
              <w:rPr>
                <w:ins w:id="1423" w:author="OLIVARES MARTINEZ FERNANDO JESUS" w:date="2026-09-01T11:06:00Z"/>
              </w:rPr>
            </w:pPr>
            <w:ins w:id="1424" w:author="OLIVARES MARTINEZ FERNANDO JESUS" w:date="2026-09-01T11:06:00Z">
              <w:r>
                <w:t xml:space="preserve">Nombre </w:t>
              </w:r>
              <w:r>
                <w:t>Subu</w:t>
              </w:r>
              <w:r>
                <w:t>nidad</w:t>
              </w:r>
            </w:ins>
          </w:p>
        </w:tc>
        <w:tc>
          <w:tcPr>
            <w:tcW w:w="4312" w:type="dxa"/>
            <w:tcPrChange w:id="1425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31402400" w14:textId="18C8464D" w:rsidR="0037419B" w:rsidRPr="00C259F8" w:rsidRDefault="0037419B" w:rsidP="0037419B">
            <w:pPr>
              <w:rPr>
                <w:ins w:id="1426" w:author="OLIVARES MARTINEZ FERNANDO JESUS" w:date="2026-09-01T11:06:00Z"/>
                <w:lang w:val="es-ES_tradnl"/>
              </w:rPr>
            </w:pPr>
            <w:ins w:id="1427" w:author="OLIVARES MARTINEZ FERNANDO JESUS" w:date="2026-09-01T11:06:00Z">
              <w:r>
                <w:rPr>
                  <w:lang w:val="es-ES_tradnl"/>
                </w:rPr>
                <w:t xml:space="preserve">Nombre </w:t>
              </w:r>
              <w:r>
                <w:rPr>
                  <w:lang w:val="es-ES_tradnl"/>
                </w:rPr>
                <w:t>Subu</w:t>
              </w:r>
              <w:r>
                <w:rPr>
                  <w:lang w:val="es-ES_tradnl"/>
                </w:rPr>
                <w:t xml:space="preserve">nidad CIO </w:t>
              </w:r>
            </w:ins>
          </w:p>
        </w:tc>
        <w:tc>
          <w:tcPr>
            <w:tcW w:w="4378" w:type="dxa"/>
            <w:tcPrChange w:id="1428" w:author="OLIVARES MARTINEZ FERNANDO JESUS" w:date="2026-09-01T11:09:00Z">
              <w:tcPr>
                <w:tcW w:w="4378" w:type="dxa"/>
                <w:gridSpan w:val="2"/>
              </w:tcPr>
            </w:tcPrChange>
          </w:tcPr>
          <w:p w14:paraId="47FB584E" w14:textId="5A40A012" w:rsidR="0037419B" w:rsidRDefault="0037419B" w:rsidP="0037419B">
            <w:pPr>
              <w:rPr>
                <w:ins w:id="1429" w:author="OLIVARES MARTINEZ FERNANDO JESUS" w:date="2026-09-01T11:06:00Z"/>
              </w:rPr>
            </w:pPr>
            <w:ins w:id="1430" w:author="OLIVARES MARTINEZ FERNANDO JESUS" w:date="2026-09-01T11:06:00Z">
              <w:r>
                <w:t>SIA_DAT_CIO.</w:t>
              </w:r>
              <w:r w:rsidRPr="0037419B">
                <w:t>NOMBRE_UNIDAD</w:t>
              </w:r>
              <w:r>
                <w:t>3</w:t>
              </w:r>
              <w:r>
                <w:t xml:space="preserve"> LIKE '%</w:t>
              </w:r>
              <w:proofErr w:type="spellStart"/>
              <w:r>
                <w:t>Descripcion</w:t>
              </w:r>
              <w:proofErr w:type="spellEnd"/>
              <w:r>
                <w:t>%</w:t>
              </w:r>
            </w:ins>
          </w:p>
          <w:p w14:paraId="04B1E1DB" w14:textId="107775AA" w:rsidR="0037419B" w:rsidRDefault="0037419B" w:rsidP="0037419B">
            <w:pPr>
              <w:rPr>
                <w:ins w:id="1431" w:author="OLIVARES MARTINEZ FERNANDO JESUS" w:date="2026-09-01T11:06:00Z"/>
              </w:rPr>
            </w:pPr>
            <w:ins w:id="1432" w:author="OLIVARES MARTINEZ FERNANDO JESUS" w:date="2026-09-01T11:06:00Z">
              <w:r>
                <w:t>No sensitivo con mayúscula/minúscula.</w:t>
              </w:r>
            </w:ins>
          </w:p>
        </w:tc>
      </w:tr>
      <w:tr w:rsidR="0037419B" w14:paraId="61CC7FE3" w14:textId="77777777" w:rsidTr="00D93E61">
        <w:trPr>
          <w:ins w:id="1433" w:author="OLIVARES MARTINEZ FERNANDO JESUS" w:date="2026-09-01T10:56:00Z"/>
          <w:trPrChange w:id="1434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435" w:author="OLIVARES MARTINEZ FERNANDO JESUS" w:date="2026-09-01T11:09:00Z">
              <w:tcPr>
                <w:tcW w:w="0" w:type="auto"/>
              </w:tcPr>
            </w:tcPrChange>
          </w:tcPr>
          <w:p w14:paraId="782B777B" w14:textId="5AC7B3E0" w:rsidR="0037419B" w:rsidRPr="00C259F8" w:rsidRDefault="0037419B" w:rsidP="0037419B">
            <w:pPr>
              <w:rPr>
                <w:ins w:id="1436" w:author="OLIVARES MARTINEZ FERNANDO JESUS" w:date="2026-09-01T10:56:00Z"/>
              </w:rPr>
            </w:pPr>
            <w:ins w:id="1437" w:author="OLIVARES MARTINEZ FERNANDO JESUS" w:date="2026-09-01T11:06:00Z">
              <w:r>
                <w:t xml:space="preserve">Código </w:t>
              </w:r>
              <w:r>
                <w:t>Subu</w:t>
              </w:r>
              <w:r>
                <w:t>nidad</w:t>
              </w:r>
            </w:ins>
          </w:p>
        </w:tc>
        <w:tc>
          <w:tcPr>
            <w:tcW w:w="4312" w:type="dxa"/>
            <w:tcPrChange w:id="1438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3693A252" w14:textId="6C6B62DF" w:rsidR="0037419B" w:rsidRPr="00C259F8" w:rsidRDefault="0037419B" w:rsidP="0037419B">
            <w:pPr>
              <w:rPr>
                <w:ins w:id="1439" w:author="OLIVARES MARTINEZ FERNANDO JESUS" w:date="2026-09-01T10:56:00Z"/>
                <w:lang w:val="es-ES_tradnl"/>
              </w:rPr>
            </w:pPr>
            <w:ins w:id="1440" w:author="OLIVARES MARTINEZ FERNANDO JESUS" w:date="2026-09-01T11:06:00Z">
              <w:r>
                <w:rPr>
                  <w:lang w:val="es-ES_tradnl"/>
                </w:rPr>
                <w:t xml:space="preserve">Código </w:t>
              </w:r>
              <w:r>
                <w:rPr>
                  <w:lang w:val="es-ES_tradnl"/>
                </w:rPr>
                <w:t>Subu</w:t>
              </w:r>
              <w:r>
                <w:rPr>
                  <w:lang w:val="es-ES_tradnl"/>
                </w:rPr>
                <w:t>nidad CIO</w:t>
              </w:r>
            </w:ins>
          </w:p>
        </w:tc>
        <w:tc>
          <w:tcPr>
            <w:tcW w:w="4378" w:type="dxa"/>
            <w:tcPrChange w:id="1441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58C6E859" w14:textId="5EC8E9B1" w:rsidR="0037419B" w:rsidRDefault="0037419B" w:rsidP="0037419B">
            <w:pPr>
              <w:rPr>
                <w:ins w:id="1442" w:author="OLIVARES MARTINEZ FERNANDO JESUS" w:date="2026-09-01T10:56:00Z"/>
              </w:rPr>
            </w:pPr>
            <w:ins w:id="1443" w:author="OLIVARES MARTINEZ FERNANDO JESUS" w:date="2026-09-01T11:06:00Z">
              <w:r w:rsidRPr="0037419B">
                <w:t>ID_UNIDAD</w:t>
              </w:r>
              <w:r>
                <w:t>3</w:t>
              </w:r>
              <w:r w:rsidRPr="0037419B">
                <w:t>_CIO</w:t>
              </w:r>
              <w:r>
                <w:t xml:space="preserve"> = “Código </w:t>
              </w:r>
              <w:r>
                <w:t>Subu</w:t>
              </w:r>
              <w:r>
                <w:t>nidad”</w:t>
              </w:r>
            </w:ins>
          </w:p>
        </w:tc>
      </w:tr>
      <w:tr w:rsidR="0037419B" w:rsidDel="00D93E61" w14:paraId="2A094C69" w14:textId="7EDA1D5E" w:rsidTr="00D93E61">
        <w:trPr>
          <w:del w:id="1444" w:author="OLIVARES MARTINEZ FERNANDO JESUS" w:date="2026-09-01T11:07:00Z"/>
          <w:trPrChange w:id="1445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446" w:author="OLIVARES MARTINEZ FERNANDO JESUS" w:date="2026-09-01T11:09:00Z">
              <w:tcPr>
                <w:tcW w:w="0" w:type="auto"/>
              </w:tcPr>
            </w:tcPrChange>
          </w:tcPr>
          <w:p w14:paraId="78782863" w14:textId="78E91066" w:rsidR="0037419B" w:rsidDel="00D93E61" w:rsidRDefault="0037419B" w:rsidP="0037419B">
            <w:pPr>
              <w:rPr>
                <w:del w:id="1447" w:author="OLIVARES MARTINEZ FERNANDO JESUS" w:date="2026-09-01T11:07:00Z"/>
              </w:rPr>
            </w:pPr>
            <w:del w:id="1448" w:author="OLIVARES MARTINEZ FERNANDO JESUS" w:date="2026-09-01T11:07:00Z">
              <w:r w:rsidRPr="00C259F8" w:rsidDel="00D93E61">
                <w:delText>Descripción</w:delText>
              </w:r>
            </w:del>
          </w:p>
        </w:tc>
        <w:tc>
          <w:tcPr>
            <w:tcW w:w="4312" w:type="dxa"/>
            <w:tcPrChange w:id="1449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34B25554" w14:textId="59484401" w:rsidR="0037419B" w:rsidDel="00D93E61" w:rsidRDefault="0037419B" w:rsidP="0037419B">
            <w:pPr>
              <w:rPr>
                <w:del w:id="1450" w:author="OLIVARES MARTINEZ FERNANDO JESUS" w:date="2026-09-01T11:07:00Z"/>
                <w:lang w:val="es-ES_tradnl"/>
              </w:rPr>
            </w:pPr>
            <w:del w:id="1451" w:author="OLIVARES MARTINEZ FERNANDO JESUS" w:date="2026-09-01T11:07:00Z">
              <w:r w:rsidRPr="00C259F8" w:rsidDel="00D93E61">
                <w:rPr>
                  <w:lang w:val="es-ES_tradnl"/>
                </w:rPr>
                <w:delText>Input Text Alfanumérico.</w:delText>
              </w:r>
              <w:r w:rsidDel="00D93E61">
                <w:rPr>
                  <w:lang w:val="es-ES_tradnl"/>
                </w:rPr>
                <w:delText xml:space="preserve"> </w:delText>
              </w:r>
              <w:r w:rsidRPr="00C259F8" w:rsidDel="00D93E61">
                <w:rPr>
                  <w:lang w:val="es-ES_tradnl"/>
                </w:rPr>
                <w:delText xml:space="preserve">Búsqueda parcial o por coincidencias en el texto descriptivo de la </w:delText>
              </w:r>
            </w:del>
            <w:del w:id="1452" w:author="OLIVARES MARTINEZ FERNANDO JESUS" w:date="2026-09-01T10:02:00Z">
              <w:r w:rsidRPr="00C259F8" w:rsidDel="00EA4C3E">
                <w:rPr>
                  <w:lang w:val="es-ES_tradnl"/>
                </w:rPr>
                <w:delText>voz</w:delText>
              </w:r>
            </w:del>
            <w:del w:id="1453" w:author="OLIVARES MARTINEZ FERNANDO JESUS" w:date="2026-09-01T11:07:00Z">
              <w:r w:rsidRPr="00C259F8" w:rsidDel="00D93E61">
                <w:rPr>
                  <w:lang w:val="es-ES_tradnl"/>
                </w:rPr>
                <w:delText>.</w:delText>
              </w:r>
            </w:del>
          </w:p>
        </w:tc>
        <w:tc>
          <w:tcPr>
            <w:tcW w:w="4378" w:type="dxa"/>
            <w:tcPrChange w:id="1454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69950A49" w14:textId="68B6016A" w:rsidR="0037419B" w:rsidDel="00D93E61" w:rsidRDefault="0037419B" w:rsidP="0037419B">
            <w:pPr>
              <w:rPr>
                <w:del w:id="1455" w:author="OLIVARES MARTINEZ FERNANDO JESUS" w:date="2026-09-01T11:07:00Z"/>
              </w:rPr>
            </w:pPr>
            <w:del w:id="1456" w:author="OLIVARES MARTINEZ FERNANDO JESUS" w:date="2026-09-01T11:07:00Z">
              <w:r w:rsidDel="00D93E61">
                <w:delText>SIA_DAT_</w:delText>
              </w:r>
            </w:del>
            <w:del w:id="1457" w:author="OLIVARES MARTINEZ FERNANDO JESUS" w:date="2026-09-01T10:02:00Z">
              <w:r w:rsidDel="00EA4C3E">
                <w:delText>VOZ</w:delText>
              </w:r>
            </w:del>
          </w:p>
          <w:p w14:paraId="427CBCB4" w14:textId="0F66625E" w:rsidR="0037419B" w:rsidDel="00D93E61" w:rsidRDefault="0037419B" w:rsidP="0037419B">
            <w:pPr>
              <w:rPr>
                <w:del w:id="1458" w:author="OLIVARES MARTINEZ FERNANDO JESUS" w:date="2026-09-01T11:07:00Z"/>
              </w:rPr>
            </w:pPr>
            <w:del w:id="1459" w:author="OLIVARES MARTINEZ FERNANDO JESUS" w:date="2026-09-01T11:07:00Z">
              <w:r w:rsidDel="00D93E61">
                <w:delText>DESCRIPCION LIKE '%Descripcion%</w:delText>
              </w:r>
            </w:del>
          </w:p>
          <w:p w14:paraId="388038A1" w14:textId="38A3CC1C" w:rsidR="0037419B" w:rsidDel="00D93E61" w:rsidRDefault="0037419B" w:rsidP="0037419B">
            <w:pPr>
              <w:rPr>
                <w:del w:id="1460" w:author="OLIVARES MARTINEZ FERNANDO JESUS" w:date="2026-09-01T11:07:00Z"/>
              </w:rPr>
            </w:pPr>
            <w:del w:id="1461" w:author="OLIVARES MARTINEZ FERNANDO JESUS" w:date="2026-09-01T11:07:00Z">
              <w:r w:rsidDel="00D93E61">
                <w:delText>No sensitivo con mayúscula/minúscula.</w:delText>
              </w:r>
            </w:del>
          </w:p>
        </w:tc>
      </w:tr>
      <w:tr w:rsidR="0037419B" w:rsidRPr="0037419B" w14:paraId="009A5FFC" w14:textId="77777777" w:rsidTr="00D93E61">
        <w:trPr>
          <w:trPrChange w:id="1462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463" w:author="OLIVARES MARTINEZ FERNANDO JESUS" w:date="2026-09-01T11:09:00Z">
              <w:tcPr>
                <w:tcW w:w="0" w:type="auto"/>
              </w:tcPr>
            </w:tcPrChange>
          </w:tcPr>
          <w:p w14:paraId="137DF3F9" w14:textId="404C7CF5" w:rsidR="0037419B" w:rsidRDefault="0037419B" w:rsidP="0037419B">
            <w:ins w:id="1464" w:author="OLIVARES MARTINEZ FERNANDO JESUS" w:date="2026-09-01T11:03:00Z">
              <w:r>
                <w:t>Activo</w:t>
              </w:r>
            </w:ins>
            <w:del w:id="1465" w:author="OLIVARES MARTINEZ FERNANDO JESUS" w:date="2026-09-01T11:03:00Z">
              <w:r w:rsidRPr="00C259F8" w:rsidDel="00C6300B">
                <w:delText xml:space="preserve">Tipo de </w:delText>
              </w:r>
            </w:del>
            <w:del w:id="1466" w:author="OLIVARES MARTINEZ FERNANDO JESUS" w:date="2026-09-01T10:02:00Z">
              <w:r w:rsidRPr="00C259F8" w:rsidDel="00EA4C3E">
                <w:delText>Voz</w:delText>
              </w:r>
            </w:del>
          </w:p>
        </w:tc>
        <w:tc>
          <w:tcPr>
            <w:tcW w:w="4312" w:type="dxa"/>
            <w:tcPrChange w:id="1467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796DB31F" w14:textId="19F28751" w:rsidR="0037419B" w:rsidRDefault="0037419B" w:rsidP="0037419B">
            <w:pPr>
              <w:rPr>
                <w:ins w:id="1468" w:author="OLIVARES MARTINEZ FERNANDO JESUS" w:date="2026-09-01T11:03:00Z"/>
              </w:rPr>
            </w:pPr>
            <w:ins w:id="1469" w:author="OLIVARES MARTINEZ FERNANDO JESUS" w:date="2026-09-01T11:03:00Z">
              <w:r>
                <w:t xml:space="preserve">Switch </w:t>
              </w:r>
              <w:commentRangeStart w:id="1470"/>
              <w:commentRangeEnd w:id="1470"/>
              <w:r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1470"/>
              </w:r>
              <w:r>
                <w:t xml:space="preserve">con etiqueta “Solo Activos”, filtrar </w:t>
              </w:r>
            </w:ins>
            <w:proofErr w:type="spellStart"/>
            <w:ins w:id="1471" w:author="OLIVARES MARTINEZ FERNANDO JESUS" w:date="2026-09-01T11:08:00Z">
              <w:r w:rsidR="00D93E61">
                <w:t>CIO’s</w:t>
              </w:r>
            </w:ins>
            <w:proofErr w:type="spellEnd"/>
            <w:ins w:id="1472" w:author="OLIVARES MARTINEZ FERNANDO JESUS" w:date="2026-09-01T11:03:00Z">
              <w:r>
                <w:t xml:space="preserve"> con el estado seleccionado (ON = Activos, OFF = Todos), El listado de registros mostrados se recarga de manera automática al cambiar el valor del switch</w:t>
              </w:r>
            </w:ins>
          </w:p>
          <w:p w14:paraId="6205501A" w14:textId="13A5C8FA" w:rsidR="0037419B" w:rsidRDefault="0037419B" w:rsidP="0037419B">
            <w:pPr>
              <w:rPr>
                <w:lang w:val="es-ES_tradnl"/>
              </w:rPr>
            </w:pPr>
            <w:del w:id="1473" w:author="OLIVARES MARTINEZ FERNANDO JESUS" w:date="2026-09-01T11:03:00Z">
              <w:r w:rsidRPr="00C259F8" w:rsidDel="00C6300B">
                <w:rPr>
                  <w:lang w:val="es-ES_tradnl"/>
                </w:rPr>
                <w:delText>Selector / Dropdown.</w:delText>
              </w:r>
              <w:r w:rsidDel="00C6300B">
                <w:rPr>
                  <w:lang w:val="es-ES_tradnl"/>
                </w:rPr>
                <w:delText xml:space="preserve"> </w:delText>
              </w:r>
              <w:r w:rsidRPr="00C259F8" w:rsidDel="00C6300B">
                <w:rPr>
                  <w:lang w:val="es-ES_tradnl"/>
                </w:rPr>
                <w:delText>Permite filtrar las voces según su tipología (Sección, Organismo, Cuerpo, Escala</w:delText>
              </w:r>
            </w:del>
            <w:ins w:id="1474" w:author="BERNARDO MONJAS GEMA" w:date="2026-05-27T19:43:00Z">
              <w:del w:id="1475" w:author="OLIVARES MARTINEZ FERNANDO JESUS" w:date="2026-09-01T11:03:00Z">
                <w:r w:rsidDel="00C6300B">
                  <w:rPr>
                    <w:lang w:val="es-ES_tradnl"/>
                  </w:rPr>
                  <w:delText>Epígrafe</w:delText>
                </w:r>
              </w:del>
            </w:ins>
            <w:del w:id="1476" w:author="OLIVARES MARTINEZ FERNANDO JESUS" w:date="2026-09-01T11:03:00Z">
              <w:r w:rsidRPr="00C259F8" w:rsidDel="00C6300B">
                <w:rPr>
                  <w:lang w:val="es-ES_tradnl"/>
                </w:rPr>
                <w:delText>, Vicisitud).</w:delText>
              </w:r>
            </w:del>
          </w:p>
        </w:tc>
        <w:tc>
          <w:tcPr>
            <w:tcW w:w="4378" w:type="dxa"/>
            <w:tcPrChange w:id="1477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2344A47C" w14:textId="102472C1" w:rsidR="0037419B" w:rsidRPr="00D93E61" w:rsidRDefault="0037419B" w:rsidP="0037419B">
            <w:pPr>
              <w:rPr>
                <w:ins w:id="1478" w:author="OLIVARES MARTINEZ FERNANDO JESUS" w:date="2026-09-01T11:03:00Z"/>
                <w:lang w:val="en-US"/>
                <w:rPrChange w:id="1479" w:author="OLIVARES MARTINEZ FERNANDO JESUS" w:date="2026-09-01T11:09:00Z">
                  <w:rPr>
                    <w:ins w:id="1480" w:author="OLIVARES MARTINEZ FERNANDO JESUS" w:date="2026-09-01T11:03:00Z"/>
                  </w:rPr>
                </w:rPrChange>
              </w:rPr>
            </w:pPr>
            <w:ins w:id="1481" w:author="OLIVARES MARTINEZ FERNANDO JESUS" w:date="2026-09-01T11:03:00Z">
              <w:r w:rsidRPr="00D93E61">
                <w:rPr>
                  <w:lang w:val="en-US"/>
                  <w:rPrChange w:id="1482" w:author="OLIVARES MARTINEZ FERNANDO JESUS" w:date="2026-09-01T11:09:00Z">
                    <w:rPr/>
                  </w:rPrChange>
                </w:rPr>
                <w:t>SIA_</w:t>
              </w:r>
            </w:ins>
            <w:ins w:id="1483" w:author="OLIVARES MARTINEZ FERNANDO JESUS" w:date="2026-09-01T11:08:00Z">
              <w:r w:rsidR="00D93E61" w:rsidRPr="00D93E61">
                <w:rPr>
                  <w:lang w:val="en-US"/>
                  <w:rPrChange w:id="1484" w:author="OLIVARES MARTINEZ FERNANDO JESUS" w:date="2026-09-01T11:09:00Z">
                    <w:rPr/>
                  </w:rPrChange>
                </w:rPr>
                <w:t>DAT</w:t>
              </w:r>
            </w:ins>
            <w:ins w:id="1485" w:author="OLIVARES MARTINEZ FERNANDO JESUS" w:date="2026-09-01T11:03:00Z">
              <w:r w:rsidRPr="00D93E61">
                <w:rPr>
                  <w:lang w:val="en-US"/>
                  <w:rPrChange w:id="1486" w:author="OLIVARES MARTINEZ FERNANDO JESUS" w:date="2026-09-01T11:09:00Z">
                    <w:rPr/>
                  </w:rPrChange>
                </w:rPr>
                <w:t xml:space="preserve">_ </w:t>
              </w:r>
            </w:ins>
            <w:ins w:id="1487" w:author="OLIVARES MARTINEZ FERNANDO JESUS" w:date="2026-09-01T11:08:00Z">
              <w:r w:rsidR="00D93E61" w:rsidRPr="00D93E61">
                <w:rPr>
                  <w:lang w:val="en-US"/>
                  <w:rPrChange w:id="1488" w:author="OLIVARES MARTINEZ FERNANDO JESUS" w:date="2026-09-01T11:09:00Z">
                    <w:rPr/>
                  </w:rPrChange>
                </w:rPr>
                <w:t>CIO</w:t>
              </w:r>
            </w:ins>
            <w:ins w:id="1489" w:author="OLIVARES MARTINEZ FERNANDO JESUS" w:date="2026-09-01T11:09:00Z">
              <w:r w:rsidR="00D93E61" w:rsidRPr="00D93E61">
                <w:rPr>
                  <w:lang w:val="en-US"/>
                  <w:rPrChange w:id="1490" w:author="OLIVARES MARTINEZ FERNANDO JESUS" w:date="2026-09-01T11:09:00Z">
                    <w:rPr/>
                  </w:rPrChange>
                </w:rPr>
                <w:t>.</w:t>
              </w:r>
            </w:ins>
            <w:ins w:id="1491" w:author="OLIVARES MARTINEZ FERNANDO JESUS" w:date="2026-09-01T11:03:00Z">
              <w:r w:rsidRPr="00D93E61">
                <w:rPr>
                  <w:lang w:val="en-US"/>
                  <w:rPrChange w:id="1492" w:author="OLIVARES MARTINEZ FERNANDO JESUS" w:date="2026-09-01T11:09:00Z">
                    <w:rPr/>
                  </w:rPrChange>
                </w:rPr>
                <w:t>IND_ACTIVO = (</w:t>
              </w:r>
              <w:proofErr w:type="gramStart"/>
              <w:r w:rsidRPr="00D93E61">
                <w:rPr>
                  <w:lang w:val="en-US"/>
                  <w:rPrChange w:id="1493" w:author="OLIVARES MARTINEZ FERNANDO JESUS" w:date="2026-09-01T11:09:00Z">
                    <w:rPr/>
                  </w:rPrChange>
                </w:rPr>
                <w:t>TRUE,FALSE</w:t>
              </w:r>
              <w:proofErr w:type="gramEnd"/>
              <w:r w:rsidRPr="00D93E61">
                <w:rPr>
                  <w:lang w:val="en-US"/>
                  <w:rPrChange w:id="1494" w:author="OLIVARES MARTINEZ FERNANDO JESUS" w:date="2026-09-01T11:09:00Z">
                    <w:rPr/>
                  </w:rPrChange>
                </w:rPr>
                <w:t>)</w:t>
              </w:r>
            </w:ins>
          </w:p>
          <w:p w14:paraId="4BA45AC2" w14:textId="7C5E16E0" w:rsidR="0037419B" w:rsidRPr="0037419B" w:rsidDel="00C6300B" w:rsidRDefault="0037419B" w:rsidP="0037419B">
            <w:pPr>
              <w:rPr>
                <w:del w:id="1495" w:author="OLIVARES MARTINEZ FERNANDO JESUS" w:date="2026-09-01T11:03:00Z"/>
                <w:lang w:val="en-US"/>
                <w:rPrChange w:id="1496" w:author="OLIVARES MARTINEZ FERNANDO JESUS" w:date="2026-09-01T11:03:00Z">
                  <w:rPr>
                    <w:del w:id="1497" w:author="OLIVARES MARTINEZ FERNANDO JESUS" w:date="2026-09-01T11:03:00Z"/>
                  </w:rPr>
                </w:rPrChange>
              </w:rPr>
            </w:pPr>
            <w:proofErr w:type="gramStart"/>
            <w:ins w:id="1498" w:author="OLIVARES MARTINEZ FERNANDO JESUS" w:date="2026-09-01T11:03:00Z">
              <w:r w:rsidRPr="00FA4714">
                <w:rPr>
                  <w:lang w:val="en-US"/>
                </w:rPr>
                <w:t>ENUM(</w:t>
              </w:r>
              <w:proofErr w:type="gramEnd"/>
              <w:r w:rsidRPr="00FA4714">
                <w:rPr>
                  <w:lang w:val="en-US"/>
                </w:rPr>
                <w:t>ON=TRUE = 1, OFF=FALSE = 0)</w:t>
              </w:r>
            </w:ins>
            <w:del w:id="1499" w:author="OLIVARES MARTINEZ FERNANDO JESUS" w:date="2026-09-01T11:03:00Z">
              <w:r w:rsidRPr="0037419B" w:rsidDel="00C6300B">
                <w:rPr>
                  <w:lang w:val="en-US"/>
                  <w:rPrChange w:id="1500" w:author="OLIVARES MARTINEZ FERNANDO JESUS" w:date="2026-09-01T11:03:00Z">
                    <w:rPr/>
                  </w:rPrChange>
                </w:rPr>
                <w:delText>SIA_DAT_</w:delText>
              </w:r>
            </w:del>
            <w:del w:id="1501" w:author="OLIVARES MARTINEZ FERNANDO JESUS" w:date="2026-09-01T10:02:00Z">
              <w:r w:rsidRPr="0037419B" w:rsidDel="00EA4C3E">
                <w:rPr>
                  <w:lang w:val="en-US"/>
                  <w:rPrChange w:id="1502" w:author="OLIVARES MARTINEZ FERNANDO JESUS" w:date="2026-09-01T11:03:00Z">
                    <w:rPr/>
                  </w:rPrChange>
                </w:rPr>
                <w:delText>VOZ</w:delText>
              </w:r>
            </w:del>
          </w:p>
          <w:p w14:paraId="00DEDB94" w14:textId="5FED5B3C" w:rsidR="0037419B" w:rsidRPr="0037419B" w:rsidRDefault="0037419B" w:rsidP="0037419B">
            <w:pPr>
              <w:rPr>
                <w:lang w:val="en-US"/>
                <w:rPrChange w:id="1503" w:author="OLIVARES MARTINEZ FERNANDO JESUS" w:date="2026-09-01T11:03:00Z">
                  <w:rPr/>
                </w:rPrChange>
              </w:rPr>
            </w:pPr>
            <w:del w:id="1504" w:author="OLIVARES MARTINEZ FERNANDO JESUS" w:date="2026-09-01T11:03:00Z">
              <w:r w:rsidRPr="0037419B" w:rsidDel="00C6300B">
                <w:rPr>
                  <w:lang w:val="en-US"/>
                  <w:rPrChange w:id="1505" w:author="OLIVARES MARTINEZ FERNANDO JESUS" w:date="2026-09-01T11:03:00Z">
                    <w:rPr/>
                  </w:rPrChange>
                </w:rPr>
                <w:delText>ID_TIPO_</w:delText>
              </w:r>
            </w:del>
            <w:del w:id="1506" w:author="OLIVARES MARTINEZ FERNANDO JESUS" w:date="2026-09-01T10:02:00Z">
              <w:r w:rsidRPr="0037419B" w:rsidDel="00EA4C3E">
                <w:rPr>
                  <w:lang w:val="en-US"/>
                  <w:rPrChange w:id="1507" w:author="OLIVARES MARTINEZ FERNANDO JESUS" w:date="2026-09-01T11:03:00Z">
                    <w:rPr/>
                  </w:rPrChange>
                </w:rPr>
                <w:delText>VOZ</w:delText>
              </w:r>
            </w:del>
            <w:del w:id="1508" w:author="OLIVARES MARTINEZ FERNANDO JESUS" w:date="2026-09-01T11:03:00Z">
              <w:r w:rsidRPr="0037419B" w:rsidDel="00C6300B">
                <w:rPr>
                  <w:lang w:val="en-US"/>
                  <w:rPrChange w:id="1509" w:author="OLIVARES MARTINEZ FERNANDO JESUS" w:date="2026-09-01T11:03:00Z">
                    <w:rPr/>
                  </w:rPrChange>
                </w:rPr>
                <w:delText xml:space="preserve"> = :idTipo</w:delText>
              </w:r>
            </w:del>
            <w:del w:id="1510" w:author="OLIVARES MARTINEZ FERNANDO JESUS" w:date="2026-09-01T10:02:00Z">
              <w:r w:rsidRPr="0037419B" w:rsidDel="00EA4C3E">
                <w:rPr>
                  <w:lang w:val="en-US"/>
                  <w:rPrChange w:id="1511" w:author="OLIVARES MARTINEZ FERNANDO JESUS" w:date="2026-09-01T11:03:00Z">
                    <w:rPr/>
                  </w:rPrChange>
                </w:rPr>
                <w:delText>Voz</w:delText>
              </w:r>
            </w:del>
          </w:p>
        </w:tc>
      </w:tr>
      <w:tr w:rsidR="0037419B" w:rsidRPr="0037419B" w:rsidDel="001B3794" w14:paraId="011390D3" w14:textId="0EFA2029" w:rsidTr="00D93E61">
        <w:trPr>
          <w:del w:id="1512" w:author="OLIVARES MARTINEZ FERNANDO JESUS" w:date="2026-08-13T10:52:00Z"/>
          <w:trPrChange w:id="1513" w:author="OLIVARES MARTINEZ FERNANDO JESUS" w:date="2026-09-01T11:09:00Z">
            <w:trPr>
              <w:gridAfter w:val="0"/>
            </w:trPr>
          </w:trPrChange>
        </w:trPr>
        <w:tc>
          <w:tcPr>
            <w:tcW w:w="1271" w:type="dxa"/>
            <w:tcPrChange w:id="1514" w:author="OLIVARES MARTINEZ FERNANDO JESUS" w:date="2026-09-01T11:09:00Z">
              <w:tcPr>
                <w:tcW w:w="0" w:type="auto"/>
              </w:tcPr>
            </w:tcPrChange>
          </w:tcPr>
          <w:p w14:paraId="71D5042B" w14:textId="522A57BE" w:rsidR="0037419B" w:rsidRPr="0037419B" w:rsidDel="001B3794" w:rsidRDefault="0037419B" w:rsidP="0037419B">
            <w:pPr>
              <w:rPr>
                <w:del w:id="1515" w:author="OLIVARES MARTINEZ FERNANDO JESUS" w:date="2026-08-13T10:52:00Z"/>
                <w:lang w:val="en-US"/>
                <w:rPrChange w:id="1516" w:author="OLIVARES MARTINEZ FERNANDO JESUS" w:date="2026-09-01T11:03:00Z">
                  <w:rPr>
                    <w:del w:id="1517" w:author="OLIVARES MARTINEZ FERNANDO JESUS" w:date="2026-08-13T10:52:00Z"/>
                  </w:rPr>
                </w:rPrChange>
              </w:rPr>
            </w:pPr>
            <w:del w:id="1518" w:author="OLIVARES MARTINEZ FERNANDO JESUS" w:date="2026-08-13T10:52:00Z">
              <w:r w:rsidRPr="0037419B" w:rsidDel="001B3794">
                <w:rPr>
                  <w:lang w:val="en-US"/>
                  <w:rPrChange w:id="1519" w:author="OLIVARES MARTINEZ FERNANDO JESUS" w:date="2026-09-01T11:03:00Z">
                    <w:rPr/>
                  </w:rPrChange>
                </w:rPr>
                <w:delText>Solo Activos</w:delText>
              </w:r>
            </w:del>
          </w:p>
        </w:tc>
        <w:tc>
          <w:tcPr>
            <w:tcW w:w="4312" w:type="dxa"/>
            <w:tcPrChange w:id="1520" w:author="OLIVARES MARTINEZ FERNANDO JESUS" w:date="2026-09-01T11:09:00Z">
              <w:tcPr>
                <w:tcW w:w="0" w:type="auto"/>
                <w:gridSpan w:val="3"/>
              </w:tcPr>
            </w:tcPrChange>
          </w:tcPr>
          <w:p w14:paraId="31795448" w14:textId="2DB28DDB" w:rsidR="0037419B" w:rsidRPr="0037419B" w:rsidDel="001B3794" w:rsidRDefault="0037419B" w:rsidP="0037419B">
            <w:pPr>
              <w:rPr>
                <w:ins w:id="1521" w:author="BERNARDO MONJAS GEMA" w:date="2026-05-27T19:44:00Z"/>
                <w:del w:id="1522" w:author="OLIVARES MARTINEZ FERNANDO JESUS" w:date="2026-08-13T10:52:00Z"/>
                <w:lang w:val="en-US"/>
                <w:rPrChange w:id="1523" w:author="OLIVARES MARTINEZ FERNANDO JESUS" w:date="2026-09-01T11:03:00Z">
                  <w:rPr>
                    <w:ins w:id="1524" w:author="BERNARDO MONJAS GEMA" w:date="2026-05-27T19:44:00Z"/>
                    <w:del w:id="1525" w:author="OLIVARES MARTINEZ FERNANDO JESUS" w:date="2026-08-13T10:52:00Z"/>
                    <w:lang w:val="es-ES_tradnl"/>
                  </w:rPr>
                </w:rPrChange>
              </w:rPr>
            </w:pPr>
            <w:del w:id="1526" w:author="OLIVARES MARTINEZ FERNANDO JESUS" w:date="2026-08-13T10:52:00Z">
              <w:r w:rsidRPr="0037419B" w:rsidDel="001B3794">
                <w:rPr>
                  <w:lang w:val="en-US"/>
                  <w:rPrChange w:id="1527" w:author="OLIVARES MARTINEZ FERNANDO JESUS" w:date="2026-09-01T11:03:00Z">
                    <w:rPr>
                      <w:lang w:val="es-ES_tradnl"/>
                    </w:rPr>
                  </w:rPrChange>
                </w:rPr>
                <w:delText>Checkbox / Selector Booleano</w:delText>
              </w:r>
            </w:del>
            <w:ins w:id="1528" w:author="BERNARDO MONJAS GEMA" w:date="2026-05-27T19:45:00Z">
              <w:del w:id="1529" w:author="OLIVARES MARTINEZ FERNANDO JESUS" w:date="2026-08-13T10:52:00Z">
                <w:r w:rsidRPr="0037419B" w:rsidDel="001B3794">
                  <w:rPr>
                    <w:lang w:val="en-US"/>
                    <w:rPrChange w:id="1530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 xml:space="preserve"> (1,0)</w:delText>
                </w:r>
              </w:del>
            </w:ins>
            <w:del w:id="1531" w:author="OLIVARES MARTINEZ FERNANDO JESUS" w:date="2026-08-13T10:52:00Z">
              <w:r w:rsidRPr="0037419B" w:rsidDel="001B3794">
                <w:rPr>
                  <w:lang w:val="en-US"/>
                  <w:rPrChange w:id="1532" w:author="OLIVARES MARTINEZ FERNANDO JESUS" w:date="2026-09-01T11:03:00Z">
                    <w:rPr>
                      <w:lang w:val="es-ES_tradnl"/>
                    </w:rPr>
                  </w:rPrChange>
                </w:rPr>
                <w:delText xml:space="preserve">. </w:delText>
              </w:r>
            </w:del>
          </w:p>
          <w:p w14:paraId="140DD245" w14:textId="06EC9D40" w:rsidR="0037419B" w:rsidRPr="0037419B" w:rsidDel="001B3794" w:rsidRDefault="0037419B" w:rsidP="0037419B">
            <w:pPr>
              <w:rPr>
                <w:del w:id="1533" w:author="OLIVARES MARTINEZ FERNANDO JESUS" w:date="2026-08-13T10:52:00Z"/>
                <w:lang w:val="en-US"/>
                <w:rPrChange w:id="1534" w:author="OLIVARES MARTINEZ FERNANDO JESUS" w:date="2026-09-01T11:03:00Z">
                  <w:rPr>
                    <w:del w:id="1535" w:author="OLIVARES MARTINEZ FERNANDO JESUS" w:date="2026-08-13T10:52:00Z"/>
                    <w:lang w:val="es-ES_tradnl"/>
                  </w:rPr>
                </w:rPrChange>
              </w:rPr>
            </w:pPr>
            <w:ins w:id="1536" w:author="BERNARDO MONJAS GEMA" w:date="2026-05-27T19:44:00Z">
              <w:del w:id="1537" w:author="OLIVARES MARTINEZ FERNANDO JESUS" w:date="2026-08-13T10:52:00Z">
                <w:r w:rsidRPr="0037419B" w:rsidDel="001B3794">
                  <w:rPr>
                    <w:lang w:val="en-US"/>
                    <w:rPrChange w:id="1538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 xml:space="preserve">Permite </w:delText>
                </w:r>
              </w:del>
            </w:ins>
            <w:del w:id="1539" w:author="OLIVARES MARTINEZ FERNANDO JESUS" w:date="2026-08-13T10:52:00Z">
              <w:r w:rsidRPr="0037419B" w:rsidDel="001B3794">
                <w:rPr>
                  <w:lang w:val="en-US"/>
                  <w:rPrChange w:id="1540" w:author="OLIVARES MARTINEZ FERNANDO JESUS" w:date="2026-09-01T11:03:00Z">
                    <w:rPr>
                      <w:lang w:val="es-ES_tradnl"/>
                    </w:rPr>
                  </w:rPrChange>
                </w:rPr>
                <w:delText>F</w:delText>
              </w:r>
            </w:del>
            <w:ins w:id="1541" w:author="BERNARDO MONJAS GEMA" w:date="2026-05-27T19:44:00Z">
              <w:del w:id="1542" w:author="OLIVARES MARTINEZ FERNANDO JESUS" w:date="2026-08-13T10:52:00Z">
                <w:r w:rsidRPr="0037419B" w:rsidDel="001B3794">
                  <w:rPr>
                    <w:lang w:val="en-US"/>
                    <w:rPrChange w:id="1543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>f</w:delText>
                </w:r>
              </w:del>
            </w:ins>
            <w:del w:id="1544" w:author="OLIVARES MARTINEZ FERNANDO JESUS" w:date="2026-08-13T10:52:00Z">
              <w:r w:rsidRPr="0037419B" w:rsidDel="001B3794">
                <w:rPr>
                  <w:lang w:val="en-US"/>
                  <w:rPrChange w:id="1545" w:author="OLIVARES MARTINEZ FERNANDO JESUS" w:date="2026-09-01T11:03:00Z">
                    <w:rPr>
                      <w:lang w:val="es-ES_tradnl"/>
                    </w:rPr>
                  </w:rPrChange>
                </w:rPr>
                <w:delText>iltra</w:delText>
              </w:r>
            </w:del>
            <w:ins w:id="1546" w:author="BERNARDO MONJAS GEMA" w:date="2026-05-27T19:46:00Z">
              <w:del w:id="1547" w:author="OLIVARES MARTINEZ FERNANDO JESUS" w:date="2026-08-13T10:52:00Z">
                <w:r w:rsidRPr="0037419B" w:rsidDel="001B3794">
                  <w:rPr>
                    <w:lang w:val="en-US"/>
                    <w:rPrChange w:id="1548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>r el listado de voces</w:delText>
                </w:r>
              </w:del>
            </w:ins>
            <w:del w:id="1549" w:author="OLIVARES MARTINEZ FERNANDO JESUS" w:date="2026-08-13T10:52:00Z">
              <w:r w:rsidRPr="0037419B" w:rsidDel="001B3794">
                <w:rPr>
                  <w:lang w:val="en-US"/>
                  <w:rPrChange w:id="1550" w:author="OLIVARES MARTINEZ FERNANDO JESUS" w:date="2026-09-01T11:03:00Z">
                    <w:rPr>
                      <w:lang w:val="es-ES_tradnl"/>
                    </w:rPr>
                  </w:rPrChange>
                </w:rPr>
                <w:delText xml:space="preserve"> para recuperar únicamente las voces que no se </w:delText>
              </w:r>
            </w:del>
            <w:ins w:id="1551" w:author="BERNARDO MONJAS GEMA" w:date="2026-05-27T19:44:00Z">
              <w:del w:id="1552" w:author="OLIVARES MARTINEZ FERNANDO JESUS" w:date="2026-08-13T10:52:00Z">
                <w:r w:rsidRPr="0037419B" w:rsidDel="001B3794">
                  <w:rPr>
                    <w:lang w:val="en-US"/>
                    <w:rPrChange w:id="1553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 xml:space="preserve">se </w:delText>
                </w:r>
              </w:del>
            </w:ins>
            <w:del w:id="1554" w:author="OLIVARES MARTINEZ FERNANDO JESUS" w:date="2026-08-13T10:52:00Z">
              <w:r w:rsidRPr="0037419B" w:rsidDel="001B3794">
                <w:rPr>
                  <w:lang w:val="en-US"/>
                  <w:rPrChange w:id="1555" w:author="OLIVARES MARTINEZ FERNANDO JESUS" w:date="2026-09-01T11:03:00Z">
                    <w:rPr>
                      <w:lang w:val="es-ES_tradnl"/>
                    </w:rPr>
                  </w:rPrChange>
                </w:rPr>
                <w:delText>encuentren en baja lógica</w:delText>
              </w:r>
            </w:del>
            <w:ins w:id="1556" w:author="BERNARDO MONJAS GEMA" w:date="2026-05-27T19:45:00Z">
              <w:del w:id="1557" w:author="OLIVARES MARTINEZ FERNANDO JESUS" w:date="2026-08-13T10:52:00Z">
                <w:r w:rsidRPr="0037419B" w:rsidDel="001B3794">
                  <w:rPr>
                    <w:lang w:val="en-US"/>
                    <w:rPrChange w:id="1558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 xml:space="preserve"> (</w:delText>
                </w:r>
                <w:r w:rsidRPr="0037419B" w:rsidDel="001B3794">
                  <w:rPr>
                    <w:lang w:val="en-US"/>
                    <w:rPrChange w:id="1559" w:author="OLIVARES MARTINEZ FERNANDO JESUS" w:date="2026-09-01T11:03:00Z">
                      <w:rPr/>
                    </w:rPrChange>
                  </w:rPr>
                  <w:delText>IND_ACTIVO = 0)</w:delText>
                </w:r>
              </w:del>
            </w:ins>
            <w:ins w:id="1560" w:author="BERNARDO MONJAS GEMA" w:date="2026-05-27T19:44:00Z">
              <w:del w:id="1561" w:author="OLIVARES MARTINEZ FERNANDO JESUS" w:date="2026-08-13T10:52:00Z">
                <w:r w:rsidRPr="0037419B" w:rsidDel="001B3794">
                  <w:rPr>
                    <w:lang w:val="en-US"/>
                    <w:rPrChange w:id="1562" w:author="OLIVARES MARTINEZ FERNANDO JESUS" w:date="2026-09-01T11:03:00Z">
                      <w:rPr>
                        <w:lang w:val="es-ES_tradnl"/>
                      </w:rPr>
                    </w:rPrChange>
                  </w:rPr>
                  <w:delText xml:space="preserve"> o en activo </w:delText>
                </w:r>
              </w:del>
            </w:ins>
            <w:del w:id="1563" w:author="OLIVARES MARTINEZ FERNANDO JESUS" w:date="2026-08-13T10:52:00Z">
              <w:r w:rsidRPr="0037419B" w:rsidDel="001B3794">
                <w:rPr>
                  <w:lang w:val="en-US"/>
                  <w:rPrChange w:id="1564" w:author="OLIVARES MARTINEZ FERNANDO JESUS" w:date="2026-09-01T11:03:00Z">
                    <w:rPr>
                      <w:lang w:val="es-ES_tradnl"/>
                    </w:rPr>
                  </w:rPrChange>
                </w:rPr>
                <w:delText>.</w:delText>
              </w:r>
            </w:del>
            <w:ins w:id="1565" w:author="BERNARDO MONJAS GEMA" w:date="2026-05-27T19:44:00Z">
              <w:del w:id="1566" w:author="OLIVARES MARTINEZ FERNANDO JESUS" w:date="2026-08-13T10:52:00Z">
                <w:r w:rsidRPr="0037419B" w:rsidDel="001B3794">
                  <w:rPr>
                    <w:lang w:val="en-US"/>
                    <w:rPrChange w:id="1567" w:author="OLIVARES MARTINEZ FERNANDO JESUS" w:date="2026-09-01T11:03:00Z">
                      <w:rPr/>
                    </w:rPrChange>
                  </w:rPr>
                  <w:delText xml:space="preserve"> </w:delText>
                </w:r>
              </w:del>
            </w:ins>
            <w:ins w:id="1568" w:author="BERNARDO MONJAS GEMA" w:date="2026-05-27T19:45:00Z">
              <w:del w:id="1569" w:author="OLIVARES MARTINEZ FERNANDO JESUS" w:date="2026-08-13T10:52:00Z">
                <w:r w:rsidRPr="0037419B" w:rsidDel="001B3794">
                  <w:rPr>
                    <w:lang w:val="en-US"/>
                    <w:rPrChange w:id="1570" w:author="OLIVARES MARTINEZ FERNANDO JESUS" w:date="2026-09-01T11:03:00Z">
                      <w:rPr/>
                    </w:rPrChange>
                  </w:rPr>
                  <w:delText>(</w:delText>
                </w:r>
              </w:del>
            </w:ins>
            <w:ins w:id="1571" w:author="BERNARDO MONJAS GEMA" w:date="2026-05-27T19:44:00Z">
              <w:del w:id="1572" w:author="OLIVARES MARTINEZ FERNANDO JESUS" w:date="2026-08-13T10:52:00Z">
                <w:r w:rsidRPr="0037419B" w:rsidDel="001B3794">
                  <w:rPr>
                    <w:lang w:val="en-US"/>
                    <w:rPrChange w:id="1573" w:author="OLIVARES MARTINEZ FERNANDO JESUS" w:date="2026-09-01T11:03:00Z">
                      <w:rPr/>
                    </w:rPrChange>
                  </w:rPr>
                  <w:delText>IND_ACTIVO = 1</w:delText>
                </w:r>
              </w:del>
            </w:ins>
            <w:ins w:id="1574" w:author="BERNARDO MONJAS GEMA" w:date="2026-05-27T19:45:00Z">
              <w:del w:id="1575" w:author="OLIVARES MARTINEZ FERNANDO JESUS" w:date="2026-08-13T10:52:00Z">
                <w:r w:rsidRPr="0037419B" w:rsidDel="001B3794">
                  <w:rPr>
                    <w:lang w:val="en-US"/>
                    <w:rPrChange w:id="1576" w:author="OLIVARES MARTINEZ FERNANDO JESUS" w:date="2026-09-01T11:03:00Z">
                      <w:rPr/>
                    </w:rPrChange>
                  </w:rPr>
                  <w:delText>)</w:delText>
                </w:r>
              </w:del>
            </w:ins>
          </w:p>
        </w:tc>
        <w:tc>
          <w:tcPr>
            <w:tcW w:w="4378" w:type="dxa"/>
            <w:tcPrChange w:id="1577" w:author="OLIVARES MARTINEZ FERNANDO JESUS" w:date="2026-09-01T11:09:00Z">
              <w:tcPr>
                <w:tcW w:w="0" w:type="auto"/>
                <w:gridSpan w:val="2"/>
              </w:tcPr>
            </w:tcPrChange>
          </w:tcPr>
          <w:p w14:paraId="30398EF6" w14:textId="0255AA9C" w:rsidR="0037419B" w:rsidRPr="0037419B" w:rsidDel="001B3794" w:rsidRDefault="0037419B" w:rsidP="0037419B">
            <w:pPr>
              <w:rPr>
                <w:del w:id="1578" w:author="OLIVARES MARTINEZ FERNANDO JESUS" w:date="2026-08-13T10:52:00Z"/>
                <w:lang w:val="en-US"/>
                <w:rPrChange w:id="1579" w:author="OLIVARES MARTINEZ FERNANDO JESUS" w:date="2026-09-01T11:03:00Z">
                  <w:rPr>
                    <w:del w:id="1580" w:author="OLIVARES MARTINEZ FERNANDO JESUS" w:date="2026-08-13T10:52:00Z"/>
                  </w:rPr>
                </w:rPrChange>
              </w:rPr>
            </w:pPr>
            <w:del w:id="1581" w:author="OLIVARES MARTINEZ FERNANDO JESUS" w:date="2026-08-13T10:52:00Z">
              <w:r w:rsidRPr="0037419B" w:rsidDel="001B3794">
                <w:rPr>
                  <w:lang w:val="en-US"/>
                  <w:rPrChange w:id="1582" w:author="OLIVARES MARTINEZ FERNANDO JESUS" w:date="2026-09-01T11:03:00Z">
                    <w:rPr/>
                  </w:rPrChange>
                </w:rPr>
                <w:delText>SIA_DAT_VOZ</w:delText>
              </w:r>
            </w:del>
          </w:p>
          <w:p w14:paraId="7148633A" w14:textId="3D4EB171" w:rsidR="0037419B" w:rsidRPr="0037419B" w:rsidDel="001B3794" w:rsidRDefault="0037419B" w:rsidP="0037419B">
            <w:pPr>
              <w:rPr>
                <w:del w:id="1583" w:author="OLIVARES MARTINEZ FERNANDO JESUS" w:date="2026-08-13T10:52:00Z"/>
                <w:lang w:val="en-US"/>
                <w:rPrChange w:id="1584" w:author="OLIVARES MARTINEZ FERNANDO JESUS" w:date="2026-09-01T11:03:00Z">
                  <w:rPr>
                    <w:del w:id="1585" w:author="OLIVARES MARTINEZ FERNANDO JESUS" w:date="2026-08-13T10:52:00Z"/>
                  </w:rPr>
                </w:rPrChange>
              </w:rPr>
            </w:pPr>
            <w:del w:id="1586" w:author="OLIVARES MARTINEZ FERNANDO JESUS" w:date="2026-08-13T10:52:00Z">
              <w:r w:rsidRPr="0037419B" w:rsidDel="001B3794">
                <w:rPr>
                  <w:lang w:val="en-US"/>
                  <w:rPrChange w:id="1587" w:author="OLIVARES MARTINEZ FERNANDO JESUS" w:date="2026-09-01T11:03:00Z">
                    <w:rPr/>
                  </w:rPrChange>
                </w:rPr>
                <w:delText>IND_ACTIVO = 1</w:delText>
              </w:r>
            </w:del>
          </w:p>
        </w:tc>
      </w:tr>
    </w:tbl>
    <w:p w14:paraId="512F0691" w14:textId="77777777" w:rsidR="007B740C" w:rsidRPr="0037419B" w:rsidRDefault="007B740C" w:rsidP="00ED2C78">
      <w:pPr>
        <w:rPr>
          <w:ins w:id="1588" w:author="OLIVARES MARTINEZ FERNANDO JESUS" w:date="2026-08-13T10:54:00Z"/>
          <w:lang w:val="en-US"/>
          <w:rPrChange w:id="1589" w:author="OLIVARES MARTINEZ FERNANDO JESUS" w:date="2026-09-01T11:03:00Z">
            <w:rPr>
              <w:ins w:id="1590" w:author="OLIVARES MARTINEZ FERNANDO JESUS" w:date="2026-08-13T10:54:00Z"/>
            </w:rPr>
          </w:rPrChange>
        </w:rPr>
      </w:pPr>
    </w:p>
    <w:p w14:paraId="5CC8FAD0" w14:textId="7474F891" w:rsidR="001B3794" w:rsidRDefault="001B3794" w:rsidP="001B3794">
      <w:pPr>
        <w:rPr>
          <w:ins w:id="1591" w:author="OLIVARES MARTINEZ FERNANDO JESUS" w:date="2026-08-13T10:54:00Z"/>
          <w:u w:val="single"/>
          <w:lang w:val="es-ES_tradnl"/>
        </w:rPr>
      </w:pPr>
      <w:ins w:id="1592" w:author="OLIVARES MARTINEZ FERNANDO JESUS" w:date="2026-08-13T10:54:00Z">
        <w:r w:rsidRPr="00125795">
          <w:rPr>
            <w:b/>
            <w:u w:val="single"/>
            <w:lang w:val="es-ES_tradnl"/>
          </w:rPr>
          <w:t xml:space="preserve">Buscar </w:t>
        </w:r>
      </w:ins>
      <w:proofErr w:type="spellStart"/>
      <w:ins w:id="1593" w:author="OLIVARES MARTINEZ FERNANDO JESUS" w:date="2026-09-01T11:10:00Z">
        <w:r w:rsidR="004A1FDC">
          <w:rPr>
            <w:b/>
            <w:u w:val="single"/>
            <w:lang w:val="es-ES_tradnl"/>
          </w:rPr>
          <w:t>CIO’s</w:t>
        </w:r>
      </w:ins>
      <w:proofErr w:type="spellEnd"/>
      <w:ins w:id="1594" w:author="OLIVARES MARTINEZ FERNANDO JESUS" w:date="2026-08-13T10:54:00Z">
        <w:r w:rsidRPr="009C4BF0">
          <w:rPr>
            <w:u w:val="single"/>
            <w:lang w:val="es-ES_tradnl"/>
          </w:rPr>
          <w:t>:</w:t>
        </w:r>
      </w:ins>
    </w:p>
    <w:p w14:paraId="254AD84D" w14:textId="6D4433B6" w:rsidR="001B3794" w:rsidRDefault="001B3794" w:rsidP="001B3794">
      <w:pPr>
        <w:rPr>
          <w:ins w:id="1595" w:author="OLIVARES MARTINEZ FERNANDO JESUS" w:date="2026-08-13T10:54:00Z"/>
        </w:rPr>
      </w:pPr>
      <w:ins w:id="1596" w:author="OLIVARES MARTINEZ FERNANDO JESUS" w:date="2026-08-13T10:54:00Z">
        <w:r>
          <w:t xml:space="preserve">El usuario pulsa “Buscar” y se realiza la búsqueda del listado de </w:t>
        </w:r>
      </w:ins>
      <w:proofErr w:type="spellStart"/>
      <w:ins w:id="1597" w:author="OLIVARES MARTINEZ FERNANDO JESUS" w:date="2026-09-01T11:10:00Z">
        <w:r w:rsidR="004A1FDC">
          <w:t>CIO’s</w:t>
        </w:r>
      </w:ins>
      <w:proofErr w:type="spellEnd"/>
      <w:ins w:id="1598" w:author="OLIVARES MARTINEZ FERNANDO JESUS" w:date="2026-08-13T10:54:00Z">
        <w:r>
          <w:t xml:space="preserve"> almacenad</w:t>
        </w:r>
      </w:ins>
      <w:ins w:id="1599" w:author="OLIVARES MARTINEZ FERNANDO JESUS" w:date="2026-09-01T11:11:00Z">
        <w:r w:rsidR="004A1FDC">
          <w:t>o</w:t>
        </w:r>
      </w:ins>
      <w:ins w:id="1600" w:author="OLIVARES MARTINEZ FERNANDO JESUS" w:date="2026-08-13T10:54:00Z">
        <w:r>
          <w:t>s en el sistema que cumplen las opciones de búsqueda informadas en el formulario de búsqueda.</w:t>
        </w:r>
      </w:ins>
    </w:p>
    <w:p w14:paraId="5DDAC822" w14:textId="50D30BF3" w:rsidR="001B3794" w:rsidRDefault="001B3794" w:rsidP="001B3794">
      <w:pPr>
        <w:rPr>
          <w:ins w:id="1601" w:author="OLIVARES MARTINEZ FERNANDO JESUS" w:date="2026-08-13T10:55:00Z"/>
        </w:rPr>
      </w:pPr>
      <w:ins w:id="1602" w:author="OLIVARES MARTINEZ FERNANDO JESUS" w:date="2026-08-13T10:54:00Z">
        <w:r>
          <w:t xml:space="preserve">La búsqueda de </w:t>
        </w:r>
      </w:ins>
      <w:proofErr w:type="spellStart"/>
      <w:ins w:id="1603" w:author="OLIVARES MARTINEZ FERNANDO JESUS" w:date="2026-09-01T11:11:00Z">
        <w:r w:rsidR="004A1FDC">
          <w:t>CIO’s</w:t>
        </w:r>
      </w:ins>
      <w:proofErr w:type="spellEnd"/>
      <w:ins w:id="1604" w:author="OLIVARES MARTINEZ FERNANDO JESUS" w:date="2026-08-13T10:54:00Z">
        <w:r>
          <w:t xml:space="preserve"> se realiza lanzando una consulta sobre la tabla </w:t>
        </w:r>
      </w:ins>
      <w:ins w:id="1605" w:author="OLIVARES MARTINEZ FERNANDO JESUS" w:date="2026-08-13T10:55:00Z">
        <w:r>
          <w:t>SIA_DAT_</w:t>
        </w:r>
      </w:ins>
      <w:ins w:id="1606" w:author="OLIVARES MARTINEZ FERNANDO JESUS" w:date="2026-09-01T10:02:00Z">
        <w:r w:rsidR="00EA4C3E">
          <w:t>CIO</w:t>
        </w:r>
      </w:ins>
    </w:p>
    <w:p w14:paraId="4358DA8A" w14:textId="2D3CBA30" w:rsidR="001B3794" w:rsidRDefault="001B3794" w:rsidP="001B3794">
      <w:pPr>
        <w:rPr>
          <w:ins w:id="1607" w:author="OLIVARES MARTINEZ FERNANDO JESUS" w:date="2026-08-13T10:54:00Z"/>
        </w:rPr>
      </w:pPr>
      <w:ins w:id="1608" w:author="OLIVARES MARTINEZ FERNANDO JESUS" w:date="2026-08-13T10:54:00Z">
        <w:r>
          <w:t>de la BBDD de SIABOD con los siguientes filtros: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4813"/>
      </w:tblGrid>
      <w:tr w:rsidR="001B3794" w14:paraId="4702B337" w14:textId="77777777" w:rsidTr="000A29DB">
        <w:trPr>
          <w:ins w:id="1609" w:author="OLIVARES MARTINEZ FERNANDO JESUS" w:date="2026-08-13T10:54:00Z"/>
        </w:trPr>
        <w:tc>
          <w:tcPr>
            <w:tcW w:w="3681" w:type="dxa"/>
            <w:shd w:val="clear" w:color="auto" w:fill="1F4E79" w:themeFill="accent1" w:themeFillShade="80"/>
          </w:tcPr>
          <w:p w14:paraId="42C4AE6F" w14:textId="77777777" w:rsidR="001B3794" w:rsidRPr="00572FB3" w:rsidRDefault="001B3794" w:rsidP="000A29DB">
            <w:pPr>
              <w:rPr>
                <w:ins w:id="1610" w:author="OLIVARES MARTINEZ FERNANDO JESUS" w:date="2026-08-13T10:54:00Z"/>
                <w:b/>
                <w:color w:val="FFFFFF" w:themeColor="background1"/>
              </w:rPr>
            </w:pPr>
            <w:ins w:id="1611" w:author="OLIVARES MARTINEZ FERNANDO JESUS" w:date="2026-08-13T10:54:00Z">
              <w:r w:rsidRPr="00572FB3">
                <w:rPr>
                  <w:b/>
                  <w:color w:val="FFFFFF" w:themeColor="background1"/>
                </w:rPr>
                <w:t>Campo Formulario</w:t>
              </w:r>
            </w:ins>
          </w:p>
        </w:tc>
        <w:tc>
          <w:tcPr>
            <w:tcW w:w="4813" w:type="dxa"/>
            <w:shd w:val="clear" w:color="auto" w:fill="1F4E79" w:themeFill="accent1" w:themeFillShade="80"/>
          </w:tcPr>
          <w:p w14:paraId="0E64AB0C" w14:textId="77777777" w:rsidR="001B3794" w:rsidRPr="00572FB3" w:rsidRDefault="001B3794" w:rsidP="000A29DB">
            <w:pPr>
              <w:rPr>
                <w:ins w:id="1612" w:author="OLIVARES MARTINEZ FERNANDO JESUS" w:date="2026-08-13T10:54:00Z"/>
                <w:b/>
                <w:color w:val="FFFFFF" w:themeColor="background1"/>
              </w:rPr>
            </w:pPr>
            <w:ins w:id="1613" w:author="OLIVARES MARTINEZ FERNANDO JESUS" w:date="2026-08-13T10:54:00Z">
              <w:r>
                <w:rPr>
                  <w:b/>
                  <w:color w:val="FFFFFF" w:themeColor="background1"/>
                </w:rPr>
                <w:t>Condición</w:t>
              </w:r>
            </w:ins>
          </w:p>
        </w:tc>
      </w:tr>
      <w:tr w:rsidR="00B35B88" w14:paraId="38C8BCEF" w14:textId="77777777" w:rsidTr="000A29DB">
        <w:trPr>
          <w:ins w:id="1614" w:author="OLIVARES MARTINEZ FERNANDO JESUS" w:date="2026-08-13T10:54:00Z"/>
        </w:trPr>
        <w:tc>
          <w:tcPr>
            <w:tcW w:w="3681" w:type="dxa"/>
          </w:tcPr>
          <w:p w14:paraId="4DA2263D" w14:textId="656C4A1B" w:rsidR="00B35B88" w:rsidRDefault="00B35B88" w:rsidP="00B35B88">
            <w:pPr>
              <w:rPr>
                <w:ins w:id="1615" w:author="OLIVARES MARTINEZ FERNANDO JESUS" w:date="2026-08-13T10:54:00Z"/>
              </w:rPr>
            </w:pPr>
            <w:ins w:id="1616" w:author="OLIVARES MARTINEZ FERNANDO JESUS" w:date="2026-09-01T11:12:00Z">
              <w:r>
                <w:t>Código</w:t>
              </w:r>
            </w:ins>
          </w:p>
        </w:tc>
        <w:tc>
          <w:tcPr>
            <w:tcW w:w="4813" w:type="dxa"/>
          </w:tcPr>
          <w:p w14:paraId="68A1160C" w14:textId="77777777" w:rsidR="00B35B88" w:rsidRDefault="00B35B88" w:rsidP="00B35B88">
            <w:pPr>
              <w:spacing w:line="240" w:lineRule="auto"/>
              <w:rPr>
                <w:ins w:id="1617" w:author="OLIVARES MARTINEZ FERNANDO JESUS" w:date="2026-09-01T11:17:00Z"/>
              </w:rPr>
            </w:pPr>
            <w:ins w:id="1618" w:author="OLIVARES MARTINEZ FERNANDO JESUS" w:date="2026-09-01T11:17:00Z">
              <w:r>
                <w:t>SIA_DAT_CIO.ID_CIO = “Código”</w:t>
              </w:r>
            </w:ins>
          </w:p>
          <w:p w14:paraId="06D7B7D5" w14:textId="77777777" w:rsidR="00B35B88" w:rsidRDefault="00B35B88" w:rsidP="00B35B88">
            <w:pPr>
              <w:spacing w:line="240" w:lineRule="auto"/>
              <w:rPr>
                <w:ins w:id="1619" w:author="OLIVARES MARTINEZ FERNANDO JESUS" w:date="2026-09-01T11:17:00Z"/>
              </w:rPr>
            </w:pPr>
            <w:ins w:id="1620" w:author="OLIVARES MARTINEZ FERNANDO JESUS" w:date="2026-09-01T11:17:00Z">
              <w:r>
                <w:t>SIADAT.EJERCITO = SIA_DAT_CIO.</w:t>
              </w:r>
              <w:r w:rsidRPr="0037419B">
                <w:t>ID_EJERCITO</w:t>
              </w:r>
            </w:ins>
          </w:p>
          <w:p w14:paraId="1CB42851" w14:textId="77777777" w:rsidR="00B35B88" w:rsidRDefault="00B35B88" w:rsidP="00B35B88">
            <w:pPr>
              <w:spacing w:line="240" w:lineRule="auto"/>
              <w:rPr>
                <w:ins w:id="1621" w:author="OLIVARES MARTINEZ FERNANDO JESUS" w:date="2026-09-01T11:17:00Z"/>
                <w:lang w:val="es-ES_tradnl"/>
              </w:rPr>
            </w:pPr>
            <w:ins w:id="1622" w:author="OLIVARES MARTINEZ FERNANDO JESUS" w:date="2026-09-01T11:17:00Z">
              <w:r>
                <w:t xml:space="preserve">Valor: </w:t>
              </w:r>
              <w:r>
                <w:rPr>
                  <w:lang w:val="es-ES_tradnl"/>
                </w:rPr>
                <w:t>Valor = SIA_DAT_EJERCITO.ID_EJERCITO_SIPERDEF + 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+</w:t>
              </w:r>
            </w:ins>
          </w:p>
          <w:p w14:paraId="60A1C328" w14:textId="467B7F45" w:rsidR="00B35B88" w:rsidRDefault="00B35B88" w:rsidP="00B35B88">
            <w:pPr>
              <w:rPr>
                <w:ins w:id="1623" w:author="OLIVARES MARTINEZ FERNANDO JESUS" w:date="2026-08-13T10:54:00Z"/>
              </w:rPr>
            </w:pPr>
            <w:ins w:id="1624" w:author="OLIVARES MARTINEZ FERNANDO JESUS" w:date="2026-09-01T11:17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</w:tr>
      <w:tr w:rsidR="00B35B88" w14:paraId="0F5C9529" w14:textId="77777777" w:rsidTr="000A29DB">
        <w:trPr>
          <w:ins w:id="1625" w:author="OLIVARES MARTINEZ FERNANDO JESUS" w:date="2026-08-13T10:54:00Z"/>
        </w:trPr>
        <w:tc>
          <w:tcPr>
            <w:tcW w:w="3681" w:type="dxa"/>
          </w:tcPr>
          <w:p w14:paraId="0804E9C8" w14:textId="2548181B" w:rsidR="00B35B88" w:rsidRPr="00E95A6A" w:rsidRDefault="00B35B88" w:rsidP="00B35B88">
            <w:pPr>
              <w:rPr>
                <w:ins w:id="1626" w:author="OLIVARES MARTINEZ FERNANDO JESUS" w:date="2026-08-13T10:54:00Z"/>
              </w:rPr>
            </w:pPr>
            <w:ins w:id="1627" w:author="OLIVARES MARTINEZ FERNANDO JESUS" w:date="2026-09-01T11:12:00Z">
              <w:r w:rsidRPr="00C259F8">
                <w:t>Descripción</w:t>
              </w:r>
            </w:ins>
          </w:p>
        </w:tc>
        <w:tc>
          <w:tcPr>
            <w:tcW w:w="4813" w:type="dxa"/>
          </w:tcPr>
          <w:p w14:paraId="60023FAE" w14:textId="77777777" w:rsidR="00B35B88" w:rsidRDefault="00B35B88" w:rsidP="00B35B88">
            <w:pPr>
              <w:rPr>
                <w:ins w:id="1628" w:author="OLIVARES MARTINEZ FERNANDO JESUS" w:date="2026-09-01T11:17:00Z"/>
              </w:rPr>
            </w:pPr>
            <w:ins w:id="1629" w:author="OLIVARES MARTINEZ FERNANDO JESUS" w:date="2026-09-01T11:17:00Z">
              <w:r>
                <w:t>SIA_DAT_CIO</w:t>
              </w:r>
            </w:ins>
          </w:p>
          <w:p w14:paraId="5151CDE0" w14:textId="77777777" w:rsidR="00B35B88" w:rsidRDefault="00B35B88" w:rsidP="00B35B88">
            <w:pPr>
              <w:rPr>
                <w:ins w:id="1630" w:author="OLIVARES MARTINEZ FERNANDO JESUS" w:date="2026-09-01T11:17:00Z"/>
              </w:rPr>
            </w:pPr>
            <w:ins w:id="1631" w:author="OLIVARES MARTINEZ FERNANDO JESUS" w:date="2026-09-01T11:17:00Z">
              <w:r>
                <w:t>DESCRIPCION LIKE '%</w:t>
              </w:r>
              <w:proofErr w:type="spellStart"/>
              <w:r>
                <w:t>Descripcion</w:t>
              </w:r>
              <w:proofErr w:type="spellEnd"/>
              <w:r>
                <w:t>%</w:t>
              </w:r>
            </w:ins>
          </w:p>
          <w:p w14:paraId="3F893FAD" w14:textId="4A53F825" w:rsidR="00B35B88" w:rsidRDefault="00B35B88" w:rsidP="00B35B88">
            <w:pPr>
              <w:rPr>
                <w:ins w:id="1632" w:author="OLIVARES MARTINEZ FERNANDO JESUS" w:date="2026-08-13T10:54:00Z"/>
              </w:rPr>
            </w:pPr>
            <w:ins w:id="1633" w:author="OLIVARES MARTINEZ FERNANDO JESUS" w:date="2026-09-01T11:17:00Z">
              <w:r>
                <w:t>No sensitivo con mayúscula/minúscula.</w:t>
              </w:r>
            </w:ins>
          </w:p>
        </w:tc>
      </w:tr>
      <w:tr w:rsidR="00B35B88" w14:paraId="3AB7762F" w14:textId="77777777" w:rsidTr="000A29DB">
        <w:trPr>
          <w:ins w:id="1634" w:author="OLIVARES MARTINEZ FERNANDO JESUS" w:date="2026-09-01T11:12:00Z"/>
        </w:trPr>
        <w:tc>
          <w:tcPr>
            <w:tcW w:w="3681" w:type="dxa"/>
          </w:tcPr>
          <w:p w14:paraId="1DDB212F" w14:textId="1C081975" w:rsidR="00B35B88" w:rsidRDefault="00B35B88" w:rsidP="00B35B88">
            <w:pPr>
              <w:rPr>
                <w:ins w:id="1635" w:author="OLIVARES MARTINEZ FERNANDO JESUS" w:date="2026-09-01T11:12:00Z"/>
              </w:rPr>
            </w:pPr>
            <w:ins w:id="1636" w:author="OLIVARES MARTINEZ FERNANDO JESUS" w:date="2026-09-01T11:12:00Z">
              <w:r>
                <w:t>Ejército</w:t>
              </w:r>
            </w:ins>
          </w:p>
        </w:tc>
        <w:tc>
          <w:tcPr>
            <w:tcW w:w="4813" w:type="dxa"/>
          </w:tcPr>
          <w:p w14:paraId="11E364B9" w14:textId="77777777" w:rsidR="00B35B88" w:rsidRDefault="00B35B88" w:rsidP="00B35B88">
            <w:pPr>
              <w:rPr>
                <w:ins w:id="1637" w:author="OLIVARES MARTINEZ FERNANDO JESUS" w:date="2026-09-01T11:17:00Z"/>
              </w:rPr>
            </w:pPr>
            <w:ins w:id="1638" w:author="OLIVARES MARTINEZ FERNANDO JESUS" w:date="2026-09-01T11:17:00Z">
              <w:r>
                <w:t>SIA_DAT_CIO.ID_CIO = “Código”</w:t>
              </w:r>
            </w:ins>
          </w:p>
          <w:p w14:paraId="7A94D4DF" w14:textId="5B9BB930" w:rsidR="00B35B88" w:rsidRPr="004A1FDC" w:rsidRDefault="00B35B88" w:rsidP="00B35B88">
            <w:pPr>
              <w:rPr>
                <w:ins w:id="1639" w:author="OLIVARES MARTINEZ FERNANDO JESUS" w:date="2026-09-01T11:12:00Z"/>
                <w:color w:val="FF0000"/>
              </w:rPr>
            </w:pPr>
            <w:ins w:id="1640" w:author="OLIVARES MARTINEZ FERNANDO JESUS" w:date="2026-09-01T11:17:00Z">
              <w:r>
                <w:t>SIADAT.EJERCITO = SIA_DAT_CIO.</w:t>
              </w:r>
              <w:r w:rsidRPr="0037419B">
                <w:t>ID_EJERCITO</w:t>
              </w:r>
            </w:ins>
          </w:p>
        </w:tc>
      </w:tr>
      <w:tr w:rsidR="00B35B88" w14:paraId="3BB38288" w14:textId="77777777" w:rsidTr="000A29DB">
        <w:trPr>
          <w:ins w:id="1641" w:author="OLIVARES MARTINEZ FERNANDO JESUS" w:date="2026-09-01T11:12:00Z"/>
        </w:trPr>
        <w:tc>
          <w:tcPr>
            <w:tcW w:w="3681" w:type="dxa"/>
          </w:tcPr>
          <w:p w14:paraId="2B3DB6A0" w14:textId="192A578B" w:rsidR="00B35B88" w:rsidRDefault="00B35B88" w:rsidP="00B35B88">
            <w:pPr>
              <w:rPr>
                <w:ins w:id="1642" w:author="OLIVARES MARTINEZ FERNANDO JESUS" w:date="2026-09-01T11:12:00Z"/>
              </w:rPr>
            </w:pPr>
            <w:ins w:id="1643" w:author="OLIVARES MARTINEZ FERNANDO JESUS" w:date="2026-09-01T11:12:00Z">
              <w:r>
                <w:t>Nombre Unidad</w:t>
              </w:r>
            </w:ins>
          </w:p>
        </w:tc>
        <w:tc>
          <w:tcPr>
            <w:tcW w:w="4813" w:type="dxa"/>
          </w:tcPr>
          <w:p w14:paraId="5A6FAC35" w14:textId="77777777" w:rsidR="00B35B88" w:rsidRDefault="00B35B88" w:rsidP="00B35B88">
            <w:pPr>
              <w:rPr>
                <w:ins w:id="1644" w:author="OLIVARES MARTINEZ FERNANDO JESUS" w:date="2026-09-01T11:17:00Z"/>
              </w:rPr>
            </w:pPr>
            <w:ins w:id="1645" w:author="OLIVARES MARTINEZ FERNANDO JESUS" w:date="2026-09-01T11:17:00Z">
              <w:r>
                <w:t>SIA_DAT_CIO.</w:t>
              </w:r>
              <w:r w:rsidRPr="0037419B">
                <w:t>NOMBRE_UNIDAD2</w:t>
              </w:r>
              <w:r>
                <w:t xml:space="preserve"> LIKE '%</w:t>
              </w:r>
              <w:proofErr w:type="spellStart"/>
              <w:r>
                <w:t>Descripcion</w:t>
              </w:r>
              <w:proofErr w:type="spellEnd"/>
              <w:r>
                <w:t>%</w:t>
              </w:r>
            </w:ins>
          </w:p>
          <w:p w14:paraId="7993F1E3" w14:textId="092E62BF" w:rsidR="00B35B88" w:rsidRPr="004A1FDC" w:rsidRDefault="00B35B88" w:rsidP="00B35B88">
            <w:pPr>
              <w:rPr>
                <w:ins w:id="1646" w:author="OLIVARES MARTINEZ FERNANDO JESUS" w:date="2026-09-01T11:12:00Z"/>
                <w:color w:val="FF0000"/>
              </w:rPr>
            </w:pPr>
            <w:ins w:id="1647" w:author="OLIVARES MARTINEZ FERNANDO JESUS" w:date="2026-09-01T11:17:00Z">
              <w:r>
                <w:t>No sensitivo con mayúscula/minúscula.</w:t>
              </w:r>
            </w:ins>
          </w:p>
        </w:tc>
      </w:tr>
      <w:tr w:rsidR="00B35B88" w14:paraId="04290681" w14:textId="77777777" w:rsidTr="000A29DB">
        <w:trPr>
          <w:ins w:id="1648" w:author="OLIVARES MARTINEZ FERNANDO JESUS" w:date="2026-09-01T11:12:00Z"/>
        </w:trPr>
        <w:tc>
          <w:tcPr>
            <w:tcW w:w="3681" w:type="dxa"/>
          </w:tcPr>
          <w:p w14:paraId="5B228AFC" w14:textId="5FD1E5E2" w:rsidR="00B35B88" w:rsidRDefault="00B35B88" w:rsidP="00B35B88">
            <w:pPr>
              <w:rPr>
                <w:ins w:id="1649" w:author="OLIVARES MARTINEZ FERNANDO JESUS" w:date="2026-09-01T11:12:00Z"/>
              </w:rPr>
            </w:pPr>
            <w:ins w:id="1650" w:author="OLIVARES MARTINEZ FERNANDO JESUS" w:date="2026-09-01T11:12:00Z">
              <w:r>
                <w:t>Código Unidad</w:t>
              </w:r>
            </w:ins>
          </w:p>
        </w:tc>
        <w:tc>
          <w:tcPr>
            <w:tcW w:w="4813" w:type="dxa"/>
          </w:tcPr>
          <w:p w14:paraId="573AC1C8" w14:textId="5A3664E5" w:rsidR="00B35B88" w:rsidRPr="004A1FDC" w:rsidRDefault="00B35B88" w:rsidP="00B35B88">
            <w:pPr>
              <w:rPr>
                <w:ins w:id="1651" w:author="OLIVARES MARTINEZ FERNANDO JESUS" w:date="2026-09-01T11:12:00Z"/>
                <w:color w:val="FF0000"/>
              </w:rPr>
            </w:pPr>
            <w:ins w:id="1652" w:author="OLIVARES MARTINEZ FERNANDO JESUS" w:date="2026-09-01T11:17:00Z">
              <w:r w:rsidRPr="0037419B">
                <w:t>ID_UNIDAD2_CIO</w:t>
              </w:r>
              <w:r>
                <w:t xml:space="preserve"> = “Código Unidad”</w:t>
              </w:r>
            </w:ins>
          </w:p>
        </w:tc>
      </w:tr>
      <w:tr w:rsidR="00B35B88" w14:paraId="34464F55" w14:textId="77777777" w:rsidTr="000A29DB">
        <w:trPr>
          <w:ins w:id="1653" w:author="OLIVARES MARTINEZ FERNANDO JESUS" w:date="2026-09-01T11:12:00Z"/>
        </w:trPr>
        <w:tc>
          <w:tcPr>
            <w:tcW w:w="3681" w:type="dxa"/>
          </w:tcPr>
          <w:p w14:paraId="34EB251B" w14:textId="7A225556" w:rsidR="00B35B88" w:rsidRDefault="00B35B88" w:rsidP="00B35B88">
            <w:pPr>
              <w:rPr>
                <w:ins w:id="1654" w:author="OLIVARES MARTINEZ FERNANDO JESUS" w:date="2026-09-01T11:12:00Z"/>
              </w:rPr>
            </w:pPr>
            <w:ins w:id="1655" w:author="OLIVARES MARTINEZ FERNANDO JESUS" w:date="2026-09-01T11:12:00Z">
              <w:r>
                <w:t>Nombre Subunidad</w:t>
              </w:r>
            </w:ins>
          </w:p>
        </w:tc>
        <w:tc>
          <w:tcPr>
            <w:tcW w:w="4813" w:type="dxa"/>
          </w:tcPr>
          <w:p w14:paraId="47D7A887" w14:textId="77777777" w:rsidR="00B35B88" w:rsidRDefault="00B35B88" w:rsidP="00B35B88">
            <w:pPr>
              <w:rPr>
                <w:ins w:id="1656" w:author="OLIVARES MARTINEZ FERNANDO JESUS" w:date="2026-09-01T11:17:00Z"/>
              </w:rPr>
            </w:pPr>
            <w:ins w:id="1657" w:author="OLIVARES MARTINEZ FERNANDO JESUS" w:date="2026-09-01T11:17:00Z">
              <w:r>
                <w:t>SIA_DAT_CIO.</w:t>
              </w:r>
              <w:r w:rsidRPr="0037419B">
                <w:t>NOMBRE_UNIDAD</w:t>
              </w:r>
              <w:r>
                <w:t>3 LIKE '%</w:t>
              </w:r>
              <w:proofErr w:type="spellStart"/>
              <w:r>
                <w:t>Descripcion</w:t>
              </w:r>
              <w:proofErr w:type="spellEnd"/>
              <w:r>
                <w:t>%</w:t>
              </w:r>
            </w:ins>
          </w:p>
          <w:p w14:paraId="3BFB5706" w14:textId="37691132" w:rsidR="00B35B88" w:rsidRPr="004A1FDC" w:rsidRDefault="00B35B88" w:rsidP="00B35B88">
            <w:pPr>
              <w:rPr>
                <w:ins w:id="1658" w:author="OLIVARES MARTINEZ FERNANDO JESUS" w:date="2026-09-01T11:12:00Z"/>
                <w:color w:val="FF0000"/>
              </w:rPr>
            </w:pPr>
            <w:ins w:id="1659" w:author="OLIVARES MARTINEZ FERNANDO JESUS" w:date="2026-09-01T11:17:00Z">
              <w:r>
                <w:t>No sensitivo con mayúscula/minúscula.</w:t>
              </w:r>
            </w:ins>
          </w:p>
        </w:tc>
      </w:tr>
      <w:tr w:rsidR="00B35B88" w14:paraId="39F39FD2" w14:textId="77777777" w:rsidTr="000A29DB">
        <w:trPr>
          <w:ins w:id="1660" w:author="OLIVARES MARTINEZ FERNANDO JESUS" w:date="2026-09-01T11:12:00Z"/>
        </w:trPr>
        <w:tc>
          <w:tcPr>
            <w:tcW w:w="3681" w:type="dxa"/>
          </w:tcPr>
          <w:p w14:paraId="03E54748" w14:textId="73072581" w:rsidR="00B35B88" w:rsidRDefault="00B35B88" w:rsidP="00B35B88">
            <w:pPr>
              <w:rPr>
                <w:ins w:id="1661" w:author="OLIVARES MARTINEZ FERNANDO JESUS" w:date="2026-09-01T11:12:00Z"/>
              </w:rPr>
            </w:pPr>
            <w:ins w:id="1662" w:author="OLIVARES MARTINEZ FERNANDO JESUS" w:date="2026-09-01T11:12:00Z">
              <w:r>
                <w:t>Código Subunidad</w:t>
              </w:r>
            </w:ins>
          </w:p>
        </w:tc>
        <w:tc>
          <w:tcPr>
            <w:tcW w:w="4813" w:type="dxa"/>
          </w:tcPr>
          <w:p w14:paraId="0DEC3681" w14:textId="402CE4E7" w:rsidR="00B35B88" w:rsidRPr="004A1FDC" w:rsidRDefault="00B35B88" w:rsidP="00B35B88">
            <w:pPr>
              <w:rPr>
                <w:ins w:id="1663" w:author="OLIVARES MARTINEZ FERNANDO JESUS" w:date="2026-09-01T11:12:00Z"/>
                <w:color w:val="FF0000"/>
              </w:rPr>
            </w:pPr>
            <w:ins w:id="1664" w:author="OLIVARES MARTINEZ FERNANDO JESUS" w:date="2026-09-01T11:17:00Z">
              <w:r w:rsidRPr="0037419B">
                <w:t>ID_UNIDAD</w:t>
              </w:r>
              <w:r>
                <w:t>3</w:t>
              </w:r>
              <w:r w:rsidRPr="0037419B">
                <w:t>_CIO</w:t>
              </w:r>
              <w:r>
                <w:t xml:space="preserve"> = “Código Subunidad”</w:t>
              </w:r>
            </w:ins>
          </w:p>
        </w:tc>
      </w:tr>
      <w:tr w:rsidR="00B35B88" w:rsidRPr="00B35B88" w14:paraId="60A931A8" w14:textId="77777777" w:rsidTr="000A29DB">
        <w:trPr>
          <w:ins w:id="1665" w:author="OLIVARES MARTINEZ FERNANDO JESUS" w:date="2026-09-01T11:12:00Z"/>
        </w:trPr>
        <w:tc>
          <w:tcPr>
            <w:tcW w:w="3681" w:type="dxa"/>
          </w:tcPr>
          <w:p w14:paraId="52471487" w14:textId="72FD7BA5" w:rsidR="00B35B88" w:rsidRDefault="00B35B88" w:rsidP="00B35B88">
            <w:pPr>
              <w:rPr>
                <w:ins w:id="1666" w:author="OLIVARES MARTINEZ FERNANDO JESUS" w:date="2026-09-01T11:12:00Z"/>
              </w:rPr>
            </w:pPr>
            <w:ins w:id="1667" w:author="OLIVARES MARTINEZ FERNANDO JESUS" w:date="2026-09-01T11:12:00Z">
              <w:r>
                <w:t>Activo</w:t>
              </w:r>
            </w:ins>
          </w:p>
        </w:tc>
        <w:tc>
          <w:tcPr>
            <w:tcW w:w="4813" w:type="dxa"/>
          </w:tcPr>
          <w:p w14:paraId="3850FF26" w14:textId="77777777" w:rsidR="00B35B88" w:rsidRPr="00FA4714" w:rsidRDefault="00B35B88" w:rsidP="00B35B88">
            <w:pPr>
              <w:rPr>
                <w:ins w:id="1668" w:author="OLIVARES MARTINEZ FERNANDO JESUS" w:date="2026-09-01T11:17:00Z"/>
                <w:lang w:val="en-US"/>
              </w:rPr>
            </w:pPr>
            <w:ins w:id="1669" w:author="OLIVARES MARTINEZ FERNANDO JESUS" w:date="2026-09-01T11:17:00Z">
              <w:r w:rsidRPr="00FA4714">
                <w:rPr>
                  <w:lang w:val="en-US"/>
                </w:rPr>
                <w:t>SIA_DAT_ CIO.IND_ACTIVO = (</w:t>
              </w:r>
              <w:proofErr w:type="gramStart"/>
              <w:r w:rsidRPr="00FA4714">
                <w:rPr>
                  <w:lang w:val="en-US"/>
                </w:rPr>
                <w:t>TRUE,FALSE</w:t>
              </w:r>
              <w:proofErr w:type="gramEnd"/>
              <w:r w:rsidRPr="00FA4714">
                <w:rPr>
                  <w:lang w:val="en-US"/>
                </w:rPr>
                <w:t>)</w:t>
              </w:r>
            </w:ins>
          </w:p>
          <w:p w14:paraId="0BEB65B3" w14:textId="16591DCA" w:rsidR="00B35B88" w:rsidRPr="00B35B88" w:rsidRDefault="00B35B88" w:rsidP="00B35B88">
            <w:pPr>
              <w:rPr>
                <w:ins w:id="1670" w:author="OLIVARES MARTINEZ FERNANDO JESUS" w:date="2026-09-01T11:12:00Z"/>
                <w:color w:val="FF0000"/>
                <w:lang w:val="en-US"/>
                <w:rPrChange w:id="1671" w:author="OLIVARES MARTINEZ FERNANDO JESUS" w:date="2026-09-01T11:17:00Z">
                  <w:rPr>
                    <w:ins w:id="1672" w:author="OLIVARES MARTINEZ FERNANDO JESUS" w:date="2026-09-01T11:12:00Z"/>
                    <w:color w:val="FF0000"/>
                  </w:rPr>
                </w:rPrChange>
              </w:rPr>
            </w:pPr>
            <w:proofErr w:type="gramStart"/>
            <w:ins w:id="1673" w:author="OLIVARES MARTINEZ FERNANDO JESUS" w:date="2026-09-01T11:17:00Z">
              <w:r w:rsidRPr="00FA4714">
                <w:rPr>
                  <w:lang w:val="en-US"/>
                </w:rPr>
                <w:t>ENUM(</w:t>
              </w:r>
              <w:proofErr w:type="gramEnd"/>
              <w:r w:rsidRPr="00FA4714">
                <w:rPr>
                  <w:lang w:val="en-US"/>
                </w:rPr>
                <w:t>ON=TRUE = 1, OFF=FALSE = 0)</w:t>
              </w:r>
            </w:ins>
          </w:p>
        </w:tc>
      </w:tr>
    </w:tbl>
    <w:p w14:paraId="6DD2FA0B" w14:textId="77777777" w:rsidR="001B3794" w:rsidRPr="00B35B88" w:rsidRDefault="001B3794" w:rsidP="001B3794">
      <w:pPr>
        <w:rPr>
          <w:ins w:id="1674" w:author="OLIVARES MARTINEZ FERNANDO JESUS" w:date="2026-08-13T10:54:00Z"/>
          <w:lang w:val="en-US"/>
          <w:rPrChange w:id="1675" w:author="OLIVARES MARTINEZ FERNANDO JESUS" w:date="2026-09-01T11:17:00Z">
            <w:rPr>
              <w:ins w:id="1676" w:author="OLIVARES MARTINEZ FERNANDO JESUS" w:date="2026-08-13T10:54:00Z"/>
            </w:rPr>
          </w:rPrChange>
        </w:rPr>
      </w:pPr>
    </w:p>
    <w:p w14:paraId="70CE1062" w14:textId="77777777" w:rsidR="00810249" w:rsidRDefault="00810249">
      <w:pPr>
        <w:spacing w:after="160" w:line="259" w:lineRule="auto"/>
        <w:rPr>
          <w:ins w:id="1677" w:author="OLIVARES MARTINEZ FERNANDO JESUS" w:date="2026-09-01T11:44:00Z"/>
          <w:b/>
          <w:u w:val="single"/>
          <w:lang w:val="es-ES_tradnl"/>
        </w:rPr>
      </w:pPr>
      <w:ins w:id="1678" w:author="OLIVARES MARTINEZ FERNANDO JESUS" w:date="2026-09-01T11:44:00Z">
        <w:r>
          <w:rPr>
            <w:b/>
            <w:u w:val="single"/>
            <w:lang w:val="es-ES_tradnl"/>
          </w:rPr>
          <w:br w:type="page"/>
        </w:r>
      </w:ins>
    </w:p>
    <w:p w14:paraId="51CF6205" w14:textId="5D43101D" w:rsidR="001B3794" w:rsidRDefault="001B3794" w:rsidP="001B3794">
      <w:pPr>
        <w:rPr>
          <w:ins w:id="1679" w:author="OLIVARES MARTINEZ FERNANDO JESUS" w:date="2026-08-13T10:54:00Z"/>
        </w:rPr>
      </w:pPr>
      <w:ins w:id="1680" w:author="OLIVARES MARTINEZ FERNANDO JESUS" w:date="2026-08-13T10:54:00Z">
        <w:r>
          <w:rPr>
            <w:b/>
            <w:u w:val="single"/>
            <w:lang w:val="es-ES_tradnl"/>
          </w:rPr>
          <w:t>Listar</w:t>
        </w:r>
        <w:r w:rsidRPr="00125795">
          <w:rPr>
            <w:b/>
            <w:u w:val="single"/>
            <w:lang w:val="es-ES_tradnl"/>
          </w:rPr>
          <w:t xml:space="preserve"> </w:t>
        </w:r>
      </w:ins>
      <w:proofErr w:type="spellStart"/>
      <w:ins w:id="1681" w:author="OLIVARES MARTINEZ FERNANDO JESUS" w:date="2026-09-01T11:13:00Z">
        <w:r w:rsidR="004A1FDC">
          <w:rPr>
            <w:b/>
            <w:u w:val="single"/>
            <w:lang w:val="es-ES_tradnl"/>
          </w:rPr>
          <w:t>CIO’s</w:t>
        </w:r>
      </w:ins>
      <w:proofErr w:type="spellEnd"/>
    </w:p>
    <w:p w14:paraId="1BF0348F" w14:textId="40408EF9" w:rsidR="001B3794" w:rsidRDefault="001B3794" w:rsidP="001B3794">
      <w:pPr>
        <w:rPr>
          <w:ins w:id="1682" w:author="OLIVARES MARTINEZ FERNANDO JESUS" w:date="2026-08-13T10:54:00Z"/>
        </w:rPr>
      </w:pPr>
      <w:ins w:id="1683" w:author="OLIVARES MARTINEZ FERNANDO JESUS" w:date="2026-08-13T10:54:00Z">
        <w:r>
          <w:t xml:space="preserve">Si NO existen </w:t>
        </w:r>
      </w:ins>
      <w:proofErr w:type="spellStart"/>
      <w:ins w:id="1684" w:author="OLIVARES MARTINEZ FERNANDO JESUS" w:date="2026-09-01T11:13:00Z">
        <w:r w:rsidR="004A1FDC">
          <w:t>CIO’s</w:t>
        </w:r>
      </w:ins>
      <w:proofErr w:type="spellEnd"/>
      <w:ins w:id="1685" w:author="OLIVARES MARTINEZ FERNANDO JESUS" w:date="2026-08-13T10:54:00Z">
        <w:r>
          <w:t xml:space="preserve"> que cumplen las opciones informadas en el formulario de búsqueda, se mostrará un aviso: “</w:t>
        </w:r>
        <w:r w:rsidRPr="00953F7C">
          <w:t>No hay datos que mostrar</w:t>
        </w:r>
        <w:r>
          <w:t>”.</w:t>
        </w:r>
      </w:ins>
    </w:p>
    <w:p w14:paraId="691D0426" w14:textId="654749BB" w:rsidR="001B3794" w:rsidRDefault="001B3794" w:rsidP="001B3794">
      <w:pPr>
        <w:spacing w:after="0" w:line="240" w:lineRule="auto"/>
        <w:rPr>
          <w:ins w:id="1686" w:author="OLIVARES MARTINEZ FERNANDO JESUS" w:date="2026-08-13T10:54:00Z"/>
        </w:rPr>
      </w:pPr>
      <w:ins w:id="1687" w:author="OLIVARES MARTINEZ FERNANDO JESUS" w:date="2026-08-13T10:54:00Z">
        <w:r>
          <w:t xml:space="preserve">Si hay dados de alta registros de </w:t>
        </w:r>
      </w:ins>
      <w:proofErr w:type="spellStart"/>
      <w:ins w:id="1688" w:author="OLIVARES MARTINEZ FERNANDO JESUS" w:date="2026-09-01T11:13:00Z">
        <w:r w:rsidR="00B35B88">
          <w:t>CIO’s</w:t>
        </w:r>
      </w:ins>
      <w:proofErr w:type="spellEnd"/>
      <w:ins w:id="1689" w:author="OLIVARES MARTINEZ FERNANDO JESUS" w:date="2026-08-13T10:54:00Z">
        <w:r>
          <w:t xml:space="preserve"> activ</w:t>
        </w:r>
      </w:ins>
      <w:ins w:id="1690" w:author="OLIVARES MARTINEZ FERNANDO JESUS" w:date="2026-09-01T11:13:00Z">
        <w:r w:rsidR="00B35B88">
          <w:t>o</w:t>
        </w:r>
      </w:ins>
      <w:ins w:id="1691" w:author="OLIVARES MARTINEZ FERNANDO JESUS" w:date="2026-08-13T10:54:00Z">
        <w:r>
          <w:t xml:space="preserve">s que cumplen las opciones informadas en el formulario de búsqueda, se presenta </w:t>
        </w:r>
        <w:r w:rsidRPr="00A568C2">
          <w:rPr>
            <w:lang w:val="es-ES_tradnl"/>
          </w:rPr>
          <w:t>en una tabla</w:t>
        </w:r>
        <w:r>
          <w:t xml:space="preserve"> </w:t>
        </w:r>
      </w:ins>
      <w:ins w:id="1692" w:author="OLIVARES MARTINEZ FERNANDO JESUS" w:date="2026-09-01T11:14:00Z">
        <w:r w:rsidR="00B35B88">
          <w:t xml:space="preserve">cuyas columnas son los campos de los </w:t>
        </w:r>
        <w:proofErr w:type="spellStart"/>
        <w:r w:rsidR="00B35B88">
          <w:t>CIO’s</w:t>
        </w:r>
        <w:proofErr w:type="spellEnd"/>
        <w:r w:rsidR="00B35B88">
          <w:t xml:space="preserve"> que vamos a mostrar</w:t>
        </w:r>
      </w:ins>
    </w:p>
    <w:p w14:paraId="19351A79" w14:textId="77777777" w:rsidR="001B3794" w:rsidRDefault="001B3794" w:rsidP="001B3794">
      <w:pPr>
        <w:spacing w:after="0" w:line="240" w:lineRule="auto"/>
        <w:rPr>
          <w:ins w:id="1693" w:author="OLIVARES MARTINEZ FERNANDO JESUS" w:date="2026-08-13T10:54:00Z"/>
          <w:lang w:val="es-ES_tradnl"/>
        </w:rPr>
      </w:pPr>
    </w:p>
    <w:p w14:paraId="25454051" w14:textId="42F7E694" w:rsidR="001B3794" w:rsidRDefault="001B3794" w:rsidP="001B3794">
      <w:pPr>
        <w:spacing w:after="0" w:line="240" w:lineRule="auto"/>
        <w:rPr>
          <w:ins w:id="1694" w:author="OLIVARES MARTINEZ FERNANDO JESUS" w:date="2026-08-13T10:54:00Z"/>
          <w:lang w:val="es-ES_tradnl"/>
        </w:rPr>
      </w:pPr>
      <w:ins w:id="1695" w:author="OLIVARES MARTINEZ FERNANDO JESUS" w:date="2026-08-13T10:54:00Z">
        <w:r w:rsidRPr="00954E43">
          <w:rPr>
            <w:lang w:val="es-ES_tradnl"/>
          </w:rPr>
          <w:t xml:space="preserve">Cada fila del listado representará a un registro </w:t>
        </w:r>
        <w:r>
          <w:rPr>
            <w:lang w:val="es-ES_tradnl"/>
          </w:rPr>
          <w:t xml:space="preserve">de </w:t>
        </w:r>
      </w:ins>
      <w:ins w:id="1696" w:author="OLIVARES MARTINEZ FERNANDO JESUS" w:date="2026-09-01T10:02:00Z">
        <w:r w:rsidR="00EA4C3E">
          <w:rPr>
            <w:lang w:val="es-ES_tradnl"/>
          </w:rPr>
          <w:t>CIO</w:t>
        </w:r>
      </w:ins>
      <w:ins w:id="1697" w:author="OLIVARES MARTINEZ FERNANDO JESUS" w:date="2026-08-13T10:54:00Z">
        <w:r>
          <w:rPr>
            <w:lang w:val="es-ES_tradnl"/>
          </w:rPr>
          <w:t>:</w:t>
        </w:r>
      </w:ins>
    </w:p>
    <w:p w14:paraId="6CC12B48" w14:textId="77777777" w:rsidR="001B3794" w:rsidRPr="00F54361" w:rsidRDefault="001B3794" w:rsidP="001B3794">
      <w:pPr>
        <w:spacing w:after="0" w:line="240" w:lineRule="auto"/>
        <w:rPr>
          <w:ins w:id="1698" w:author="OLIVARES MARTINEZ FERNANDO JESUS" w:date="2026-08-13T10:54:00Z"/>
          <w:u w:val="single"/>
          <w:lang w:val="es-ES_tradnl"/>
          <w:rPrChange w:id="1699" w:author="OLIVARES MARTINEZ FERNANDO JESUS" w:date="2026-08-14T09:16:00Z">
            <w:rPr>
              <w:ins w:id="1700" w:author="OLIVARES MARTINEZ FERNANDO JESUS" w:date="2026-08-13T10:54:00Z"/>
              <w:lang w:val="es-ES_tradnl"/>
            </w:rPr>
          </w:rPrChange>
        </w:rPr>
      </w:pPr>
    </w:p>
    <w:tbl>
      <w:tblPr>
        <w:tblStyle w:val="Tablaconcuadrcula"/>
        <w:tblpPr w:leftFromText="141" w:rightFromText="141" w:vertAnchor="text" w:tblpX="-572" w:tblpY="1"/>
        <w:tblOverlap w:val="never"/>
        <w:tblW w:w="6840" w:type="pct"/>
        <w:tblLook w:val="04A0" w:firstRow="1" w:lastRow="0" w:firstColumn="1" w:lastColumn="0" w:noHBand="0" w:noVBand="1"/>
        <w:tblPrChange w:id="1701" w:author="OLIVARES MARTINEZ FERNANDO JESUS" w:date="2026-08-13T11:05:00Z">
          <w:tblPr>
            <w:tblStyle w:val="Tablaconcuadrcula"/>
            <w:tblpPr w:leftFromText="141" w:rightFromText="141" w:vertAnchor="text" w:tblpX="-572" w:tblpY="1"/>
            <w:tblOverlap w:val="never"/>
            <w:tblW w:w="5672" w:type="pct"/>
            <w:tblLook w:val="04A0" w:firstRow="1" w:lastRow="0" w:firstColumn="1" w:lastColumn="0" w:noHBand="0" w:noVBand="1"/>
          </w:tblPr>
        </w:tblPrChange>
      </w:tblPr>
      <w:tblGrid>
        <w:gridCol w:w="928"/>
        <w:gridCol w:w="739"/>
        <w:gridCol w:w="4378"/>
        <w:gridCol w:w="1183"/>
        <w:gridCol w:w="4378"/>
        <w:tblGridChange w:id="1702">
          <w:tblGrid>
            <w:gridCol w:w="928"/>
            <w:gridCol w:w="739"/>
            <w:gridCol w:w="306"/>
            <w:gridCol w:w="2933"/>
            <w:gridCol w:w="1139"/>
            <w:gridCol w:w="44"/>
            <w:gridCol w:w="1139"/>
            <w:gridCol w:w="2396"/>
            <w:gridCol w:w="1982"/>
          </w:tblGrid>
        </w:tblGridChange>
      </w:tblGrid>
      <w:tr w:rsidR="0003463D" w:rsidRPr="00784151" w14:paraId="14D10E44" w14:textId="77777777" w:rsidTr="00B97F9B">
        <w:trPr>
          <w:trHeight w:val="410"/>
          <w:ins w:id="1703" w:author="OLIVARES MARTINEZ FERNANDO JESUS" w:date="2026-08-13T10:54:00Z"/>
          <w:trPrChange w:id="1704" w:author="OLIVARES MARTINEZ FERNANDO JESUS" w:date="2026-08-13T11:05:00Z">
            <w:trPr>
              <w:gridAfter w:val="0"/>
              <w:trHeight w:val="410"/>
            </w:trPr>
          </w:trPrChange>
        </w:trPr>
        <w:tc>
          <w:tcPr>
            <w:tcW w:w="718" w:type="pct"/>
            <w:gridSpan w:val="2"/>
            <w:tcBorders>
              <w:bottom w:val="single" w:sz="18" w:space="0" w:color="auto"/>
              <w:right w:val="single" w:sz="24" w:space="0" w:color="auto"/>
            </w:tcBorders>
            <w:shd w:val="clear" w:color="auto" w:fill="1F4E79" w:themeFill="accent1" w:themeFillShade="80"/>
            <w:tcPrChange w:id="1705" w:author="OLIVARES MARTINEZ FERNANDO JESUS" w:date="2026-08-13T11:05:00Z">
              <w:tcPr>
                <w:tcW w:w="1267" w:type="pct"/>
                <w:gridSpan w:val="3"/>
                <w:tcBorders>
                  <w:bottom w:val="single" w:sz="18" w:space="0" w:color="auto"/>
                  <w:right w:val="single" w:sz="24" w:space="0" w:color="auto"/>
                </w:tcBorders>
                <w:shd w:val="clear" w:color="auto" w:fill="1F4E79" w:themeFill="accent1" w:themeFillShade="80"/>
              </w:tcPr>
            </w:tcPrChange>
          </w:tcPr>
          <w:p w14:paraId="49A64A6A" w14:textId="77777777" w:rsidR="001B3794" w:rsidRDefault="001B3794" w:rsidP="000A29DB">
            <w:pPr>
              <w:rPr>
                <w:ins w:id="1706" w:author="OLIVARES MARTINEZ FERNANDO JESUS" w:date="2026-08-13T10:54:00Z"/>
                <w:b/>
                <w:color w:val="FFFFFF" w:themeColor="background1"/>
                <w:lang w:val="es-ES_tradnl"/>
              </w:rPr>
            </w:pPr>
            <w:ins w:id="1707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 xml:space="preserve">Tabla </w:t>
              </w:r>
            </w:ins>
          </w:p>
        </w:tc>
        <w:tc>
          <w:tcPr>
            <w:tcW w:w="4282" w:type="pct"/>
            <w:gridSpan w:val="3"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tcPrChange w:id="1708" w:author="OLIVARES MARTINEZ FERNANDO JESUS" w:date="2026-08-13T11:05:00Z">
              <w:tcPr>
                <w:tcW w:w="3733" w:type="pct"/>
                <w:gridSpan w:val="5"/>
                <w:tcBorders>
                  <w:left w:val="single" w:sz="24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1F4E79" w:themeFill="accent1" w:themeFillShade="80"/>
              </w:tcPr>
            </w:tcPrChange>
          </w:tcPr>
          <w:p w14:paraId="0B8195A9" w14:textId="77777777" w:rsidR="001B3794" w:rsidRDefault="001B3794" w:rsidP="000A29DB">
            <w:pPr>
              <w:rPr>
                <w:ins w:id="1709" w:author="OLIVARES MARTINEZ FERNANDO JESUS" w:date="2026-08-13T10:54:00Z"/>
                <w:b/>
                <w:color w:val="FFFFFF" w:themeColor="background1"/>
                <w:lang w:val="es-ES_tradnl"/>
              </w:rPr>
            </w:pPr>
            <w:ins w:id="1710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>BBDD</w:t>
              </w:r>
            </w:ins>
          </w:p>
        </w:tc>
      </w:tr>
      <w:tr w:rsidR="0003463D" w:rsidRPr="00784151" w14:paraId="06F9BD2C" w14:textId="77777777" w:rsidTr="00B97F9B">
        <w:trPr>
          <w:trHeight w:val="477"/>
          <w:ins w:id="1711" w:author="OLIVARES MARTINEZ FERNANDO JESUS" w:date="2026-08-13T10:54:00Z"/>
          <w:trPrChange w:id="1712" w:author="OLIVARES MARTINEZ FERNANDO JESUS" w:date="2026-09-01T11:15:00Z">
            <w:trPr>
              <w:gridAfter w:val="0"/>
              <w:trHeight w:val="1134"/>
            </w:trPr>
          </w:trPrChange>
        </w:trPr>
        <w:tc>
          <w:tcPr>
            <w:tcW w:w="400" w:type="pct"/>
            <w:tcBorders>
              <w:top w:val="single" w:sz="18" w:space="0" w:color="auto"/>
            </w:tcBorders>
            <w:shd w:val="clear" w:color="auto" w:fill="1F4E79" w:themeFill="accent1" w:themeFillShade="80"/>
            <w:tcPrChange w:id="1713" w:author="OLIVARES MARTINEZ FERNANDO JESUS" w:date="2026-09-01T11:15:00Z">
              <w:tcPr>
                <w:tcW w:w="483" w:type="pct"/>
                <w:tcBorders>
                  <w:top w:val="single" w:sz="18" w:space="0" w:color="auto"/>
                </w:tcBorders>
                <w:shd w:val="clear" w:color="auto" w:fill="1F4E79" w:themeFill="accent1" w:themeFillShade="80"/>
              </w:tcPr>
            </w:tcPrChange>
          </w:tcPr>
          <w:p w14:paraId="7A009A6F" w14:textId="77777777" w:rsidR="001B3794" w:rsidRDefault="001B3794" w:rsidP="000A29DB">
            <w:pPr>
              <w:rPr>
                <w:ins w:id="1714" w:author="OLIVARES MARTINEZ FERNANDO JESUS" w:date="2026-08-13T10:54:00Z"/>
                <w:b/>
                <w:color w:val="FFFFFF" w:themeColor="background1"/>
                <w:lang w:val="es-ES_tradnl"/>
              </w:rPr>
            </w:pPr>
            <w:ins w:id="1715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>Listado:</w:t>
              </w:r>
            </w:ins>
          </w:p>
        </w:tc>
        <w:tc>
          <w:tcPr>
            <w:tcW w:w="318" w:type="pct"/>
            <w:tcBorders>
              <w:top w:val="single" w:sz="18" w:space="0" w:color="auto"/>
              <w:right w:val="single" w:sz="24" w:space="0" w:color="auto"/>
            </w:tcBorders>
            <w:shd w:val="clear" w:color="auto" w:fill="9CC2E5" w:themeFill="accent1" w:themeFillTint="99"/>
            <w:tcPrChange w:id="1716" w:author="OLIVARES MARTINEZ FERNANDO JESUS" w:date="2026-09-01T11:15:00Z">
              <w:tcPr>
                <w:tcW w:w="784" w:type="pct"/>
                <w:gridSpan w:val="2"/>
                <w:tcBorders>
                  <w:top w:val="single" w:sz="18" w:space="0" w:color="auto"/>
                  <w:right w:val="single" w:sz="24" w:space="0" w:color="auto"/>
                </w:tcBorders>
                <w:shd w:val="clear" w:color="auto" w:fill="9CC2E5" w:themeFill="accent1" w:themeFillTint="99"/>
              </w:tcPr>
            </w:tcPrChange>
          </w:tcPr>
          <w:p w14:paraId="043183D2" w14:textId="1C8C1617" w:rsidR="001B3794" w:rsidRDefault="00B35B88" w:rsidP="000A29DB">
            <w:pPr>
              <w:rPr>
                <w:ins w:id="1717" w:author="OLIVARES MARTINEZ FERNANDO JESUS" w:date="2026-08-13T10:54:00Z"/>
                <w:b/>
                <w:lang w:val="es-ES_tradnl"/>
              </w:rPr>
            </w:pPr>
            <w:proofErr w:type="spellStart"/>
            <w:ins w:id="1718" w:author="OLIVARES MARTINEZ FERNANDO JESUS" w:date="2026-09-01T11:15:00Z">
              <w:r>
                <w:rPr>
                  <w:b/>
                  <w:lang w:val="es-ES_tradnl"/>
                </w:rPr>
                <w:t>CIO’s</w:t>
              </w:r>
            </w:ins>
            <w:proofErr w:type="spellEnd"/>
          </w:p>
        </w:tc>
        <w:tc>
          <w:tcPr>
            <w:tcW w:w="1886" w:type="pct"/>
            <w:tcBorders>
              <w:top w:val="single" w:sz="18" w:space="0" w:color="auto"/>
              <w:left w:val="single" w:sz="24" w:space="0" w:color="auto"/>
            </w:tcBorders>
            <w:shd w:val="clear" w:color="auto" w:fill="1F4E79" w:themeFill="accent1" w:themeFillShade="80"/>
            <w:tcPrChange w:id="1719" w:author="OLIVARES MARTINEZ FERNANDO JESUS" w:date="2026-09-01T11:15:00Z">
              <w:tcPr>
                <w:tcW w:w="1041" w:type="pct"/>
                <w:tcBorders>
                  <w:top w:val="single" w:sz="18" w:space="0" w:color="auto"/>
                  <w:left w:val="single" w:sz="24" w:space="0" w:color="auto"/>
                </w:tcBorders>
                <w:shd w:val="clear" w:color="auto" w:fill="1F4E79" w:themeFill="accent1" w:themeFillShade="80"/>
              </w:tcPr>
            </w:tcPrChange>
          </w:tcPr>
          <w:p w14:paraId="7A9ACD8D" w14:textId="77777777" w:rsidR="001B3794" w:rsidRDefault="001B3794" w:rsidP="000A29DB">
            <w:pPr>
              <w:rPr>
                <w:ins w:id="1720" w:author="OLIVARES MARTINEZ FERNANDO JESUS" w:date="2026-08-13T10:54:00Z"/>
                <w:b/>
                <w:color w:val="FFFFFF" w:themeColor="background1"/>
                <w:lang w:val="es-ES_tradnl"/>
              </w:rPr>
            </w:pPr>
            <w:ins w:id="1721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>Tabla BBDD:</w:t>
              </w:r>
            </w:ins>
          </w:p>
        </w:tc>
        <w:tc>
          <w:tcPr>
            <w:tcW w:w="2396" w:type="pct"/>
            <w:gridSpan w:val="2"/>
            <w:tcBorders>
              <w:top w:val="single" w:sz="18" w:space="0" w:color="auto"/>
            </w:tcBorders>
            <w:shd w:val="clear" w:color="auto" w:fill="9CC2E5" w:themeFill="accent1" w:themeFillTint="99"/>
            <w:tcPrChange w:id="1722" w:author="OLIVARES MARTINEZ FERNANDO JESUS" w:date="2026-09-01T11:15:00Z">
              <w:tcPr>
                <w:tcW w:w="2692" w:type="pct"/>
                <w:gridSpan w:val="4"/>
                <w:tcBorders>
                  <w:top w:val="single" w:sz="18" w:space="0" w:color="auto"/>
                </w:tcBorders>
                <w:shd w:val="clear" w:color="auto" w:fill="9CC2E5" w:themeFill="accent1" w:themeFillTint="99"/>
              </w:tcPr>
            </w:tcPrChange>
          </w:tcPr>
          <w:p w14:paraId="1FCC9841" w14:textId="19671A27" w:rsidR="0003463D" w:rsidRPr="00F55A05" w:rsidRDefault="0003463D" w:rsidP="000A29DB">
            <w:pPr>
              <w:rPr>
                <w:ins w:id="1723" w:author="OLIVARES MARTINEZ FERNANDO JESUS" w:date="2026-08-13T10:54:00Z"/>
                <w:b/>
                <w:lang w:val="es-ES_tradnl"/>
              </w:rPr>
            </w:pPr>
            <w:ins w:id="1724" w:author="OLIVARES MARTINEZ FERNANDO JESUS" w:date="2026-08-13T11:03:00Z">
              <w:r>
                <w:rPr>
                  <w:b/>
                  <w:lang w:val="es-ES_tradnl"/>
                </w:rPr>
                <w:t>SIA_DAT_</w:t>
              </w:r>
            </w:ins>
            <w:ins w:id="1725" w:author="OLIVARES MARTINEZ FERNANDO JESUS" w:date="2026-09-01T10:02:00Z">
              <w:r w:rsidR="00EA4C3E">
                <w:rPr>
                  <w:b/>
                  <w:lang w:val="es-ES_tradnl"/>
                </w:rPr>
                <w:t>CIO</w:t>
              </w:r>
            </w:ins>
          </w:p>
        </w:tc>
      </w:tr>
      <w:tr w:rsidR="0003463D" w:rsidRPr="00784151" w14:paraId="0BF1125F" w14:textId="77777777" w:rsidTr="00B97F9B">
        <w:trPr>
          <w:trHeight w:val="550"/>
          <w:ins w:id="1726" w:author="OLIVARES MARTINEZ FERNANDO JESUS" w:date="2026-08-13T10:54:00Z"/>
          <w:trPrChange w:id="1727" w:author="OLIVARES MARTINEZ FERNANDO JESUS" w:date="2026-08-13T11:05:00Z">
            <w:trPr>
              <w:gridAfter w:val="0"/>
              <w:trHeight w:val="550"/>
            </w:trPr>
          </w:trPrChange>
        </w:trPr>
        <w:tc>
          <w:tcPr>
            <w:tcW w:w="718" w:type="pct"/>
            <w:gridSpan w:val="2"/>
            <w:tcBorders>
              <w:right w:val="single" w:sz="24" w:space="0" w:color="auto"/>
            </w:tcBorders>
            <w:shd w:val="clear" w:color="auto" w:fill="1F4E79" w:themeFill="accent1" w:themeFillShade="80"/>
            <w:tcPrChange w:id="1728" w:author="OLIVARES MARTINEZ FERNANDO JESUS" w:date="2026-08-13T11:05:00Z">
              <w:tcPr>
                <w:tcW w:w="1267" w:type="pct"/>
                <w:gridSpan w:val="3"/>
                <w:tcBorders>
                  <w:right w:val="single" w:sz="24" w:space="0" w:color="auto"/>
                </w:tcBorders>
                <w:shd w:val="clear" w:color="auto" w:fill="1F4E79" w:themeFill="accent1" w:themeFillShade="80"/>
              </w:tcPr>
            </w:tcPrChange>
          </w:tcPr>
          <w:p w14:paraId="35DB065E" w14:textId="77777777" w:rsidR="001B3794" w:rsidRPr="007A3A8C" w:rsidRDefault="001B3794" w:rsidP="000A29DB">
            <w:pPr>
              <w:rPr>
                <w:ins w:id="1729" w:author="OLIVARES MARTINEZ FERNANDO JESUS" w:date="2026-08-13T10:54:00Z"/>
                <w:b/>
                <w:color w:val="FFFFFF" w:themeColor="background1"/>
                <w:highlight w:val="red"/>
                <w:lang w:val="es-ES_tradnl"/>
              </w:rPr>
            </w:pPr>
            <w:ins w:id="1730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>Columna / Valor</w:t>
              </w:r>
            </w:ins>
          </w:p>
        </w:tc>
        <w:tc>
          <w:tcPr>
            <w:tcW w:w="1886" w:type="pct"/>
            <w:tcBorders>
              <w:left w:val="single" w:sz="24" w:space="0" w:color="auto"/>
            </w:tcBorders>
            <w:shd w:val="clear" w:color="auto" w:fill="1F4E79" w:themeFill="accent1" w:themeFillShade="80"/>
            <w:tcPrChange w:id="1731" w:author="OLIVARES MARTINEZ FERNANDO JESUS" w:date="2026-08-13T11:05:00Z">
              <w:tcPr>
                <w:tcW w:w="1041" w:type="pct"/>
                <w:tcBorders>
                  <w:left w:val="single" w:sz="24" w:space="0" w:color="auto"/>
                </w:tcBorders>
                <w:shd w:val="clear" w:color="auto" w:fill="1F4E79" w:themeFill="accent1" w:themeFillShade="80"/>
              </w:tcPr>
            </w:tcPrChange>
          </w:tcPr>
          <w:p w14:paraId="2E9025A2" w14:textId="77777777" w:rsidR="001B3794" w:rsidRPr="00453E5C" w:rsidRDefault="001B3794" w:rsidP="000A29DB">
            <w:pPr>
              <w:rPr>
                <w:ins w:id="1732" w:author="OLIVARES MARTINEZ FERNANDO JESUS" w:date="2026-08-13T10:54:00Z"/>
                <w:b/>
                <w:color w:val="FFFFFF" w:themeColor="background1"/>
                <w:lang w:val="es-ES_tradnl"/>
              </w:rPr>
            </w:pPr>
            <w:ins w:id="1733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>Campo BBDD</w:t>
              </w:r>
            </w:ins>
          </w:p>
        </w:tc>
        <w:tc>
          <w:tcPr>
            <w:tcW w:w="2396" w:type="pct"/>
            <w:gridSpan w:val="2"/>
            <w:shd w:val="clear" w:color="auto" w:fill="1F4E79" w:themeFill="accent1" w:themeFillShade="80"/>
            <w:tcPrChange w:id="1734" w:author="OLIVARES MARTINEZ FERNANDO JESUS" w:date="2026-08-13T11:05:00Z">
              <w:tcPr>
                <w:tcW w:w="2692" w:type="pct"/>
                <w:gridSpan w:val="4"/>
                <w:shd w:val="clear" w:color="auto" w:fill="1F4E79" w:themeFill="accent1" w:themeFillShade="80"/>
              </w:tcPr>
            </w:tcPrChange>
          </w:tcPr>
          <w:p w14:paraId="6B007763" w14:textId="77777777" w:rsidR="001B3794" w:rsidRDefault="001B3794" w:rsidP="000A29DB">
            <w:pPr>
              <w:rPr>
                <w:ins w:id="1735" w:author="OLIVARES MARTINEZ FERNANDO JESUS" w:date="2026-08-13T10:54:00Z"/>
                <w:b/>
                <w:color w:val="FFFFFF" w:themeColor="background1"/>
                <w:lang w:val="es-ES_tradnl"/>
              </w:rPr>
            </w:pPr>
            <w:ins w:id="1736" w:author="OLIVARES MARTINEZ FERNANDO JESUS" w:date="2026-08-13T10:54:00Z">
              <w:r>
                <w:rPr>
                  <w:b/>
                  <w:color w:val="FFFFFF" w:themeColor="background1"/>
                  <w:lang w:val="es-ES_tradnl"/>
                </w:rPr>
                <w:t>Detalles modo obtención</w:t>
              </w:r>
            </w:ins>
          </w:p>
        </w:tc>
      </w:tr>
      <w:tr w:rsidR="00B35B88" w14:paraId="6F8F8AC7" w14:textId="77777777" w:rsidTr="00B97F9B">
        <w:trPr>
          <w:trHeight w:val="640"/>
          <w:ins w:id="1737" w:author="OLIVARES MARTINEZ FERNANDO JESUS" w:date="2026-09-01T11:16:00Z"/>
        </w:trPr>
        <w:tc>
          <w:tcPr>
            <w:tcW w:w="718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67F228A0" w14:textId="04559857" w:rsidR="00B35B88" w:rsidRDefault="00B35B88" w:rsidP="00B35B88">
            <w:pPr>
              <w:rPr>
                <w:ins w:id="1738" w:author="OLIVARES MARTINEZ FERNANDO JESUS" w:date="2026-09-01T11:16:00Z"/>
                <w:lang w:val="es-ES_tradnl"/>
              </w:rPr>
            </w:pPr>
            <w:ins w:id="1739" w:author="OLIVARES MARTINEZ FERNANDO JESUS" w:date="2026-09-01T11:17:00Z">
              <w:r>
                <w:t>Código</w:t>
              </w:r>
            </w:ins>
          </w:p>
        </w:tc>
        <w:tc>
          <w:tcPr>
            <w:tcW w:w="1886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62C1FFCB" w14:textId="77777777" w:rsidR="00B35B88" w:rsidRDefault="00B35B88" w:rsidP="00B35B88">
            <w:pPr>
              <w:rPr>
                <w:ins w:id="1740" w:author="OLIVARES MARTINEZ FERNANDO JESUS" w:date="2026-09-01T11:17:00Z"/>
                <w:lang w:val="es-ES_tradnl"/>
              </w:rPr>
            </w:pPr>
            <w:ins w:id="1741" w:author="OLIVARES MARTINEZ FERNANDO JESUS" w:date="2026-09-01T11:17:00Z">
              <w:r>
                <w:rPr>
                  <w:lang w:val="es-ES_tradnl"/>
                </w:rPr>
                <w:t xml:space="preserve">Código CIO Valor = SIA_DAT_EJERCITO.ID_EJERCITO_SIPERDEF + </w:t>
              </w:r>
            </w:ins>
          </w:p>
          <w:p w14:paraId="477F05CF" w14:textId="77777777" w:rsidR="00B35B88" w:rsidRDefault="00B35B88" w:rsidP="00B35B88">
            <w:pPr>
              <w:rPr>
                <w:ins w:id="1742" w:author="OLIVARES MARTINEZ FERNANDO JESUS" w:date="2026-09-01T11:17:00Z"/>
                <w:lang w:val="es-ES_tradnl"/>
              </w:rPr>
            </w:pPr>
            <w:ins w:id="1743" w:author="OLIVARES MARTINEZ FERNANDO JESUS" w:date="2026-09-01T11:17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+ </w:t>
              </w:r>
            </w:ins>
          </w:p>
          <w:p w14:paraId="500D6029" w14:textId="6F0EA1B9" w:rsidR="00B35B88" w:rsidRPr="00F10BA8" w:rsidRDefault="00B35B88" w:rsidP="00B35B88">
            <w:pPr>
              <w:rPr>
                <w:ins w:id="1744" w:author="OLIVARES MARTINEZ FERNANDO JESUS" w:date="2026-09-01T11:16:00Z"/>
                <w:rFonts w:cs="Arial"/>
                <w:sz w:val="16"/>
                <w:szCs w:val="16"/>
              </w:rPr>
            </w:pPr>
            <w:ins w:id="1745" w:author="OLIVARES MARTINEZ FERNANDO JESUS" w:date="2026-09-01T11:17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2C2EDD29" w14:textId="4D8393DA" w:rsidR="00B35B88" w:rsidRPr="00FC6EA0" w:rsidRDefault="00B35B88" w:rsidP="00B35B88">
            <w:pPr>
              <w:rPr>
                <w:ins w:id="1746" w:author="OLIVARES MARTINEZ FERNANDO JESUS" w:date="2026-09-01T11:16:00Z"/>
                <w:lang w:val="es-ES_tradnl"/>
              </w:rPr>
            </w:pPr>
            <w:ins w:id="1747" w:author="OLIVARES MARTINEZ FERNANDO JESUS" w:date="2026-09-01T11:18:00Z">
              <w:r w:rsidRPr="00FC6EA0">
                <w:rPr>
                  <w:lang w:val="es-ES_tradnl"/>
                </w:rPr>
                <w:t>Descripción</w:t>
              </w:r>
            </w:ins>
          </w:p>
        </w:tc>
        <w:tc>
          <w:tcPr>
            <w:tcW w:w="188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1CE746B0" w14:textId="6A3F0728" w:rsidR="00B35B88" w:rsidRPr="00B97F9B" w:rsidRDefault="00B35B88" w:rsidP="00B35B88">
            <w:pPr>
              <w:rPr>
                <w:ins w:id="1748" w:author="OLIVARES MARTINEZ FERNANDO JESUS" w:date="2026-09-01T11:16:00Z"/>
                <w:rFonts w:cs="Arial"/>
                <w:rPrChange w:id="1749" w:author="OLIVARES MARTINEZ FERNANDO JESUS" w:date="2026-09-01T11:18:00Z">
                  <w:rPr>
                    <w:ins w:id="1750" w:author="OLIVARES MARTINEZ FERNANDO JESUS" w:date="2026-09-01T11:16:00Z"/>
                    <w:rFonts w:cs="Arial"/>
                    <w:sz w:val="16"/>
                    <w:szCs w:val="16"/>
                  </w:rPr>
                </w:rPrChange>
              </w:rPr>
            </w:pPr>
            <w:ins w:id="1751" w:author="OLIVARES MARTINEZ FERNANDO JESUS" w:date="2026-09-01T11:18:00Z">
              <w:r w:rsidRPr="00B97F9B">
                <w:rPr>
                  <w:rFonts w:cs="Arial"/>
                  <w:rPrChange w:id="1752" w:author="OLIVARES MARTINEZ FERNANDO JESUS" w:date="2026-09-01T11:18:00Z">
                    <w:rPr>
                      <w:rFonts w:cs="Arial"/>
                      <w:sz w:val="16"/>
                      <w:szCs w:val="16"/>
                    </w:rPr>
                  </w:rPrChange>
                </w:rPr>
                <w:t>Es un código formado por ID_EJERCITO SIPERDEF, CODIGO_</w:t>
              </w:r>
              <w:proofErr w:type="gramStart"/>
              <w:r w:rsidRPr="00B97F9B">
                <w:rPr>
                  <w:rFonts w:cs="Arial"/>
                  <w:rPrChange w:id="1753" w:author="OLIVARES MARTINEZ FERNANDO JESUS" w:date="2026-09-01T11:18:00Z">
                    <w:rPr>
                      <w:rFonts w:cs="Arial"/>
                      <w:sz w:val="16"/>
                      <w:szCs w:val="16"/>
                    </w:rPr>
                  </w:rPrChange>
                </w:rPr>
                <w:t xml:space="preserve">UNIDAD,  </w:t>
              </w:r>
              <w:r w:rsidRPr="00B97F9B">
                <w:rPr>
                  <w:rFonts w:cs="Arial"/>
                  <w:rPrChange w:id="1754" w:author="OLIVARES MARTINEZ FERNANDO JESUS" w:date="2026-09-01T11:18:00Z">
                    <w:rPr>
                      <w:rFonts w:cs="Arial"/>
                      <w:sz w:val="16"/>
                      <w:szCs w:val="16"/>
                    </w:rPr>
                  </w:rPrChange>
                </w:rPr>
                <w:t>CODIGO</w:t>
              </w:r>
              <w:proofErr w:type="gramEnd"/>
              <w:r w:rsidRPr="00B97F9B">
                <w:rPr>
                  <w:rFonts w:cs="Arial"/>
                  <w:rPrChange w:id="1755" w:author="OLIVARES MARTINEZ FERNANDO JESUS" w:date="2026-09-01T11:18:00Z">
                    <w:rPr>
                      <w:rFonts w:cs="Arial"/>
                      <w:sz w:val="16"/>
                      <w:szCs w:val="16"/>
                    </w:rPr>
                  </w:rPrChange>
                </w:rPr>
                <w:t>_</w:t>
              </w:r>
              <w:r w:rsidRPr="00B97F9B">
                <w:rPr>
                  <w:rFonts w:cs="Arial"/>
                  <w:rPrChange w:id="1756" w:author="OLIVARES MARTINEZ FERNANDO JESUS" w:date="2026-09-01T11:18:00Z">
                    <w:rPr>
                      <w:rFonts w:cs="Arial"/>
                      <w:sz w:val="16"/>
                      <w:szCs w:val="16"/>
                    </w:rPr>
                  </w:rPrChange>
                </w:rPr>
                <w:t>SUB</w:t>
              </w:r>
              <w:r w:rsidRPr="00B97F9B">
                <w:rPr>
                  <w:rFonts w:cs="Arial"/>
                  <w:rPrChange w:id="1757" w:author="OLIVARES MARTINEZ FERNANDO JESUS" w:date="2026-09-01T11:18:00Z">
                    <w:rPr>
                      <w:rFonts w:cs="Arial"/>
                      <w:sz w:val="16"/>
                      <w:szCs w:val="16"/>
                    </w:rPr>
                  </w:rPrChange>
                </w:rPr>
                <w:t>UNIDAD</w:t>
              </w:r>
            </w:ins>
          </w:p>
        </w:tc>
      </w:tr>
      <w:tr w:rsidR="00B35B88" w14:paraId="33CE0189" w14:textId="77777777" w:rsidTr="00B97F9B">
        <w:trPr>
          <w:trHeight w:val="640"/>
          <w:ins w:id="1758" w:author="OLIVARES MARTINEZ FERNANDO JESUS" w:date="2026-09-01T11:16:00Z"/>
        </w:trPr>
        <w:tc>
          <w:tcPr>
            <w:tcW w:w="718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70CBE103" w14:textId="77777777" w:rsidR="00B35B88" w:rsidRDefault="00B35B88" w:rsidP="00B35B88">
            <w:pPr>
              <w:rPr>
                <w:ins w:id="1759" w:author="OLIVARES MARTINEZ FERNANDO JESUS" w:date="2026-09-01T11:16:00Z"/>
                <w:lang w:val="es-ES_tradnl"/>
              </w:rPr>
            </w:pPr>
          </w:p>
        </w:tc>
        <w:tc>
          <w:tcPr>
            <w:tcW w:w="1886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58841F82" w14:textId="77777777" w:rsidR="00B35B88" w:rsidRPr="00F10BA8" w:rsidRDefault="00B35B88" w:rsidP="00B35B88">
            <w:pPr>
              <w:rPr>
                <w:ins w:id="1760" w:author="OLIVARES MARTINEZ FERNANDO JESUS" w:date="2026-09-01T11:16:00Z"/>
                <w:rFonts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00F3E856" w14:textId="77777777" w:rsidR="00B35B88" w:rsidRDefault="00B35B88" w:rsidP="00B35B88">
            <w:pPr>
              <w:rPr>
                <w:ins w:id="1761" w:author="OLIVARES MARTINEZ FERNANDO JESUS" w:date="2026-09-01T11:18:00Z"/>
                <w:noProof/>
              </w:rPr>
            </w:pPr>
            <w:ins w:id="1762" w:author="OLIVARES MARTINEZ FERNANDO JESUS" w:date="2026-09-01T11:18:00Z">
              <w:r>
                <w:rPr>
                  <w:noProof/>
                </w:rPr>
                <w:t>Valor a mostrar</w:t>
              </w:r>
            </w:ins>
          </w:p>
          <w:p w14:paraId="5FB99BF6" w14:textId="77777777" w:rsidR="00B35B88" w:rsidRPr="00FC6EA0" w:rsidRDefault="00B35B88" w:rsidP="00B35B88">
            <w:pPr>
              <w:rPr>
                <w:ins w:id="1763" w:author="OLIVARES MARTINEZ FERNANDO JESUS" w:date="2026-09-01T11:16:00Z"/>
                <w:lang w:val="es-ES_tradnl"/>
              </w:rPr>
            </w:pPr>
          </w:p>
        </w:tc>
        <w:tc>
          <w:tcPr>
            <w:tcW w:w="188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6D87002D" w14:textId="77777777" w:rsidR="00B35B88" w:rsidRDefault="00B35B88" w:rsidP="00B35B88">
            <w:pPr>
              <w:spacing w:line="240" w:lineRule="auto"/>
              <w:rPr>
                <w:ins w:id="1764" w:author="OLIVARES MARTINEZ FERNANDO JESUS" w:date="2026-09-01T11:18:00Z"/>
              </w:rPr>
            </w:pPr>
            <w:ins w:id="1765" w:author="OLIVARES MARTINEZ FERNANDO JESUS" w:date="2026-09-01T11:18:00Z">
              <w:r>
                <w:t>SIA_DAT_CIO.ID_CIO = “Código”</w:t>
              </w:r>
            </w:ins>
          </w:p>
          <w:p w14:paraId="6F1EA17A" w14:textId="77777777" w:rsidR="00B35B88" w:rsidRDefault="00B35B88" w:rsidP="00B35B88">
            <w:pPr>
              <w:spacing w:line="240" w:lineRule="auto"/>
              <w:rPr>
                <w:ins w:id="1766" w:author="OLIVARES MARTINEZ FERNANDO JESUS" w:date="2026-09-01T11:18:00Z"/>
              </w:rPr>
            </w:pPr>
            <w:ins w:id="1767" w:author="OLIVARES MARTINEZ FERNANDO JESUS" w:date="2026-09-01T11:18:00Z">
              <w:r>
                <w:t>SIADAT.EJERCITO = SIA_DAT_CIO.</w:t>
              </w:r>
              <w:r w:rsidRPr="0037419B">
                <w:t>ID_EJERCITO</w:t>
              </w:r>
            </w:ins>
          </w:p>
          <w:p w14:paraId="0525AB27" w14:textId="77777777" w:rsidR="00B35B88" w:rsidRDefault="00B35B88" w:rsidP="00B35B88">
            <w:pPr>
              <w:spacing w:line="240" w:lineRule="auto"/>
              <w:rPr>
                <w:ins w:id="1768" w:author="OLIVARES MARTINEZ FERNANDO JESUS" w:date="2026-09-01T11:18:00Z"/>
                <w:lang w:val="es-ES_tradnl"/>
              </w:rPr>
            </w:pPr>
            <w:ins w:id="1769" w:author="OLIVARES MARTINEZ FERNANDO JESUS" w:date="2026-09-01T11:18:00Z">
              <w:r>
                <w:t xml:space="preserve">Valor: </w:t>
              </w:r>
              <w:r>
                <w:rPr>
                  <w:lang w:val="es-ES_tradnl"/>
                </w:rPr>
                <w:t>Valor = SIA_DAT_EJERCITO.ID_EJERCITO_SIPERDEF + 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+</w:t>
              </w:r>
            </w:ins>
          </w:p>
          <w:p w14:paraId="6EA10F1F" w14:textId="1123A4F4" w:rsidR="00B35B88" w:rsidRPr="00115026" w:rsidRDefault="00B35B88" w:rsidP="00B35B88">
            <w:pPr>
              <w:rPr>
                <w:ins w:id="1770" w:author="OLIVARES MARTINEZ FERNANDO JESUS" w:date="2026-09-01T11:16:00Z"/>
                <w:rFonts w:cs="Arial"/>
                <w:sz w:val="16"/>
                <w:szCs w:val="16"/>
              </w:rPr>
            </w:pPr>
            <w:ins w:id="1771" w:author="OLIVARES MARTINEZ FERNANDO JESUS" w:date="2026-09-01T11:18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</w:tr>
      <w:tr w:rsidR="00B97F9B" w14:paraId="2E0E9242" w14:textId="77777777" w:rsidTr="00B97F9B">
        <w:trPr>
          <w:trHeight w:val="640"/>
          <w:ins w:id="1772" w:author="OLIVARES MARTINEZ FERNANDO JESUS" w:date="2026-09-01T11:16:00Z"/>
        </w:trPr>
        <w:tc>
          <w:tcPr>
            <w:tcW w:w="718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006F621B" w14:textId="25AD3B5D" w:rsidR="00B97F9B" w:rsidRDefault="00B97F9B" w:rsidP="00B97F9B">
            <w:pPr>
              <w:rPr>
                <w:ins w:id="1773" w:author="OLIVARES MARTINEZ FERNANDO JESUS" w:date="2026-09-01T11:16:00Z"/>
                <w:lang w:val="es-ES_tradnl"/>
              </w:rPr>
            </w:pPr>
            <w:ins w:id="1774" w:author="OLIVARES MARTINEZ FERNANDO JESUS" w:date="2026-09-01T11:19:00Z">
              <w:r>
                <w:t>Ejército</w:t>
              </w:r>
            </w:ins>
          </w:p>
        </w:tc>
        <w:tc>
          <w:tcPr>
            <w:tcW w:w="1886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4C134EF2" w14:textId="5055EEF3" w:rsidR="00B97F9B" w:rsidRPr="00B97F9B" w:rsidRDefault="00B97F9B" w:rsidP="00B97F9B">
            <w:pPr>
              <w:rPr>
                <w:ins w:id="1775" w:author="OLIVARES MARTINEZ FERNANDO JESUS" w:date="2026-09-01T11:16:00Z"/>
                <w:rPrChange w:id="1776" w:author="OLIVARES MARTINEZ FERNANDO JESUS" w:date="2026-09-01T11:21:00Z">
                  <w:rPr>
                    <w:ins w:id="1777" w:author="OLIVARES MARTINEZ FERNANDO JESUS" w:date="2026-09-01T11:16:00Z"/>
                    <w:rFonts w:cs="Arial"/>
                    <w:sz w:val="16"/>
                    <w:szCs w:val="16"/>
                  </w:rPr>
                </w:rPrChange>
              </w:rPr>
            </w:pPr>
            <w:proofErr w:type="gramStart"/>
            <w:ins w:id="1778" w:author="OLIVARES MARTINEZ FERNANDO JESUS" w:date="2026-09-01T11:20:00Z">
              <w:r>
                <w:t>SIADAT.EJERCITO</w:t>
              </w:r>
              <w:r>
                <w:t>.CODIGO</w:t>
              </w:r>
            </w:ins>
            <w:proofErr w:type="gramEnd"/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1BC8690B" w14:textId="274E121F" w:rsidR="00B97F9B" w:rsidRPr="00FC6EA0" w:rsidRDefault="00B97F9B" w:rsidP="00B97F9B">
            <w:pPr>
              <w:rPr>
                <w:ins w:id="1779" w:author="OLIVARES MARTINEZ FERNANDO JESUS" w:date="2026-09-01T11:16:00Z"/>
                <w:lang w:val="es-ES_tradnl"/>
              </w:rPr>
            </w:pPr>
            <w:ins w:id="1780" w:author="OLIVARES MARTINEZ FERNANDO JESUS" w:date="2026-09-01T11:19:00Z">
              <w:r w:rsidRPr="00FC6EA0">
                <w:rPr>
                  <w:lang w:val="es-ES_tradnl"/>
                </w:rPr>
                <w:t>Descripción</w:t>
              </w:r>
            </w:ins>
          </w:p>
        </w:tc>
        <w:tc>
          <w:tcPr>
            <w:tcW w:w="188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727282BD" w14:textId="17C7C977" w:rsidR="00B97F9B" w:rsidRPr="00B97F9B" w:rsidRDefault="00B97F9B" w:rsidP="00B97F9B">
            <w:pPr>
              <w:rPr>
                <w:ins w:id="1781" w:author="OLIVARES MARTINEZ FERNANDO JESUS" w:date="2026-09-01T11:16:00Z"/>
                <w:rPrChange w:id="1782" w:author="OLIVARES MARTINEZ FERNANDO JESUS" w:date="2026-09-01T11:20:00Z">
                  <w:rPr>
                    <w:ins w:id="1783" w:author="OLIVARES MARTINEZ FERNANDO JESUS" w:date="2026-09-01T11:16:00Z"/>
                    <w:rFonts w:cs="Arial"/>
                    <w:sz w:val="16"/>
                    <w:szCs w:val="16"/>
                  </w:rPr>
                </w:rPrChange>
              </w:rPr>
              <w:pPrChange w:id="1784" w:author="OLIVARES MARTINEZ FERNANDO JESUS" w:date="2026-09-01T11:20:00Z">
                <w:pPr>
                  <w:framePr w:hSpace="141" w:wrap="around" w:vAnchor="text" w:hAnchor="text" w:x="-572" w:y="1"/>
                  <w:suppressOverlap/>
                </w:pPr>
              </w:pPrChange>
            </w:pPr>
            <w:ins w:id="1785" w:author="OLIVARES MARTINEZ FERNANDO JESUS" w:date="2026-09-01T11:20:00Z">
              <w:r>
                <w:t>SIA_DAT_CIO.ID_CIO = “Código”</w:t>
              </w:r>
              <w:r>
                <w:t xml:space="preserve"> </w:t>
              </w:r>
            </w:ins>
            <w:ins w:id="1786" w:author="OLIVARES MARTINEZ FERNANDO JESUS" w:date="2026-09-01T11:19:00Z">
              <w:r>
                <w:t>SIADAT.EJERCITO = SIA_DAT_CIO.</w:t>
              </w:r>
              <w:r w:rsidRPr="0037419B">
                <w:t>ID_EJERCITO</w:t>
              </w:r>
            </w:ins>
          </w:p>
        </w:tc>
      </w:tr>
      <w:tr w:rsidR="00B97F9B" w14:paraId="70EB7AD8" w14:textId="77777777" w:rsidTr="00B97F9B">
        <w:trPr>
          <w:trHeight w:val="640"/>
          <w:ins w:id="1787" w:author="OLIVARES MARTINEZ FERNANDO JESUS" w:date="2026-09-01T11:16:00Z"/>
        </w:trPr>
        <w:tc>
          <w:tcPr>
            <w:tcW w:w="718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000DC2BA" w14:textId="77777777" w:rsidR="00B97F9B" w:rsidRDefault="00B97F9B" w:rsidP="00B97F9B">
            <w:pPr>
              <w:rPr>
                <w:ins w:id="1788" w:author="OLIVARES MARTINEZ FERNANDO JESUS" w:date="2026-09-01T11:16:00Z"/>
                <w:lang w:val="es-ES_tradnl"/>
              </w:rPr>
            </w:pPr>
          </w:p>
        </w:tc>
        <w:tc>
          <w:tcPr>
            <w:tcW w:w="1886" w:type="pct"/>
            <w:vMerge/>
            <w:tcBorders>
              <w:left w:val="single" w:sz="24" w:space="0" w:color="auto"/>
            </w:tcBorders>
            <w:shd w:val="clear" w:color="auto" w:fill="FFFFFF" w:themeFill="background1"/>
          </w:tcPr>
          <w:p w14:paraId="2AF3F765" w14:textId="77777777" w:rsidR="00B97F9B" w:rsidRPr="00F10BA8" w:rsidRDefault="00B97F9B" w:rsidP="00B97F9B">
            <w:pPr>
              <w:rPr>
                <w:ins w:id="1789" w:author="OLIVARES MARTINEZ FERNANDO JESUS" w:date="2026-09-01T11:16:00Z"/>
                <w:rFonts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6C669C68" w14:textId="6634F621" w:rsidR="00B97F9B" w:rsidRPr="00B97F9B" w:rsidRDefault="00B97F9B" w:rsidP="00B97F9B">
            <w:pPr>
              <w:rPr>
                <w:ins w:id="1790" w:author="OLIVARES MARTINEZ FERNANDO JESUS" w:date="2026-09-01T11:16:00Z"/>
                <w:noProof/>
                <w:rPrChange w:id="1791" w:author="OLIVARES MARTINEZ FERNANDO JESUS" w:date="2026-09-01T11:21:00Z">
                  <w:rPr>
                    <w:ins w:id="1792" w:author="OLIVARES MARTINEZ FERNANDO JESUS" w:date="2026-09-01T11:16:00Z"/>
                    <w:lang w:val="es-ES_tradnl"/>
                  </w:rPr>
                </w:rPrChange>
              </w:rPr>
            </w:pPr>
            <w:ins w:id="1793" w:author="OLIVARES MARTINEZ FERNANDO JESUS" w:date="2026-09-01T11:19:00Z">
              <w:r>
                <w:rPr>
                  <w:noProof/>
                </w:rPr>
                <w:t>Valor a mostrar</w:t>
              </w:r>
            </w:ins>
          </w:p>
        </w:tc>
        <w:tc>
          <w:tcPr>
            <w:tcW w:w="188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378B2A88" w14:textId="71209103" w:rsidR="00B97F9B" w:rsidRPr="00115026" w:rsidRDefault="00B97F9B" w:rsidP="00B97F9B">
            <w:pPr>
              <w:rPr>
                <w:ins w:id="1794" w:author="OLIVARES MARTINEZ FERNANDO JESUS" w:date="2026-09-01T11:16:00Z"/>
                <w:rFonts w:cs="Arial"/>
                <w:sz w:val="16"/>
                <w:szCs w:val="16"/>
              </w:rPr>
            </w:pPr>
            <w:proofErr w:type="gramStart"/>
            <w:ins w:id="1795" w:author="OLIVARES MARTINEZ FERNANDO JESUS" w:date="2026-09-01T11:19:00Z">
              <w:r>
                <w:t>SIADAT.EJERCITO</w:t>
              </w:r>
            </w:ins>
            <w:ins w:id="1796" w:author="OLIVARES MARTINEZ FERNANDO JESUS" w:date="2026-09-01T11:20:00Z">
              <w:r>
                <w:t>.CODIGO</w:t>
              </w:r>
            </w:ins>
            <w:proofErr w:type="gramEnd"/>
          </w:p>
        </w:tc>
      </w:tr>
      <w:tr w:rsidR="00B97F9B" w14:paraId="6E28D63B" w14:textId="77777777" w:rsidTr="00B97F9B">
        <w:trPr>
          <w:trHeight w:val="640"/>
          <w:ins w:id="1797" w:author="OLIVARES MARTINEZ FERNANDO JESUS" w:date="2026-09-01T11:15:00Z"/>
        </w:trPr>
        <w:tc>
          <w:tcPr>
            <w:tcW w:w="718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</w:tcPr>
          <w:p w14:paraId="7837433F" w14:textId="77777777" w:rsidR="00B97F9B" w:rsidRDefault="00B97F9B" w:rsidP="00B97F9B">
            <w:pPr>
              <w:rPr>
                <w:ins w:id="1798" w:author="OLIVARES MARTINEZ FERNANDO JESUS" w:date="2026-09-01T11:21:00Z"/>
                <w:lang w:val="es-ES_tradnl"/>
              </w:rPr>
            </w:pPr>
            <w:ins w:id="1799" w:author="OLIVARES MARTINEZ FERNANDO JESUS" w:date="2026-09-01T11:21:00Z">
              <w:r>
                <w:rPr>
                  <w:lang w:val="es-ES_tradnl"/>
                </w:rPr>
                <w:t>Descripción</w:t>
              </w:r>
            </w:ins>
          </w:p>
          <w:p w14:paraId="61AA8152" w14:textId="7B1BB009" w:rsidR="00B97F9B" w:rsidRDefault="00B97F9B" w:rsidP="00B97F9B">
            <w:pPr>
              <w:rPr>
                <w:ins w:id="1800" w:author="OLIVARES MARTINEZ FERNANDO JESUS" w:date="2026-09-01T11:15:00Z"/>
                <w:lang w:val="es-ES_tradnl"/>
              </w:rPr>
            </w:pPr>
            <w:ins w:id="1801" w:author="OLIVARES MARTINEZ FERNANDO JESUS" w:date="2026-09-01T11:21:00Z">
              <w:r>
                <w:rPr>
                  <w:lang w:val="es-ES_tradnl"/>
                </w:rPr>
                <w:t>(descripción CIO X)</w:t>
              </w:r>
            </w:ins>
          </w:p>
        </w:tc>
        <w:tc>
          <w:tcPr>
            <w:tcW w:w="1886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</w:tcPr>
          <w:p w14:paraId="65301DFF" w14:textId="703D35B0" w:rsidR="00B97F9B" w:rsidRPr="00F10BA8" w:rsidRDefault="00B97F9B" w:rsidP="00B97F9B">
            <w:pPr>
              <w:rPr>
                <w:ins w:id="1802" w:author="OLIVARES MARTINEZ FERNANDO JESUS" w:date="2026-09-01T11:15:00Z"/>
                <w:rFonts w:cs="Arial"/>
                <w:sz w:val="16"/>
                <w:szCs w:val="16"/>
              </w:rPr>
            </w:pPr>
            <w:ins w:id="1803" w:author="OLIVARES MARTINEZ FERNANDO JESUS" w:date="2026-09-01T11:21:00Z">
              <w:r>
                <w:rPr>
                  <w:rFonts w:cs="Arial"/>
                  <w:sz w:val="16"/>
                  <w:szCs w:val="16"/>
                </w:rPr>
                <w:t>DESCRIPCION</w:t>
              </w:r>
            </w:ins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01FBBF78" w14:textId="77419AD8" w:rsidR="00B97F9B" w:rsidRPr="00FC6EA0" w:rsidRDefault="00B97F9B" w:rsidP="00B97F9B">
            <w:pPr>
              <w:rPr>
                <w:ins w:id="1804" w:author="OLIVARES MARTINEZ FERNANDO JESUS" w:date="2026-09-01T11:15:00Z"/>
                <w:lang w:val="es-ES_tradnl"/>
              </w:rPr>
            </w:pPr>
            <w:ins w:id="1805" w:author="OLIVARES MARTINEZ FERNANDO JESUS" w:date="2026-09-01T11:21:00Z">
              <w:r w:rsidRPr="00FC6EA0">
                <w:rPr>
                  <w:lang w:val="es-ES_tradnl"/>
                </w:rPr>
                <w:t>Descripción</w:t>
              </w:r>
            </w:ins>
          </w:p>
        </w:tc>
        <w:tc>
          <w:tcPr>
            <w:tcW w:w="188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31ED0D6D" w14:textId="2ADE3EB1" w:rsidR="00B97F9B" w:rsidRPr="00115026" w:rsidRDefault="00B97F9B" w:rsidP="00B97F9B">
            <w:pPr>
              <w:rPr>
                <w:ins w:id="1806" w:author="OLIVARES MARTINEZ FERNANDO JESUS" w:date="2026-09-01T11:15:00Z"/>
                <w:rFonts w:cs="Arial"/>
                <w:sz w:val="16"/>
                <w:szCs w:val="16"/>
              </w:rPr>
            </w:pPr>
            <w:ins w:id="1807" w:author="OLIVARES MARTINEZ FERNANDO JESUS" w:date="2026-09-01T11:21:00Z">
              <w:r>
                <w:rPr>
                  <w:rFonts w:cs="Arial"/>
                  <w:sz w:val="16"/>
                  <w:szCs w:val="16"/>
                </w:rPr>
                <w:t>Se m</w:t>
              </w:r>
              <w:r w:rsidRPr="00115026">
                <w:rPr>
                  <w:rFonts w:cs="Arial"/>
                  <w:sz w:val="16"/>
                  <w:szCs w:val="16"/>
                </w:rPr>
                <w:t xml:space="preserve">ostrará </w:t>
              </w:r>
              <w:r>
                <w:rPr>
                  <w:rFonts w:cs="Arial"/>
                  <w:sz w:val="16"/>
                  <w:szCs w:val="16"/>
                </w:rPr>
                <w:t xml:space="preserve">la descripción </w:t>
              </w:r>
              <w:r w:rsidRPr="00115026">
                <w:rPr>
                  <w:rFonts w:cs="Arial"/>
                  <w:sz w:val="16"/>
                  <w:szCs w:val="16"/>
                </w:rPr>
                <w:t>(</w:t>
              </w:r>
              <w:r>
                <w:rPr>
                  <w:rFonts w:cs="Arial"/>
                  <w:sz w:val="16"/>
                  <w:szCs w:val="16"/>
                </w:rPr>
                <w:t>DESCRIPCION)</w:t>
              </w:r>
              <w:r w:rsidRPr="00115026">
                <w:rPr>
                  <w:rFonts w:cs="Arial"/>
                  <w:sz w:val="16"/>
                  <w:szCs w:val="16"/>
                </w:rPr>
                <w:t xml:space="preserve"> de</w:t>
              </w:r>
              <w:r>
                <w:rPr>
                  <w:rFonts w:cs="Arial"/>
                  <w:sz w:val="16"/>
                  <w:szCs w:val="16"/>
                </w:rPr>
                <w:t xml:space="preserve"> la CIO</w:t>
              </w:r>
            </w:ins>
          </w:p>
        </w:tc>
      </w:tr>
      <w:tr w:rsidR="00B97F9B" w14:paraId="107C88DC" w14:textId="77777777" w:rsidTr="00B97F9B">
        <w:trPr>
          <w:trHeight w:val="640"/>
          <w:ins w:id="1808" w:author="OLIVARES MARTINEZ FERNANDO JESUS" w:date="2026-09-01T11:15:00Z"/>
        </w:trPr>
        <w:tc>
          <w:tcPr>
            <w:tcW w:w="718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</w:tcPr>
          <w:p w14:paraId="2FAF78CA" w14:textId="77777777" w:rsidR="00B97F9B" w:rsidRDefault="00B97F9B" w:rsidP="00B97F9B">
            <w:pPr>
              <w:rPr>
                <w:ins w:id="1809" w:author="OLIVARES MARTINEZ FERNANDO JESUS" w:date="2026-09-01T11:15:00Z"/>
                <w:lang w:val="es-ES_tradnl"/>
              </w:rPr>
            </w:pPr>
          </w:p>
        </w:tc>
        <w:tc>
          <w:tcPr>
            <w:tcW w:w="1886" w:type="pct"/>
            <w:vMerge/>
            <w:tcBorders>
              <w:left w:val="single" w:sz="24" w:space="0" w:color="auto"/>
              <w:bottom w:val="single" w:sz="4" w:space="0" w:color="auto"/>
            </w:tcBorders>
            <w:shd w:val="clear" w:color="auto" w:fill="FFFFFF" w:themeFill="background1"/>
          </w:tcPr>
          <w:p w14:paraId="79B9B1D3" w14:textId="77777777" w:rsidR="00B97F9B" w:rsidRPr="00F10BA8" w:rsidRDefault="00B97F9B" w:rsidP="00B97F9B">
            <w:pPr>
              <w:rPr>
                <w:ins w:id="1810" w:author="OLIVARES MARTINEZ FERNANDO JESUS" w:date="2026-09-01T11:15:00Z"/>
                <w:rFonts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2B17C745" w14:textId="77777777" w:rsidR="00B97F9B" w:rsidRDefault="00B97F9B" w:rsidP="00B97F9B">
            <w:pPr>
              <w:rPr>
                <w:ins w:id="1811" w:author="OLIVARES MARTINEZ FERNANDO JESUS" w:date="2026-09-01T11:21:00Z"/>
                <w:noProof/>
              </w:rPr>
            </w:pPr>
            <w:ins w:id="1812" w:author="OLIVARES MARTINEZ FERNANDO JESUS" w:date="2026-09-01T11:21:00Z">
              <w:r>
                <w:rPr>
                  <w:noProof/>
                </w:rPr>
                <w:t>Valor a mostrar</w:t>
              </w:r>
            </w:ins>
          </w:p>
          <w:p w14:paraId="63E7E0B0" w14:textId="77777777" w:rsidR="00B97F9B" w:rsidRPr="00FC6EA0" w:rsidRDefault="00B97F9B" w:rsidP="00B97F9B">
            <w:pPr>
              <w:rPr>
                <w:ins w:id="1813" w:author="OLIVARES MARTINEZ FERNANDO JESUS" w:date="2026-09-01T11:15:00Z"/>
                <w:lang w:val="es-ES_tradnl"/>
              </w:rPr>
            </w:pPr>
          </w:p>
        </w:tc>
        <w:tc>
          <w:tcPr>
            <w:tcW w:w="1886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51A3B5A6" w14:textId="4A447A08" w:rsidR="00B97F9B" w:rsidRPr="00115026" w:rsidRDefault="00B97F9B" w:rsidP="00B97F9B">
            <w:pPr>
              <w:rPr>
                <w:ins w:id="1814" w:author="OLIVARES MARTINEZ FERNANDO JESUS" w:date="2026-09-01T11:15:00Z"/>
                <w:rFonts w:cs="Arial"/>
                <w:sz w:val="16"/>
                <w:szCs w:val="16"/>
              </w:rPr>
            </w:pPr>
            <w:ins w:id="1815" w:author="OLIVARES MARTINEZ FERNANDO JESUS" w:date="2026-09-01T11:21:00Z">
              <w:r>
                <w:rPr>
                  <w:rFonts w:cs="Arial"/>
                  <w:sz w:val="16"/>
                  <w:szCs w:val="16"/>
                </w:rPr>
                <w:t>SIA_DAT_CIO.DESCRIPCION</w:t>
              </w:r>
            </w:ins>
          </w:p>
        </w:tc>
      </w:tr>
      <w:tr w:rsidR="00B97F9B" w14:paraId="47206134" w14:textId="77777777" w:rsidTr="00B97F9B">
        <w:trPr>
          <w:trHeight w:val="310"/>
          <w:ins w:id="1816" w:author="OLIVARES MARTINEZ FERNANDO JESUS" w:date="2026-08-13T10:54:00Z"/>
          <w:trPrChange w:id="1817" w:author="OLIVARES MARTINEZ FERNANDO JESUS" w:date="2026-08-13T11:05:00Z">
            <w:trPr>
              <w:gridAfter w:val="0"/>
              <w:trHeight w:val="310"/>
            </w:trPr>
          </w:trPrChange>
        </w:trPr>
        <w:tc>
          <w:tcPr>
            <w:tcW w:w="718" w:type="pct"/>
            <w:gridSpan w:val="2"/>
            <w:vMerge w:val="restart"/>
            <w:tcBorders>
              <w:right w:val="single" w:sz="24" w:space="0" w:color="auto"/>
            </w:tcBorders>
            <w:shd w:val="clear" w:color="auto" w:fill="FFFFFF" w:themeFill="background1"/>
            <w:tcPrChange w:id="1818" w:author="OLIVARES MARTINEZ FERNANDO JESUS" w:date="2026-08-13T11:05:00Z">
              <w:tcPr>
                <w:tcW w:w="1267" w:type="pct"/>
                <w:gridSpan w:val="3"/>
                <w:vMerge w:val="restart"/>
                <w:tcBorders>
                  <w:right w:val="single" w:sz="24" w:space="0" w:color="auto"/>
                </w:tcBorders>
                <w:shd w:val="clear" w:color="auto" w:fill="FFFFFF" w:themeFill="background1"/>
              </w:tcPr>
            </w:tcPrChange>
          </w:tcPr>
          <w:p w14:paraId="4BECCC97" w14:textId="77777777" w:rsidR="00B97F9B" w:rsidRDefault="00B97F9B" w:rsidP="00B97F9B">
            <w:pPr>
              <w:rPr>
                <w:ins w:id="1819" w:author="OLIVARES MARTINEZ FERNANDO JESUS" w:date="2026-08-13T10:54:00Z"/>
                <w:lang w:val="es-ES_tradnl"/>
              </w:rPr>
            </w:pPr>
            <w:ins w:id="1820" w:author="OLIVARES MARTINEZ FERNANDO JESUS" w:date="2026-08-13T10:54:00Z">
              <w:r>
                <w:rPr>
                  <w:lang w:val="es-ES_tradnl"/>
                </w:rPr>
                <w:t>Activo</w:t>
              </w:r>
            </w:ins>
          </w:p>
          <w:p w14:paraId="56718C94" w14:textId="248F10A0" w:rsidR="00B97F9B" w:rsidRPr="005E1FFE" w:rsidRDefault="00B97F9B" w:rsidP="00B97F9B">
            <w:pPr>
              <w:rPr>
                <w:ins w:id="1821" w:author="OLIVARES MARTINEZ FERNANDO JESUS" w:date="2026-08-13T10:54:00Z"/>
                <w:lang w:val="es-ES_tradnl"/>
              </w:rPr>
            </w:pPr>
            <w:ins w:id="1822" w:author="OLIVARES MARTINEZ FERNANDO JESUS" w:date="2026-08-13T10:54:00Z">
              <w:r>
                <w:rPr>
                  <w:lang w:val="es-ES_tradnl"/>
                </w:rPr>
                <w:t xml:space="preserve">(activo </w:t>
              </w:r>
            </w:ins>
            <w:ins w:id="1823" w:author="OLIVARES MARTINEZ FERNANDO JESUS" w:date="2026-09-01T10:02:00Z">
              <w:r>
                <w:rPr>
                  <w:lang w:val="es-ES_tradnl"/>
                </w:rPr>
                <w:t>CIO</w:t>
              </w:r>
            </w:ins>
            <w:ins w:id="1824" w:author="OLIVARES MARTINEZ FERNANDO JESUS" w:date="2026-08-13T10:54:00Z">
              <w:r>
                <w:rPr>
                  <w:lang w:val="es-ES_tradnl"/>
                </w:rPr>
                <w:t xml:space="preserve"> </w:t>
              </w:r>
              <w:r w:rsidRPr="00571844">
                <w:rPr>
                  <w:lang w:val="es-ES_tradnl"/>
                </w:rPr>
                <w:t>X</w:t>
              </w:r>
              <w:r>
                <w:rPr>
                  <w:lang w:val="es-ES_tradnl"/>
                </w:rPr>
                <w:t>)</w:t>
              </w:r>
            </w:ins>
          </w:p>
        </w:tc>
        <w:tc>
          <w:tcPr>
            <w:tcW w:w="1886" w:type="pct"/>
            <w:vMerge w:val="restart"/>
            <w:tcBorders>
              <w:left w:val="single" w:sz="24" w:space="0" w:color="auto"/>
            </w:tcBorders>
            <w:shd w:val="clear" w:color="auto" w:fill="FFFFFF" w:themeFill="background1"/>
            <w:tcPrChange w:id="1825" w:author="OLIVARES MARTINEZ FERNANDO JESUS" w:date="2026-08-13T11:05:00Z">
              <w:tcPr>
                <w:tcW w:w="1041" w:type="pct"/>
                <w:vMerge w:val="restart"/>
                <w:tcBorders>
                  <w:left w:val="single" w:sz="24" w:space="0" w:color="auto"/>
                </w:tcBorders>
                <w:shd w:val="clear" w:color="auto" w:fill="FFFFFF" w:themeFill="background1"/>
              </w:tcPr>
            </w:tcPrChange>
          </w:tcPr>
          <w:p w14:paraId="5D2AEDCB" w14:textId="77777777" w:rsidR="00B97F9B" w:rsidRDefault="00B97F9B" w:rsidP="00B97F9B">
            <w:pPr>
              <w:rPr>
                <w:ins w:id="1826" w:author="OLIVARES MARTINEZ FERNANDO JESUS" w:date="2026-08-13T10:54:00Z"/>
                <w:lang w:val="es-ES_tradnl"/>
              </w:rPr>
            </w:pPr>
            <w:ins w:id="1827" w:author="OLIVARES MARTINEZ FERNANDO JESUS" w:date="2026-08-13T10:54:00Z">
              <w:r>
                <w:rPr>
                  <w:rFonts w:cs="Arial"/>
                  <w:sz w:val="16"/>
                  <w:szCs w:val="16"/>
                </w:rPr>
                <w:t>IND_ACTIVO</w:t>
              </w:r>
            </w:ins>
          </w:p>
        </w:tc>
        <w:tc>
          <w:tcPr>
            <w:tcW w:w="510" w:type="pct"/>
            <w:shd w:val="clear" w:color="auto" w:fill="FFFFFF" w:themeFill="background1"/>
            <w:tcPrChange w:id="1828" w:author="OLIVARES MARTINEZ FERNANDO JESUS" w:date="2026-08-13T11:05:00Z">
              <w:tcPr>
                <w:tcW w:w="615" w:type="pct"/>
                <w:gridSpan w:val="2"/>
                <w:shd w:val="clear" w:color="auto" w:fill="FFFFFF" w:themeFill="background1"/>
              </w:tcPr>
            </w:tcPrChange>
          </w:tcPr>
          <w:p w14:paraId="52F17164" w14:textId="77777777" w:rsidR="00B97F9B" w:rsidRDefault="00B97F9B" w:rsidP="00B97F9B">
            <w:pPr>
              <w:rPr>
                <w:ins w:id="1829" w:author="OLIVARES MARTINEZ FERNANDO JESUS" w:date="2026-08-13T10:54:00Z"/>
                <w:noProof/>
              </w:rPr>
            </w:pPr>
            <w:ins w:id="1830" w:author="OLIVARES MARTINEZ FERNANDO JESUS" w:date="2026-08-13T10:54:00Z">
              <w:r>
                <w:rPr>
                  <w:noProof/>
                </w:rPr>
                <w:t xml:space="preserve">Descripción </w:t>
              </w:r>
            </w:ins>
          </w:p>
        </w:tc>
        <w:tc>
          <w:tcPr>
            <w:tcW w:w="1886" w:type="pct"/>
            <w:shd w:val="clear" w:color="auto" w:fill="FFFFFF" w:themeFill="background1"/>
            <w:tcPrChange w:id="1831" w:author="OLIVARES MARTINEZ FERNANDO JESUS" w:date="2026-08-13T11:05:00Z">
              <w:tcPr>
                <w:tcW w:w="2077" w:type="pct"/>
                <w:gridSpan w:val="2"/>
                <w:shd w:val="clear" w:color="auto" w:fill="FFFFFF" w:themeFill="background1"/>
              </w:tcPr>
            </w:tcPrChange>
          </w:tcPr>
          <w:p w14:paraId="1397F1B5" w14:textId="30BD86C7" w:rsidR="00B97F9B" w:rsidRDefault="00B97F9B" w:rsidP="00B97F9B">
            <w:pPr>
              <w:rPr>
                <w:ins w:id="1832" w:author="OLIVARES MARTINEZ FERNANDO JESUS" w:date="2026-08-13T10:54:00Z"/>
                <w:lang w:val="es-ES_tradnl"/>
              </w:rPr>
            </w:pPr>
            <w:ins w:id="1833" w:author="OLIVARES MARTINEZ FERNANDO JESUS" w:date="2026-08-13T10:54:00Z">
              <w:r>
                <w:rPr>
                  <w:rFonts w:cs="Arial"/>
                  <w:sz w:val="16"/>
                  <w:szCs w:val="16"/>
                </w:rPr>
                <w:t>Estado de activación de</w:t>
              </w:r>
            </w:ins>
            <w:ins w:id="1834" w:author="OLIVARES MARTINEZ FERNANDO JESUS" w:date="2026-08-14T09:16:00Z">
              <w:r>
                <w:rPr>
                  <w:rFonts w:cs="Arial"/>
                  <w:sz w:val="16"/>
                  <w:szCs w:val="16"/>
                </w:rPr>
                <w:t xml:space="preserve"> </w:t>
              </w:r>
            </w:ins>
            <w:ins w:id="1835" w:author="OLIVARES MARTINEZ FERNANDO JESUS" w:date="2026-08-13T10:54:00Z">
              <w:r>
                <w:rPr>
                  <w:rFonts w:cs="Arial"/>
                  <w:sz w:val="16"/>
                  <w:szCs w:val="16"/>
                </w:rPr>
                <w:t>l</w:t>
              </w:r>
            </w:ins>
            <w:ins w:id="1836" w:author="OLIVARES MARTINEZ FERNANDO JESUS" w:date="2026-08-14T09:16:00Z">
              <w:r>
                <w:rPr>
                  <w:rFonts w:cs="Arial"/>
                  <w:sz w:val="16"/>
                  <w:szCs w:val="16"/>
                </w:rPr>
                <w:t>a</w:t>
              </w:r>
            </w:ins>
            <w:ins w:id="1837" w:author="OLIVARES MARTINEZ FERNANDO JESUS" w:date="2026-08-13T10:54:00Z">
              <w:r>
                <w:rPr>
                  <w:rFonts w:cs="Arial"/>
                  <w:sz w:val="16"/>
                  <w:szCs w:val="16"/>
                </w:rPr>
                <w:t xml:space="preserve"> </w:t>
              </w:r>
            </w:ins>
            <w:ins w:id="1838" w:author="OLIVARES MARTINEZ FERNANDO JESUS" w:date="2026-09-01T10:02:00Z">
              <w:r>
                <w:rPr>
                  <w:rFonts w:cs="Arial"/>
                  <w:sz w:val="16"/>
                  <w:szCs w:val="16"/>
                </w:rPr>
                <w:t>CIO</w:t>
              </w:r>
            </w:ins>
          </w:p>
        </w:tc>
      </w:tr>
      <w:tr w:rsidR="00B97F9B" w14:paraId="0D4BC56A" w14:textId="77777777" w:rsidTr="00B97F9B">
        <w:trPr>
          <w:trHeight w:val="601"/>
          <w:ins w:id="1839" w:author="OLIVARES MARTINEZ FERNANDO JESUS" w:date="2026-08-13T10:54:00Z"/>
          <w:trPrChange w:id="1840" w:author="OLIVARES MARTINEZ FERNANDO JESUS" w:date="2026-08-13T11:05:00Z">
            <w:trPr>
              <w:gridAfter w:val="0"/>
              <w:trHeight w:val="601"/>
            </w:trPr>
          </w:trPrChange>
        </w:trPr>
        <w:tc>
          <w:tcPr>
            <w:tcW w:w="718" w:type="pct"/>
            <w:gridSpan w:val="2"/>
            <w:vMerge/>
            <w:tcBorders>
              <w:right w:val="single" w:sz="24" w:space="0" w:color="auto"/>
            </w:tcBorders>
            <w:shd w:val="clear" w:color="auto" w:fill="FFFFFF" w:themeFill="background1"/>
            <w:tcPrChange w:id="1841" w:author="OLIVARES MARTINEZ FERNANDO JESUS" w:date="2026-08-13T11:05:00Z">
              <w:tcPr>
                <w:tcW w:w="1267" w:type="pct"/>
                <w:gridSpan w:val="3"/>
                <w:vMerge/>
                <w:tcBorders>
                  <w:right w:val="single" w:sz="24" w:space="0" w:color="auto"/>
                </w:tcBorders>
                <w:shd w:val="clear" w:color="auto" w:fill="FFFFFF" w:themeFill="background1"/>
              </w:tcPr>
            </w:tcPrChange>
          </w:tcPr>
          <w:p w14:paraId="403DE76D" w14:textId="77777777" w:rsidR="00B97F9B" w:rsidRDefault="00B97F9B" w:rsidP="00B97F9B">
            <w:pPr>
              <w:rPr>
                <w:ins w:id="1842" w:author="OLIVARES MARTINEZ FERNANDO JESUS" w:date="2026-08-13T10:54:00Z"/>
                <w:lang w:val="es-ES_tradnl"/>
              </w:rPr>
            </w:pPr>
          </w:p>
        </w:tc>
        <w:tc>
          <w:tcPr>
            <w:tcW w:w="1886" w:type="pct"/>
            <w:vMerge/>
            <w:tcBorders>
              <w:left w:val="single" w:sz="24" w:space="0" w:color="auto"/>
            </w:tcBorders>
            <w:shd w:val="clear" w:color="auto" w:fill="FFFFFF" w:themeFill="background1"/>
            <w:tcPrChange w:id="1843" w:author="OLIVARES MARTINEZ FERNANDO JESUS" w:date="2026-08-13T11:05:00Z">
              <w:tcPr>
                <w:tcW w:w="1041" w:type="pct"/>
                <w:vMerge/>
                <w:tcBorders>
                  <w:left w:val="single" w:sz="24" w:space="0" w:color="auto"/>
                </w:tcBorders>
                <w:shd w:val="clear" w:color="auto" w:fill="FFFFFF" w:themeFill="background1"/>
              </w:tcPr>
            </w:tcPrChange>
          </w:tcPr>
          <w:p w14:paraId="21E40AC7" w14:textId="77777777" w:rsidR="00B97F9B" w:rsidRPr="00571844" w:rsidRDefault="00B97F9B" w:rsidP="00B97F9B">
            <w:pPr>
              <w:rPr>
                <w:ins w:id="1844" w:author="OLIVARES MARTINEZ FERNANDO JESUS" w:date="2026-08-13T10:54:00Z"/>
                <w:rFonts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FFFFFF" w:themeFill="background1"/>
            <w:tcPrChange w:id="1845" w:author="OLIVARES MARTINEZ FERNANDO JESUS" w:date="2026-08-13T11:05:00Z">
              <w:tcPr>
                <w:tcW w:w="615" w:type="pct"/>
                <w:gridSpan w:val="2"/>
                <w:shd w:val="clear" w:color="auto" w:fill="FFFFFF" w:themeFill="background1"/>
              </w:tcPr>
            </w:tcPrChange>
          </w:tcPr>
          <w:p w14:paraId="447E4763" w14:textId="77777777" w:rsidR="00B97F9B" w:rsidRDefault="00B97F9B" w:rsidP="00B97F9B">
            <w:pPr>
              <w:rPr>
                <w:ins w:id="1846" w:author="OLIVARES MARTINEZ FERNANDO JESUS" w:date="2026-08-13T10:54:00Z"/>
                <w:noProof/>
              </w:rPr>
            </w:pPr>
            <w:ins w:id="1847" w:author="OLIVARES MARTINEZ FERNANDO JESUS" w:date="2026-08-13T10:54:00Z">
              <w:r>
                <w:rPr>
                  <w:noProof/>
                </w:rPr>
                <w:t>Valor a mostrar</w:t>
              </w:r>
            </w:ins>
          </w:p>
        </w:tc>
        <w:tc>
          <w:tcPr>
            <w:tcW w:w="1886" w:type="pct"/>
            <w:shd w:val="clear" w:color="auto" w:fill="FFFFFF" w:themeFill="background1"/>
            <w:tcPrChange w:id="1848" w:author="OLIVARES MARTINEZ FERNANDO JESUS" w:date="2026-08-13T11:05:00Z">
              <w:tcPr>
                <w:tcW w:w="2077" w:type="pct"/>
                <w:gridSpan w:val="2"/>
                <w:shd w:val="clear" w:color="auto" w:fill="FFFFFF" w:themeFill="background1"/>
              </w:tcPr>
            </w:tcPrChange>
          </w:tcPr>
          <w:p w14:paraId="3B858BAA" w14:textId="77777777" w:rsidR="00B97F9B" w:rsidRPr="000C51ED" w:rsidRDefault="00B97F9B" w:rsidP="00B97F9B">
            <w:pPr>
              <w:rPr>
                <w:ins w:id="1849" w:author="OLIVARES MARTINEZ FERNANDO JESUS" w:date="2026-08-13T10:54:00Z"/>
                <w:rFonts w:cs="Arial"/>
                <w:sz w:val="16"/>
                <w:szCs w:val="16"/>
              </w:rPr>
            </w:pPr>
            <w:proofErr w:type="gramStart"/>
            <w:ins w:id="1850" w:author="OLIVARES MARTINEZ FERNANDO JESUS" w:date="2026-08-13T10:54:00Z">
              <w:r w:rsidRPr="000C51ED">
                <w:rPr>
                  <w:rFonts w:cs="Arial"/>
                  <w:sz w:val="16"/>
                  <w:szCs w:val="16"/>
                </w:rPr>
                <w:t>Si  IND</w:t>
              </w:r>
              <w:proofErr w:type="gramEnd"/>
              <w:r>
                <w:rPr>
                  <w:rFonts w:cs="Arial"/>
                  <w:sz w:val="16"/>
                  <w:szCs w:val="16"/>
                </w:rPr>
                <w:t>_</w:t>
              </w:r>
              <w:r w:rsidRPr="000C51ED">
                <w:rPr>
                  <w:rFonts w:cs="Arial"/>
                  <w:sz w:val="16"/>
                  <w:szCs w:val="16"/>
                </w:rPr>
                <w:t xml:space="preserve">ACTIVO  = 1 </w:t>
              </w:r>
              <w:proofErr w:type="spellStart"/>
              <w:r w:rsidRPr="000C51ED">
                <w:rPr>
                  <w:rFonts w:cs="Arial"/>
                  <w:sz w:val="16"/>
                  <w:szCs w:val="16"/>
                </w:rPr>
                <w:t>then</w:t>
              </w:r>
              <w:proofErr w:type="spellEnd"/>
              <w:r w:rsidRPr="000C51ED">
                <w:rPr>
                  <w:rFonts w:cs="Arial"/>
                  <w:sz w:val="16"/>
                  <w:szCs w:val="16"/>
                </w:rPr>
                <w:t xml:space="preserve"> “Activo”, </w:t>
              </w:r>
              <w:proofErr w:type="spellStart"/>
              <w:r w:rsidRPr="000C51ED">
                <w:rPr>
                  <w:rFonts w:cs="Arial"/>
                  <w:sz w:val="16"/>
                  <w:szCs w:val="16"/>
                </w:rPr>
                <w:t>else</w:t>
              </w:r>
              <w:proofErr w:type="spellEnd"/>
              <w:r w:rsidRPr="000C51ED">
                <w:rPr>
                  <w:rFonts w:cs="Arial"/>
                  <w:sz w:val="16"/>
                  <w:szCs w:val="16"/>
                </w:rPr>
                <w:t xml:space="preserve"> “Inactivo</w:t>
              </w:r>
              <w:r>
                <w:rPr>
                  <w:rFonts w:cs="Arial"/>
                  <w:sz w:val="16"/>
                  <w:szCs w:val="16"/>
                </w:rPr>
                <w:t>”</w:t>
              </w:r>
            </w:ins>
          </w:p>
        </w:tc>
      </w:tr>
    </w:tbl>
    <w:p w14:paraId="2EE12004" w14:textId="77777777" w:rsidR="001B3794" w:rsidRDefault="001B3794" w:rsidP="001B3794">
      <w:pPr>
        <w:rPr>
          <w:ins w:id="1851" w:author="OLIVARES MARTINEZ FERNANDO JESUS" w:date="2026-08-13T10:54:00Z"/>
          <w:lang w:val="es-ES_tradnl"/>
        </w:rPr>
      </w:pPr>
    </w:p>
    <w:p w14:paraId="6DCEF27A" w14:textId="70FDB3C2" w:rsidR="00B97F9B" w:rsidRDefault="00810249">
      <w:pPr>
        <w:spacing w:after="160" w:line="259" w:lineRule="auto"/>
        <w:rPr>
          <w:ins w:id="1852" w:author="OLIVARES MARTINEZ FERNANDO JESUS" w:date="2026-09-01T11:44:00Z"/>
          <w:lang w:val="es-ES_tradnl"/>
        </w:rPr>
      </w:pPr>
      <w:ins w:id="1853" w:author="OLIVARES MARTINEZ FERNANDO JESUS" w:date="2026-09-01T11:44:00Z">
        <w:r>
          <w:rPr>
            <w:lang w:val="es-ES_tradnl"/>
          </w:rPr>
          <w:t>Gráficamente la presentación de los datos será la siguiente:</w:t>
        </w:r>
      </w:ins>
    </w:p>
    <w:p w14:paraId="25A06278" w14:textId="67EBDCED" w:rsidR="00810249" w:rsidRDefault="00810249">
      <w:pPr>
        <w:spacing w:after="160" w:line="259" w:lineRule="auto"/>
        <w:rPr>
          <w:ins w:id="1854" w:author="OLIVARES MARTINEZ FERNANDO JESUS" w:date="2026-09-01T11:21:00Z"/>
          <w:lang w:val="es-ES_tradnl"/>
        </w:rPr>
      </w:pPr>
      <w:ins w:id="1855" w:author="OLIVARES MARTINEZ FERNANDO JESUS" w:date="2026-09-01T11:44:00Z">
        <w:r w:rsidRPr="00810249">
          <w:rPr>
            <w:lang w:val="es-ES_tradnl"/>
          </w:rPr>
          <w:drawing>
            <wp:inline distT="0" distB="0" distL="0" distR="0" wp14:anchorId="5E8759BF" wp14:editId="6818BE7E">
              <wp:extent cx="5400040" cy="2681605"/>
              <wp:effectExtent l="0" t="0" r="0" b="4445"/>
              <wp:docPr id="37" name="Imagen 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6816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35F568" w14:textId="77777777" w:rsidR="00810249" w:rsidRDefault="00810249" w:rsidP="001B3794">
      <w:pPr>
        <w:rPr>
          <w:ins w:id="1856" w:author="OLIVARES MARTINEZ FERNANDO JESUS" w:date="2026-09-01T11:45:00Z"/>
          <w:lang w:val="es-ES_tradnl"/>
        </w:rPr>
      </w:pPr>
    </w:p>
    <w:p w14:paraId="0D960F40" w14:textId="5F036491" w:rsidR="001B3794" w:rsidRDefault="001B3794" w:rsidP="001B3794">
      <w:pPr>
        <w:rPr>
          <w:ins w:id="1857" w:author="OLIVARES MARTINEZ FERNANDO JESUS" w:date="2026-08-13T10:54:00Z"/>
          <w:lang w:val="es-ES_tradnl"/>
        </w:rPr>
      </w:pPr>
      <w:ins w:id="1858" w:author="OLIVARES MARTINEZ FERNANDO JESUS" w:date="2026-08-13T10:54:00Z">
        <w:r>
          <w:rPr>
            <w:lang w:val="es-ES_tradnl"/>
          </w:rPr>
          <w:t xml:space="preserve">Sobre el listado de </w:t>
        </w:r>
      </w:ins>
      <w:proofErr w:type="spellStart"/>
      <w:ins w:id="1859" w:author="OLIVARES MARTINEZ FERNANDO JESUS" w:date="2026-09-01T11:21:00Z">
        <w:r w:rsidR="00B97F9B">
          <w:rPr>
            <w:lang w:val="es-ES_tradnl"/>
          </w:rPr>
          <w:t>C</w:t>
        </w:r>
      </w:ins>
      <w:ins w:id="1860" w:author="OLIVARES MARTINEZ FERNANDO JESUS" w:date="2026-09-01T11:22:00Z">
        <w:r w:rsidR="00B97F9B">
          <w:rPr>
            <w:lang w:val="es-ES_tradnl"/>
          </w:rPr>
          <w:t>IO’s</w:t>
        </w:r>
      </w:ins>
      <w:proofErr w:type="spellEnd"/>
      <w:ins w:id="1861" w:author="OLIVARES MARTINEZ FERNANDO JESUS" w:date="2026-08-13T10:54:00Z">
        <w:r>
          <w:rPr>
            <w:lang w:val="es-ES_tradnl"/>
          </w:rPr>
          <w:t>:</w:t>
        </w:r>
      </w:ins>
    </w:p>
    <w:p w14:paraId="50D3BCE7" w14:textId="77777777" w:rsidR="001B3794" w:rsidRDefault="001B3794" w:rsidP="001B3794">
      <w:pPr>
        <w:pStyle w:val="Prrafodelista"/>
        <w:numPr>
          <w:ilvl w:val="0"/>
          <w:numId w:val="14"/>
        </w:numPr>
        <w:rPr>
          <w:ins w:id="1862" w:author="OLIVARES MARTINEZ FERNANDO JESUS" w:date="2026-09-01T11:22:00Z"/>
          <w:lang w:val="es-ES_tradnl"/>
        </w:rPr>
      </w:pPr>
      <w:ins w:id="1863" w:author="OLIVARES MARTINEZ FERNANDO JESUS" w:date="2026-08-13T10:54:00Z">
        <w:r>
          <w:rPr>
            <w:lang w:val="es-ES_tradnl"/>
          </w:rPr>
          <w:t>Se podrá aplicar un o</w:t>
        </w:r>
        <w:r w:rsidRPr="003D7719">
          <w:rPr>
            <w:lang w:val="es-ES_tradnl"/>
          </w:rPr>
          <w:t xml:space="preserve">rden por </w:t>
        </w:r>
        <w:r>
          <w:rPr>
            <w:lang w:val="es-ES_tradnl"/>
          </w:rPr>
          <w:t>cada una de</w:t>
        </w:r>
        <w:r w:rsidRPr="003D7719">
          <w:rPr>
            <w:lang w:val="es-ES_tradnl"/>
          </w:rPr>
          <w:t xml:space="preserve"> las columnas </w:t>
        </w:r>
        <w:r>
          <w:rPr>
            <w:lang w:val="es-ES_tradnl"/>
          </w:rPr>
          <w:t>del listado</w:t>
        </w:r>
      </w:ins>
    </w:p>
    <w:p w14:paraId="067C2F9E" w14:textId="5C1341B8" w:rsidR="00B97F9B" w:rsidRDefault="00B97F9B" w:rsidP="00B97F9B">
      <w:pPr>
        <w:pStyle w:val="Prrafodelista"/>
        <w:numPr>
          <w:ilvl w:val="1"/>
          <w:numId w:val="14"/>
        </w:numPr>
        <w:rPr>
          <w:ins w:id="1864" w:author="OLIVARES MARTINEZ FERNANDO JESUS" w:date="2026-09-01T11:22:00Z"/>
          <w:lang w:val="es-ES_tradnl"/>
        </w:rPr>
      </w:pPr>
      <w:ins w:id="1865" w:author="OLIVARES MARTINEZ FERNANDO JESUS" w:date="2026-09-01T11:22:00Z">
        <w:r>
          <w:rPr>
            <w:lang w:val="es-ES_tradnl"/>
          </w:rPr>
          <w:t>Ejército</w:t>
        </w:r>
      </w:ins>
    </w:p>
    <w:p w14:paraId="28DACA66" w14:textId="76ED343B" w:rsidR="00B97F9B" w:rsidRDefault="00B97F9B" w:rsidP="00B97F9B">
      <w:pPr>
        <w:pStyle w:val="Prrafodelista"/>
        <w:numPr>
          <w:ilvl w:val="1"/>
          <w:numId w:val="14"/>
        </w:numPr>
        <w:rPr>
          <w:ins w:id="1866" w:author="OLIVARES MARTINEZ FERNANDO JESUS" w:date="2026-09-01T11:22:00Z"/>
          <w:lang w:val="es-ES_tradnl"/>
        </w:rPr>
      </w:pPr>
      <w:ins w:id="1867" w:author="OLIVARES MARTINEZ FERNANDO JESUS" w:date="2026-09-01T11:22:00Z">
        <w:r>
          <w:rPr>
            <w:lang w:val="es-ES_tradnl"/>
          </w:rPr>
          <w:t>Código</w:t>
        </w:r>
      </w:ins>
    </w:p>
    <w:p w14:paraId="6077DCA3" w14:textId="1B3547CB" w:rsidR="00B97F9B" w:rsidRDefault="00B97F9B" w:rsidP="00B97F9B">
      <w:pPr>
        <w:pStyle w:val="Prrafodelista"/>
        <w:numPr>
          <w:ilvl w:val="1"/>
          <w:numId w:val="14"/>
        </w:numPr>
        <w:rPr>
          <w:ins w:id="1868" w:author="OLIVARES MARTINEZ FERNANDO JESUS" w:date="2026-08-13T10:54:00Z"/>
          <w:lang w:val="es-ES_tradnl"/>
        </w:rPr>
        <w:pPrChange w:id="1869" w:author="OLIVARES MARTINEZ FERNANDO JESUS" w:date="2026-09-01T11:22:00Z">
          <w:pPr>
            <w:pStyle w:val="Prrafodelista"/>
            <w:numPr>
              <w:numId w:val="14"/>
            </w:numPr>
            <w:ind w:left="775" w:hanging="360"/>
          </w:pPr>
        </w:pPrChange>
      </w:pPr>
      <w:ins w:id="1870" w:author="OLIVARES MARTINEZ FERNANDO JESUS" w:date="2026-09-01T11:22:00Z">
        <w:r>
          <w:rPr>
            <w:lang w:val="es-ES_tradnl"/>
          </w:rPr>
          <w:t>Descripción</w:t>
        </w:r>
      </w:ins>
    </w:p>
    <w:p w14:paraId="6602BBAA" w14:textId="77777777" w:rsidR="001B3794" w:rsidRDefault="001B3794" w:rsidP="001B3794">
      <w:pPr>
        <w:pStyle w:val="Prrafodelista"/>
        <w:numPr>
          <w:ilvl w:val="0"/>
          <w:numId w:val="14"/>
        </w:numPr>
        <w:spacing w:after="160" w:line="259" w:lineRule="auto"/>
        <w:rPr>
          <w:ins w:id="1871" w:author="OLIVARES MARTINEZ FERNANDO JESUS" w:date="2026-08-13T10:54:00Z"/>
        </w:rPr>
      </w:pPr>
      <w:ins w:id="1872" w:author="OLIVARES MARTINEZ FERNANDO JESUS" w:date="2026-08-13T10:54:00Z">
        <w:r>
          <w:t>Por defecto se aplica el siguiente orden:</w:t>
        </w:r>
      </w:ins>
    </w:p>
    <w:p w14:paraId="11E6491E" w14:textId="006E8886" w:rsidR="001B3794" w:rsidRDefault="00B97F9B" w:rsidP="001B3794">
      <w:pPr>
        <w:pStyle w:val="Prrafodelista"/>
        <w:numPr>
          <w:ilvl w:val="1"/>
          <w:numId w:val="14"/>
        </w:numPr>
        <w:spacing w:after="160" w:line="259" w:lineRule="auto"/>
        <w:rPr>
          <w:ins w:id="1873" w:author="OLIVARES MARTINEZ FERNANDO JESUS" w:date="2026-08-13T10:54:00Z"/>
        </w:rPr>
      </w:pPr>
      <w:ins w:id="1874" w:author="OLIVARES MARTINEZ FERNANDO JESUS" w:date="2026-09-01T11:22:00Z">
        <w:r>
          <w:t>Ejército</w:t>
        </w:r>
      </w:ins>
      <w:ins w:id="1875" w:author="OLIVARES MARTINEZ FERNANDO JESUS" w:date="2026-08-13T10:54:00Z">
        <w:r w:rsidR="001B3794">
          <w:t xml:space="preserve"> ASC</w:t>
        </w:r>
      </w:ins>
    </w:p>
    <w:p w14:paraId="4A8FCE01" w14:textId="77777777" w:rsidR="001B3794" w:rsidRPr="00953F7C" w:rsidRDefault="001B3794" w:rsidP="001B3794">
      <w:pPr>
        <w:pStyle w:val="Prrafodelista"/>
        <w:numPr>
          <w:ilvl w:val="0"/>
          <w:numId w:val="14"/>
        </w:numPr>
        <w:rPr>
          <w:ins w:id="1876" w:author="OLIVARES MARTINEZ FERNANDO JESUS" w:date="2026-08-13T10:54:00Z"/>
          <w:lang w:val="es-ES_tradnl"/>
        </w:rPr>
      </w:pPr>
      <w:ins w:id="1877" w:author="OLIVARES MARTINEZ FERNANDO JESUS" w:date="2026-08-13T10:54:00Z">
        <w:r>
          <w:rPr>
            <w:lang w:val="es-ES_tradnl"/>
          </w:rPr>
          <w:t xml:space="preserve">Se podrá navegar por los diferentes elementos con una navegación. </w:t>
        </w:r>
        <w:r w:rsidRPr="00953F7C">
          <w:rPr>
            <w:lang w:val="es-ES_tradnl"/>
          </w:rPr>
          <w:t>El número máximo de elementos / página debe ser configurable.</w:t>
        </w:r>
      </w:ins>
    </w:p>
    <w:p w14:paraId="09DEC87E" w14:textId="77777777" w:rsidR="001B3794" w:rsidRDefault="001B3794" w:rsidP="001B3794">
      <w:pPr>
        <w:rPr>
          <w:ins w:id="1878" w:author="OLIVARES MARTINEZ FERNANDO JESUS" w:date="2026-08-13T10:54:00Z"/>
          <w:lang w:val="es-ES_tradnl"/>
        </w:rPr>
      </w:pPr>
      <w:ins w:id="1879" w:author="OLIVARES MARTINEZ FERNANDO JESUS" w:date="2026-08-13T10:54:00Z">
        <w:r>
          <w:rPr>
            <w:lang w:val="es-ES_tradnl"/>
          </w:rPr>
          <w:t>Se podrán realizar las siguientes acciones:</w:t>
        </w:r>
      </w:ins>
    </w:p>
    <w:p w14:paraId="42BE523B" w14:textId="60710661" w:rsidR="001B3794" w:rsidRPr="000C51ED" w:rsidRDefault="001B3794" w:rsidP="001B3794">
      <w:pPr>
        <w:pStyle w:val="Prrafodelista"/>
        <w:numPr>
          <w:ilvl w:val="0"/>
          <w:numId w:val="13"/>
        </w:numPr>
        <w:rPr>
          <w:ins w:id="1880" w:author="OLIVARES MARTINEZ FERNANDO JESUS" w:date="2026-08-13T10:54:00Z"/>
          <w:lang w:val="es-ES_tradnl"/>
        </w:rPr>
      </w:pPr>
      <w:ins w:id="1881" w:author="OLIVARES MARTINEZ FERNANDO JESUS" w:date="2026-08-13T10:54:00Z">
        <w:r>
          <w:rPr>
            <w:lang w:val="es-ES_tradnl"/>
          </w:rPr>
          <w:t xml:space="preserve">+Crear </w:t>
        </w:r>
      </w:ins>
      <w:ins w:id="1882" w:author="OLIVARES MARTINEZ FERNANDO JESUS" w:date="2026-09-01T10:02:00Z">
        <w:r w:rsidR="00EA4C3E">
          <w:rPr>
            <w:lang w:val="es-ES_tradnl"/>
          </w:rPr>
          <w:t>CIO</w:t>
        </w:r>
      </w:ins>
      <w:ins w:id="1883" w:author="OLIVARES MARTINEZ FERNANDO JESUS" w:date="2026-08-13T10:54:00Z">
        <w:r>
          <w:rPr>
            <w:lang w:val="es-ES_tradnl"/>
          </w:rPr>
          <w:t xml:space="preserve">: Acceder al formulario de alta de </w:t>
        </w:r>
      </w:ins>
      <w:ins w:id="1884" w:author="OLIVARES MARTINEZ FERNANDO JESUS" w:date="2026-09-01T10:02:00Z">
        <w:r w:rsidR="00EA4C3E">
          <w:rPr>
            <w:lang w:val="es-ES_tradnl"/>
          </w:rPr>
          <w:t>CIO</w:t>
        </w:r>
      </w:ins>
      <w:ins w:id="1885" w:author="OLIVARES MARTINEZ FERNANDO JESUS" w:date="2026-08-13T10:54:00Z">
        <w:r>
          <w:rPr>
            <w:lang w:val="es-ES_tradnl"/>
          </w:rPr>
          <w:t xml:space="preserve"> para dar de alta un</w:t>
        </w:r>
      </w:ins>
      <w:ins w:id="1886" w:author="OLIVARES MARTINEZ FERNANDO JESUS" w:date="2026-08-13T11:06:00Z">
        <w:r w:rsidR="0003463D">
          <w:rPr>
            <w:lang w:val="es-ES_tradnl"/>
          </w:rPr>
          <w:t>a</w:t>
        </w:r>
      </w:ins>
      <w:ins w:id="1887" w:author="OLIVARES MARTINEZ FERNANDO JESUS" w:date="2026-08-13T10:54:00Z">
        <w:r>
          <w:rPr>
            <w:lang w:val="es-ES_tradnl"/>
          </w:rPr>
          <w:t xml:space="preserve"> nuev</w:t>
        </w:r>
      </w:ins>
      <w:ins w:id="1888" w:author="OLIVARES MARTINEZ FERNANDO JESUS" w:date="2026-08-13T11:06:00Z">
        <w:r w:rsidR="0003463D">
          <w:rPr>
            <w:lang w:val="es-ES_tradnl"/>
          </w:rPr>
          <w:t xml:space="preserve">a </w:t>
        </w:r>
      </w:ins>
      <w:ins w:id="1889" w:author="OLIVARES MARTINEZ FERNANDO JESUS" w:date="2026-09-01T10:02:00Z">
        <w:r w:rsidR="00EA4C3E">
          <w:rPr>
            <w:lang w:val="es-ES_tradnl"/>
          </w:rPr>
          <w:t>CIO</w:t>
        </w:r>
      </w:ins>
      <w:ins w:id="1890" w:author="OLIVARES MARTINEZ FERNANDO JESUS" w:date="2026-08-13T10:54:00Z">
        <w:r>
          <w:rPr>
            <w:lang w:val="es-ES_tradnl"/>
          </w:rPr>
          <w:t xml:space="preserve">: </w:t>
        </w:r>
      </w:ins>
      <w:ins w:id="1891" w:author="OLIVARES MARTINEZ FERNANDO JESUS" w:date="2026-08-13T11:08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SIA_PRGESDAT</w:t>
        </w:r>
      </w:ins>
      <w:ins w:id="1892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893" w:author="OLIVARES MARTINEZ FERNANDO JESUS" w:date="2026-08-13T11:08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02 - Crear </w:t>
        </w:r>
      </w:ins>
      <w:ins w:id="1894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</w:p>
    <w:p w14:paraId="1A656DB7" w14:textId="77777777" w:rsidR="001B3794" w:rsidRDefault="001B3794" w:rsidP="001B3794">
      <w:pPr>
        <w:rPr>
          <w:ins w:id="1895" w:author="OLIVARES MARTINEZ FERNANDO JESUS" w:date="2026-08-13T10:54:00Z"/>
          <w:lang w:val="es-ES_tradnl"/>
        </w:rPr>
      </w:pPr>
      <w:ins w:id="1896" w:author="OLIVARES MARTINEZ FERNANDO JESUS" w:date="2026-08-13T10:54:00Z">
        <w:r>
          <w:rPr>
            <w:lang w:val="es-ES_tradnl"/>
          </w:rPr>
          <w:t xml:space="preserve">Sobre cada elemento del listado </w:t>
        </w:r>
        <w:r w:rsidRPr="005531FC">
          <w:rPr>
            <w:lang w:val="es-ES_tradnl"/>
          </w:rPr>
          <w:t>se podrán realizar las siguientes acciones:</w:t>
        </w:r>
      </w:ins>
    </w:p>
    <w:p w14:paraId="250B73D6" w14:textId="666038A8" w:rsidR="00ED33F4" w:rsidRPr="00ED33F4" w:rsidRDefault="001B3794" w:rsidP="00ED33F4">
      <w:pPr>
        <w:pStyle w:val="Prrafodelista"/>
        <w:numPr>
          <w:ilvl w:val="0"/>
          <w:numId w:val="13"/>
        </w:numPr>
        <w:rPr>
          <w:ins w:id="1897" w:author="OLIVARES MARTINEZ FERNANDO JESUS" w:date="2026-08-13T11:09:00Z"/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</w:pPr>
      <w:ins w:id="1898" w:author="OLIVARES MARTINEZ FERNANDO JESUS" w:date="2026-08-13T10:54:00Z">
        <w:r w:rsidRPr="00ED33F4">
          <w:rPr>
            <w:lang w:val="es-ES_tradnl"/>
          </w:rPr>
          <w:t>Botón Consultar:</w:t>
        </w:r>
        <w:r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 </w:t>
        </w:r>
      </w:ins>
      <w:ins w:id="1899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SIA_CUGESDAT</w:t>
        </w:r>
      </w:ins>
      <w:ins w:id="1900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901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03: Consultar &lt;&lt;</w:t>
        </w:r>
      </w:ins>
      <w:ins w:id="1902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903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&gt;&gt;</w:t>
        </w:r>
      </w:ins>
    </w:p>
    <w:p w14:paraId="2796531B" w14:textId="1CD0FEA9" w:rsidR="00ED33F4" w:rsidRPr="00ED33F4" w:rsidRDefault="001B3794" w:rsidP="00211DBA">
      <w:pPr>
        <w:pStyle w:val="Prrafodelista"/>
        <w:numPr>
          <w:ilvl w:val="0"/>
          <w:numId w:val="13"/>
        </w:numPr>
        <w:rPr>
          <w:ins w:id="1904" w:author="OLIVARES MARTINEZ FERNANDO JESUS" w:date="2026-08-13T11:09:00Z"/>
          <w:lang w:val="es-ES_tradnl"/>
          <w:rPrChange w:id="1905" w:author="OLIVARES MARTINEZ FERNANDO JESUS" w:date="2026-08-13T11:09:00Z">
            <w:rPr>
              <w:ins w:id="1906" w:author="OLIVARES MARTINEZ FERNANDO JESUS" w:date="2026-08-13T11:09:00Z"/>
              <w:rFonts w:ascii="Times" w:eastAsia="Times New Roman" w:hAnsi="Times" w:cs="Times New Roman"/>
              <w:b/>
              <w:noProof/>
              <w:color w:val="0070C0"/>
              <w:sz w:val="20"/>
              <w:szCs w:val="20"/>
              <w:lang w:eastAsia="es-ES"/>
            </w:rPr>
          </w:rPrChange>
        </w:rPr>
      </w:pPr>
      <w:ins w:id="1907" w:author="OLIVARES MARTINEZ FERNANDO JESUS" w:date="2026-08-13T10:54:00Z">
        <w:r w:rsidRPr="00ED33F4">
          <w:rPr>
            <w:lang w:val="es-ES_tradnl"/>
          </w:rPr>
          <w:t>Botón Editar:</w:t>
        </w:r>
        <w:r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 </w:t>
        </w:r>
      </w:ins>
      <w:ins w:id="1908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SIA_CUGESDAT</w:t>
        </w:r>
      </w:ins>
      <w:ins w:id="1909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910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0</w:t>
        </w:r>
        <w:r w:rsid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4</w:t>
        </w:r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: </w:t>
        </w:r>
        <w:r w:rsid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Actualizar</w:t>
        </w:r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 &lt;&lt;</w:t>
        </w:r>
      </w:ins>
      <w:ins w:id="1911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912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&gt;&gt;</w:t>
        </w:r>
      </w:ins>
    </w:p>
    <w:p w14:paraId="55E5F10E" w14:textId="2552CD90" w:rsidR="00810249" w:rsidRDefault="001B3794" w:rsidP="00344122">
      <w:pPr>
        <w:pStyle w:val="Prrafodelista"/>
        <w:numPr>
          <w:ilvl w:val="0"/>
          <w:numId w:val="13"/>
        </w:numPr>
        <w:rPr>
          <w:ins w:id="1913" w:author="OLIVARES MARTINEZ FERNANDO JESUS" w:date="2026-09-01T11:45:00Z"/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</w:pPr>
      <w:ins w:id="1914" w:author="OLIVARES MARTINEZ FERNANDO JESUS" w:date="2026-08-13T10:54:00Z">
        <w:r w:rsidRPr="00ED33F4">
          <w:rPr>
            <w:lang w:val="es-ES_tradnl"/>
          </w:rPr>
          <w:t>Botón Eliminar:</w:t>
        </w:r>
        <w:r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 </w:t>
        </w:r>
      </w:ins>
      <w:ins w:id="1915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SIA_CUGESDAT</w:t>
        </w:r>
      </w:ins>
      <w:ins w:id="1916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917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0</w:t>
        </w:r>
        <w:r w:rsid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5</w:t>
        </w:r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: </w:t>
        </w:r>
      </w:ins>
      <w:ins w:id="1918" w:author="OLIVARES MARTINEZ FERNANDO JESUS" w:date="2026-08-13T11:10:00Z">
        <w:r w:rsid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Eliminar</w:t>
        </w:r>
      </w:ins>
      <w:ins w:id="1919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 xml:space="preserve"> &lt;&lt;</w:t>
        </w:r>
      </w:ins>
      <w:ins w:id="1920" w:author="OLIVARES MARTINEZ FERNANDO JESUS" w:date="2026-09-01T10:02:00Z">
        <w:r w:rsidR="00EA4C3E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CIO</w:t>
        </w:r>
      </w:ins>
      <w:ins w:id="1921" w:author="OLIVARES MARTINEZ FERNANDO JESUS" w:date="2026-08-13T11:09:00Z">
        <w:r w:rsidR="00ED33F4" w:rsidRPr="00ED33F4"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t>&gt;&gt;</w:t>
        </w:r>
      </w:ins>
    </w:p>
    <w:p w14:paraId="74A4C1E9" w14:textId="77777777" w:rsidR="00810249" w:rsidRDefault="00810249">
      <w:pPr>
        <w:spacing w:after="160" w:line="259" w:lineRule="auto"/>
        <w:rPr>
          <w:ins w:id="1922" w:author="OLIVARES MARTINEZ FERNANDO JESUS" w:date="2026-09-01T11:45:00Z"/>
          <w:rFonts w:ascii="Times" w:eastAsia="Times New Roman" w:hAnsi="Times" w:cs="Times New Roman"/>
          <w:b/>
          <w:noProof/>
          <w:color w:val="0070C0"/>
          <w:sz w:val="20"/>
          <w:szCs w:val="20"/>
          <w:lang w:eastAsia="es-ES"/>
        </w:rPr>
      </w:pPr>
      <w:ins w:id="1923" w:author="OLIVARES MARTINEZ FERNANDO JESUS" w:date="2026-09-01T11:45:00Z">
        <w:r>
          <w:rPr>
            <w:rFonts w:ascii="Times" w:eastAsia="Times New Roman" w:hAnsi="Times" w:cs="Times New Roman"/>
            <w:b/>
            <w:noProof/>
            <w:color w:val="0070C0"/>
            <w:sz w:val="20"/>
            <w:szCs w:val="20"/>
            <w:lang w:eastAsia="es-ES"/>
          </w:rPr>
          <w:br w:type="page"/>
        </w:r>
      </w:ins>
    </w:p>
    <w:p w14:paraId="1D60CADA" w14:textId="0D684C7B" w:rsidR="001B3794" w:rsidRPr="00ED33F4" w:rsidDel="00810249" w:rsidRDefault="001B3794" w:rsidP="00810249">
      <w:pPr>
        <w:pStyle w:val="Prrafodelista"/>
        <w:ind w:left="780"/>
        <w:rPr>
          <w:del w:id="1924" w:author="OLIVARES MARTINEZ FERNANDO JESUS" w:date="2026-09-01T11:45:00Z"/>
          <w:lang w:val="es-ES_tradnl"/>
          <w:rPrChange w:id="1925" w:author="OLIVARES MARTINEZ FERNANDO JESUS" w:date="2026-08-13T10:54:00Z">
            <w:rPr>
              <w:del w:id="1926" w:author="OLIVARES MARTINEZ FERNANDO JESUS" w:date="2026-09-01T11:45:00Z"/>
            </w:rPr>
          </w:rPrChange>
        </w:rPr>
        <w:pPrChange w:id="1927" w:author="OLIVARES MARTINEZ FERNANDO JESUS" w:date="2026-09-01T11:45:00Z">
          <w:pPr>
            <w:pStyle w:val="Prrafodelista"/>
            <w:numPr>
              <w:numId w:val="13"/>
            </w:numPr>
            <w:ind w:left="780" w:hanging="360"/>
          </w:pPr>
        </w:pPrChange>
      </w:pPr>
    </w:p>
    <w:p w14:paraId="0A13B77F" w14:textId="00BC7A98" w:rsidR="00C259F8" w:rsidRDefault="00C259F8">
      <w:pPr>
        <w:pStyle w:val="Ttulo2"/>
        <w:numPr>
          <w:ilvl w:val="2"/>
          <w:numId w:val="1"/>
        </w:numPr>
        <w:rPr>
          <w:ins w:id="1928" w:author="OLIVARES MARTINEZ FERNANDO JESUS" w:date="2026-08-13T11:13:00Z"/>
        </w:rPr>
        <w:pPrChange w:id="1929" w:author="OLIVARES MARTINEZ FERNANDO JESUS" w:date="2026-08-17T09:26:00Z">
          <w:pPr>
            <w:pStyle w:val="Ttulo2"/>
            <w:numPr>
              <w:ilvl w:val="2"/>
              <w:numId w:val="4"/>
            </w:numPr>
            <w:ind w:left="1224" w:hanging="504"/>
          </w:pPr>
        </w:pPrChange>
      </w:pPr>
      <w:r w:rsidRPr="00F14BA6">
        <w:t>SIA_</w:t>
      </w:r>
      <w:r>
        <w:t>PR</w:t>
      </w:r>
      <w:r w:rsidRPr="00F14BA6">
        <w:t>GESDAT</w:t>
      </w:r>
      <w:ins w:id="1930" w:author="OLIVARES MARTINEZ FERNANDO JESUS" w:date="2026-09-01T10:02:00Z">
        <w:r w:rsidR="00EA4C3E">
          <w:t>CIO</w:t>
        </w:r>
      </w:ins>
      <w:r w:rsidRPr="00F14BA6">
        <w:t>0</w:t>
      </w:r>
      <w:r>
        <w:t>2</w:t>
      </w:r>
      <w:r w:rsidRPr="00F14BA6">
        <w:t>:</w:t>
      </w:r>
      <w:r>
        <w:t xml:space="preserve"> </w:t>
      </w:r>
      <w:ins w:id="1931" w:author="OLIVARES MARTINEZ FERNANDO JESUS" w:date="2026-08-17T13:46:00Z">
        <w:r w:rsidR="003B37CD" w:rsidRPr="003B37CD">
          <w:t>Crear &lt;&lt;</w:t>
        </w:r>
        <w:proofErr w:type="spellStart"/>
        <w:r w:rsidR="003B37CD" w:rsidRPr="003B37CD">
          <w:t>RegistroMaestro</w:t>
        </w:r>
        <w:proofErr w:type="spellEnd"/>
        <w:r w:rsidR="003B37CD" w:rsidRPr="003B37CD">
          <w:t>&gt;&gt;</w:t>
        </w:r>
      </w:ins>
      <w:del w:id="1932" w:author="OLIVARES MARTINEZ FERNANDO JESUS" w:date="2026-08-17T13:46:00Z">
        <w:r w:rsidR="00B9567B" w:rsidDel="003B37CD">
          <w:delText xml:space="preserve">Crear </w:delText>
        </w:r>
        <w:r w:rsidRPr="00F14BA6" w:rsidDel="003B37CD">
          <w:delText xml:space="preserve">Registro </w:delText>
        </w:r>
        <w:r w:rsidDel="003B37CD">
          <w:delText>&lt;&lt;Voz&gt;&gt;</w:delText>
        </w:r>
      </w:del>
    </w:p>
    <w:p w14:paraId="74626264" w14:textId="77777777" w:rsidR="00ED33F4" w:rsidRDefault="00ED33F4" w:rsidP="00ED33F4">
      <w:pPr>
        <w:rPr>
          <w:ins w:id="1933" w:author="OLIVARES MARTINEZ FERNANDO JESUS" w:date="2026-08-13T11:13:00Z"/>
        </w:rPr>
      </w:pPr>
      <w:ins w:id="1934" w:author="OLIVARES MARTINEZ FERNANDO JESUS" w:date="2026-08-13T11:13:00Z">
        <w:r>
          <w:t>En el siguiente esquema se describe el flujo de proceso que se debe implementar para el caso de uso:</w:t>
        </w:r>
      </w:ins>
    </w:p>
    <w:p w14:paraId="7D657BC7" w14:textId="71613B0D" w:rsidR="00ED33F4" w:rsidRDefault="00ED33F4" w:rsidP="00ED33F4">
      <w:pPr>
        <w:pStyle w:val="Prrafodelista"/>
        <w:numPr>
          <w:ilvl w:val="0"/>
          <w:numId w:val="12"/>
        </w:numPr>
        <w:rPr>
          <w:ins w:id="1935" w:author="OLIVARES MARTINEZ FERNANDO JESUS" w:date="2026-08-13T11:13:00Z"/>
        </w:rPr>
      </w:pPr>
      <w:ins w:id="1936" w:author="OLIVARES MARTINEZ FERNANDO JESUS" w:date="2026-08-13T11:14:00Z">
        <w:r w:rsidRPr="00ED33F4">
          <w:t>SIA_CUGESDAT</w:t>
        </w:r>
      </w:ins>
      <w:ins w:id="1937" w:author="OLIVARES MARTINEZ FERNANDO JESUS" w:date="2026-09-01T10:02:00Z">
        <w:r w:rsidR="00EA4C3E">
          <w:t>CIO</w:t>
        </w:r>
      </w:ins>
      <w:ins w:id="1938" w:author="OLIVARES MARTINEZ FERNANDO JESUS" w:date="2026-08-13T11:14:00Z">
        <w:r w:rsidRPr="00ED33F4">
          <w:t>02: Crear &lt;&lt;</w:t>
        </w:r>
      </w:ins>
      <w:proofErr w:type="spellStart"/>
      <w:ins w:id="1939" w:author="OLIVARES MARTINEZ FERNANDO JESUS" w:date="2026-08-17T13:46:00Z">
        <w:r w:rsidR="003B37CD" w:rsidRPr="003B37CD">
          <w:t>RegistroMaestro</w:t>
        </w:r>
      </w:ins>
      <w:proofErr w:type="spellEnd"/>
      <w:ins w:id="1940" w:author="OLIVARES MARTINEZ FERNANDO JESUS" w:date="2026-08-13T11:14:00Z">
        <w:r w:rsidRPr="00ED33F4">
          <w:t>&gt;&gt;</w:t>
        </w:r>
      </w:ins>
      <w:ins w:id="1941" w:author="OLIVARES MARTINEZ FERNANDO JESUS" w:date="2026-08-13T11:13:00Z">
        <w:r>
          <w:t>: El flujo que describe el proceso de crear un</w:t>
        </w:r>
      </w:ins>
      <w:ins w:id="1942" w:author="OLIVARES MARTINEZ FERNANDO JESUS" w:date="2026-08-13T11:14:00Z">
        <w:r>
          <w:t>a</w:t>
        </w:r>
      </w:ins>
      <w:ins w:id="1943" w:author="OLIVARES MARTINEZ FERNANDO JESUS" w:date="2026-08-13T11:13:00Z">
        <w:r>
          <w:t xml:space="preserve"> nuev</w:t>
        </w:r>
      </w:ins>
      <w:ins w:id="1944" w:author="OLIVARES MARTINEZ FERNANDO JESUS" w:date="2026-08-13T11:14:00Z">
        <w:r>
          <w:t xml:space="preserve">a </w:t>
        </w:r>
      </w:ins>
      <w:ins w:id="1945" w:author="OLIVARES MARTINEZ FERNANDO JESUS" w:date="2026-09-01T10:02:00Z">
        <w:r w:rsidR="00EA4C3E">
          <w:t>CIO</w:t>
        </w:r>
      </w:ins>
      <w:ins w:id="1946" w:author="OLIVARES MARTINEZ FERNANDO JESUS" w:date="2026-08-13T11:13:00Z">
        <w:r>
          <w:t xml:space="preserve"> lo podemos ver en la siguiente imagen.</w:t>
        </w:r>
      </w:ins>
    </w:p>
    <w:p w14:paraId="7181B397" w14:textId="371B9551" w:rsidR="00ED33F4" w:rsidRPr="00ED33F4" w:rsidRDefault="0053773C">
      <w:pPr>
        <w:rPr>
          <w:ins w:id="1947" w:author="OLIVARES MARTINEZ FERNANDO JESUS" w:date="2026-08-13T11:12:00Z"/>
        </w:rPr>
        <w:pPrChange w:id="1948" w:author="OLIVARES MARTINEZ FERNANDO JESUS" w:date="2026-08-13T11:13:00Z">
          <w:pPr>
            <w:pStyle w:val="Ttulo2"/>
            <w:numPr>
              <w:ilvl w:val="2"/>
              <w:numId w:val="4"/>
            </w:numPr>
            <w:ind w:left="1224" w:hanging="504"/>
          </w:pPr>
        </w:pPrChange>
      </w:pPr>
      <w:ins w:id="1949" w:author="OLIVARES MARTINEZ FERNANDO JESUS" w:date="2026-09-01T11:25:00Z">
        <w:r>
          <w:rPr>
            <w:noProof/>
          </w:rPr>
          <w:lastRenderedPageBreak/>
          <w:drawing>
            <wp:inline distT="0" distB="0" distL="0" distR="0" wp14:anchorId="383C1D5E" wp14:editId="753F69ED">
              <wp:extent cx="3837940" cy="8891270"/>
              <wp:effectExtent l="0" t="0" r="0" b="5080"/>
              <wp:docPr id="17" name="Imagen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7940" cy="88912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1B7889" w14:textId="770F59D8" w:rsidR="00ED33F4" w:rsidRDefault="00ED33F4" w:rsidP="00ED33F4">
      <w:pPr>
        <w:rPr>
          <w:ins w:id="1950" w:author="OLIVARES MARTINEZ FERNANDO JESUS" w:date="2026-08-13T11:21:00Z"/>
        </w:rPr>
      </w:pPr>
      <w:ins w:id="1951" w:author="OLIVARES MARTINEZ FERNANDO JESUS" w:date="2026-08-13T11:14:00Z">
        <w:r>
          <w:lastRenderedPageBreak/>
          <w:t>Cuando se abre el formulario de voces en el que se lista la primera página de voces configurad</w:t>
        </w:r>
      </w:ins>
      <w:ins w:id="1952" w:author="OLIVARES MARTINEZ FERNANDO JESUS" w:date="2026-08-13T11:15:00Z">
        <w:r>
          <w:t>a</w:t>
        </w:r>
      </w:ins>
      <w:ins w:id="1953" w:author="OLIVARES MARTINEZ FERNANDO JESUS" w:date="2026-08-13T11:14:00Z">
        <w:r>
          <w:t xml:space="preserve">s en el sistema, en la esquina superior derecha, tenemos un “Botón” con el </w:t>
        </w:r>
        <w:proofErr w:type="spellStart"/>
        <w:r>
          <w:t>caption</w:t>
        </w:r>
      </w:ins>
      <w:proofErr w:type="spellEnd"/>
      <w:ins w:id="1954" w:author="OLIVARES MARTINEZ FERNANDO JESUS" w:date="2026-08-13T11:15:00Z">
        <w:r>
          <w:t>: “</w:t>
        </w:r>
      </w:ins>
      <w:ins w:id="1955" w:author="OLIVARES MARTINEZ FERNANDO JESUS" w:date="2026-08-13T11:14:00Z">
        <w:r>
          <w:t xml:space="preserve">Crear </w:t>
        </w:r>
      </w:ins>
      <w:ins w:id="1956" w:author="OLIVARES MARTINEZ FERNANDO JESUS" w:date="2026-09-01T10:02:00Z">
        <w:r w:rsidR="00EA4C3E">
          <w:t>CIO</w:t>
        </w:r>
      </w:ins>
      <w:ins w:id="1957" w:author="OLIVARES MARTINEZ FERNANDO JESUS" w:date="2026-08-13T11:15:00Z">
        <w:r>
          <w:t>”</w:t>
        </w:r>
      </w:ins>
      <w:ins w:id="1958" w:author="OLIVARES MARTINEZ FERNANDO JESUS" w:date="2026-08-13T11:14:00Z">
        <w:r>
          <w:t>.</w:t>
        </w:r>
      </w:ins>
    </w:p>
    <w:p w14:paraId="1B5A8F03" w14:textId="6B88D420" w:rsidR="007A42B9" w:rsidRPr="00B05B91" w:rsidRDefault="007A42B9" w:rsidP="007A42B9">
      <w:pPr>
        <w:rPr>
          <w:ins w:id="1959" w:author="OLIVARES MARTINEZ FERNANDO JESUS" w:date="2026-08-13T11:21:00Z"/>
          <w:b/>
          <w:u w:val="single"/>
          <w:lang w:val="es-ES_tradnl"/>
        </w:rPr>
      </w:pPr>
      <w:ins w:id="1960" w:author="OLIVARES MARTINEZ FERNANDO JESUS" w:date="2026-08-13T11:21:00Z">
        <w:r w:rsidRPr="00B05B91">
          <w:rPr>
            <w:b/>
            <w:u w:val="single"/>
            <w:lang w:val="es-ES_tradnl"/>
          </w:rPr>
          <w:t xml:space="preserve">Informar datos </w:t>
        </w:r>
      </w:ins>
      <w:ins w:id="1961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722D9B88" w14:textId="2D737831" w:rsidR="007A42B9" w:rsidRDefault="007A42B9" w:rsidP="007A42B9">
      <w:pPr>
        <w:rPr>
          <w:ins w:id="1962" w:author="OLIVARES MARTINEZ FERNANDO JESUS" w:date="2026-08-13T11:21:00Z"/>
        </w:rPr>
      </w:pPr>
      <w:ins w:id="1963" w:author="OLIVARES MARTINEZ FERNANDO JESUS" w:date="2026-08-13T11:21:00Z">
        <w:r>
          <w:rPr>
            <w:lang w:val="es-ES_tradnl"/>
          </w:rPr>
          <w:t xml:space="preserve">Se informan los campos habilitados del formulario de alta de </w:t>
        </w:r>
      </w:ins>
      <w:ins w:id="1964" w:author="OLIVARES MARTINEZ FERNANDO JESUS" w:date="2026-09-01T10:02:00Z">
        <w:r w:rsidR="00EA4C3E">
          <w:rPr>
            <w:lang w:val="es-ES_tradnl"/>
          </w:rPr>
          <w:t>CIO</w:t>
        </w:r>
      </w:ins>
      <w:ins w:id="1965" w:author="OLIVARES MARTINEZ FERNANDO JESUS" w:date="2026-08-13T11:21:00Z">
        <w:r>
          <w:rPr>
            <w:lang w:val="es-ES_tradnl"/>
          </w:rPr>
          <w:t xml:space="preserve">. </w:t>
        </w:r>
        <w:r>
          <w:t xml:space="preserve">Para poder dar de alta una nueva </w:t>
        </w:r>
      </w:ins>
      <w:ins w:id="1966" w:author="OLIVARES MARTINEZ FERNANDO JESUS" w:date="2026-09-01T10:02:00Z">
        <w:r w:rsidR="00EA4C3E">
          <w:t>CIO</w:t>
        </w:r>
      </w:ins>
      <w:ins w:id="1967" w:author="OLIVARES MARTINEZ FERNANDO JESUS" w:date="2026-08-13T11:21:00Z">
        <w:r>
          <w:t xml:space="preserve"> debemos hacer click en este “botón”, de modo que se nos abre un nuevo formulario pop-up en el que podemos introducir los datos del nuevo </w:t>
        </w:r>
      </w:ins>
      <w:ins w:id="1968" w:author="OLIVARES MARTINEZ FERNANDO JESUS" w:date="2026-09-01T12:41:00Z">
        <w:r w:rsidR="00110580">
          <w:t>CIO</w:t>
        </w:r>
      </w:ins>
      <w:ins w:id="1969" w:author="OLIVARES MARTINEZ FERNANDO JESUS" w:date="2026-08-13T11:21:00Z">
        <w:r>
          <w:t xml:space="preserve"> que queremos crear.</w:t>
        </w:r>
      </w:ins>
    </w:p>
    <w:p w14:paraId="46390DC5" w14:textId="77777777" w:rsidR="007A42B9" w:rsidRDefault="007A42B9" w:rsidP="007A42B9">
      <w:pPr>
        <w:rPr>
          <w:ins w:id="1970" w:author="OLIVARES MARTINEZ FERNANDO JESUS" w:date="2026-08-13T11:21:00Z"/>
          <w:lang w:val="es-ES_tradnl"/>
        </w:rPr>
      </w:pPr>
      <w:ins w:id="1971" w:author="OLIVARES MARTINEZ FERNANDO JESUS" w:date="2026-08-13T11:21:00Z">
        <w:r>
          <w:rPr>
            <w:lang w:val="es-ES_tradnl"/>
          </w:rPr>
          <w:t>Por defecto, aparece el siguiente formulario:</w:t>
        </w:r>
      </w:ins>
    </w:p>
    <w:p w14:paraId="76F0F1FB" w14:textId="3CCC29ED" w:rsidR="00ED33F4" w:rsidRDefault="00810249" w:rsidP="00ED33F4">
      <w:pPr>
        <w:rPr>
          <w:ins w:id="1972" w:author="OLIVARES MARTINEZ FERNANDO JESUS" w:date="2026-08-13T11:14:00Z"/>
        </w:rPr>
      </w:pPr>
      <w:ins w:id="1973" w:author="OLIVARES MARTINEZ FERNANDO JESUS" w:date="2026-09-01T11:45:00Z">
        <w:r w:rsidRPr="00810249">
          <w:drawing>
            <wp:inline distT="0" distB="0" distL="0" distR="0" wp14:anchorId="7F712FAD" wp14:editId="7344EA82">
              <wp:extent cx="3983604" cy="3343248"/>
              <wp:effectExtent l="0" t="0" r="0" b="0"/>
              <wp:docPr id="38" name="Imagen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88053" cy="33469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0B49045" w14:textId="0D7ABD26" w:rsidR="00ED33F4" w:rsidRDefault="00ED33F4" w:rsidP="00ED33F4">
      <w:pPr>
        <w:rPr>
          <w:ins w:id="1974" w:author="OLIVARES MARTINEZ FERNANDO JESUS" w:date="2026-09-01T11:46:00Z"/>
        </w:rPr>
      </w:pPr>
      <w:ins w:id="1975" w:author="OLIVARES MARTINEZ FERNANDO JESUS" w:date="2026-08-13T11:16:00Z">
        <w:r>
          <w:t xml:space="preserve">Sobre este formulario debemos informar los campos que la </w:t>
        </w:r>
      </w:ins>
      <w:ins w:id="1976" w:author="OLIVARES MARTINEZ FERNANDO JESUS" w:date="2026-09-01T10:02:00Z">
        <w:r w:rsidR="00EA4C3E">
          <w:t>CIO</w:t>
        </w:r>
      </w:ins>
      <w:ins w:id="1977" w:author="OLIVARES MARTINEZ FERNANDO JESUS" w:date="2026-08-13T11:16:00Z">
        <w:r>
          <w:t xml:space="preserve"> que queremos crear y una vez informados los campos requeridos daremos a “Dar de Alta” para almacenar el registro en BBDD.</w:t>
        </w:r>
      </w:ins>
    </w:p>
    <w:p w14:paraId="37487CDF" w14:textId="7BAE9D9A" w:rsidR="00810249" w:rsidRDefault="00810249" w:rsidP="00ED33F4">
      <w:pPr>
        <w:rPr>
          <w:ins w:id="1978" w:author="OLIVARES MARTINEZ FERNANDO JESUS" w:date="2026-09-01T11:47:00Z"/>
        </w:rPr>
      </w:pPr>
      <w:ins w:id="1979" w:author="OLIVARES MARTINEZ FERNANDO JESUS" w:date="2026-09-01T11:46:00Z">
        <w:r>
          <w:t>El formulario en el que introduciremos los datos del nuevo CIO nos irá indicando la obligatoriedad de</w:t>
        </w:r>
      </w:ins>
      <w:ins w:id="1980" w:author="OLIVARES MARTINEZ FERNANDO JESUS" w:date="2026-09-01T11:47:00Z">
        <w:r>
          <w:t xml:space="preserve"> informar ciertos campos para poder crear el CIO:</w:t>
        </w:r>
      </w:ins>
    </w:p>
    <w:p w14:paraId="41296D97" w14:textId="5671E383" w:rsidR="00810249" w:rsidRDefault="00810249" w:rsidP="00ED33F4">
      <w:pPr>
        <w:rPr>
          <w:ins w:id="1981" w:author="OLIVARES MARTINEZ FERNANDO JESUS" w:date="2026-08-13T11:16:00Z"/>
        </w:rPr>
      </w:pPr>
      <w:ins w:id="1982" w:author="OLIVARES MARTINEZ FERNANDO JESUS" w:date="2026-09-01T11:47:00Z">
        <w:r w:rsidRPr="00810249">
          <w:drawing>
            <wp:inline distT="0" distB="0" distL="0" distR="0" wp14:anchorId="6A320BFA" wp14:editId="1E115993">
              <wp:extent cx="4325510" cy="4124087"/>
              <wp:effectExtent l="0" t="0" r="0" b="0"/>
              <wp:docPr id="39" name="Imagen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9039" cy="41274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801C86B" w14:textId="65B9E0B5" w:rsidR="00AB1793" w:rsidRPr="00ED33F4" w:rsidDel="00810249" w:rsidRDefault="00AB1793">
      <w:pPr>
        <w:pStyle w:val="Prrafodelista"/>
        <w:numPr>
          <w:ilvl w:val="0"/>
          <w:numId w:val="12"/>
        </w:numPr>
        <w:rPr>
          <w:del w:id="1983" w:author="OLIVARES MARTINEZ FERNANDO JESUS" w:date="2026-09-01T11:47:00Z"/>
        </w:rPr>
        <w:pPrChange w:id="1984" w:author="OLIVARES MARTINEZ FERNANDO JESUS" w:date="2026-08-13T11:19:00Z">
          <w:pPr>
            <w:pStyle w:val="Ttulo2"/>
            <w:numPr>
              <w:ilvl w:val="2"/>
              <w:numId w:val="5"/>
            </w:numPr>
            <w:ind w:left="1224" w:hanging="504"/>
          </w:pPr>
        </w:pPrChange>
      </w:pPr>
    </w:p>
    <w:p w14:paraId="1AB49447" w14:textId="72B08F44" w:rsidR="00AB1793" w:rsidRDefault="00C259F8" w:rsidP="00ED2C78">
      <w:pPr>
        <w:rPr>
          <w:ins w:id="1985" w:author="OLIVARES MARTINEZ FERNANDO JESUS" w:date="2026-08-13T11:22:00Z"/>
          <w:noProof/>
        </w:rPr>
      </w:pPr>
      <w:del w:id="1986" w:author="OLIVARES MARTINEZ FERNANDO JESUS" w:date="2026-08-13T11:19:00Z">
        <w:r w:rsidRPr="00594663" w:rsidDel="00AB1793">
          <w:rPr>
            <w:noProof/>
          </w:rPr>
          <w:drawing>
            <wp:inline distT="0" distB="0" distL="0" distR="0" wp14:anchorId="4A7DE7F9" wp14:editId="771D9C9F">
              <wp:extent cx="2032950" cy="3808791"/>
              <wp:effectExtent l="19050" t="19050" r="24765" b="20320"/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43332" cy="3828241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  <w:ins w:id="1987" w:author="OLIVARES MARTINEZ FERNANDO JESUS" w:date="2026-08-13T11:19:00Z">
        <w:r w:rsidR="00AB1793">
          <w:rPr>
            <w:noProof/>
          </w:rPr>
          <w:t xml:space="preserve">Una vez informados los campor </w:t>
        </w:r>
      </w:ins>
      <w:ins w:id="1988" w:author="OLIVARES MARTINEZ FERNANDO JESUS" w:date="2026-08-13T11:20:00Z">
        <w:r w:rsidR="00AB1793">
          <w:rPr>
            <w:noProof/>
          </w:rPr>
          <w:t xml:space="preserve">de la </w:t>
        </w:r>
      </w:ins>
      <w:ins w:id="1989" w:author="OLIVARES MARTINEZ FERNANDO JESUS" w:date="2026-09-01T10:02:00Z">
        <w:r w:rsidR="00EA4C3E">
          <w:rPr>
            <w:noProof/>
          </w:rPr>
          <w:t>CIO</w:t>
        </w:r>
      </w:ins>
      <w:ins w:id="1990" w:author="OLIVARES MARTINEZ FERNANDO JESUS" w:date="2026-08-13T11:20:00Z">
        <w:r w:rsidR="00AB1793">
          <w:rPr>
            <w:noProof/>
          </w:rPr>
          <w:t xml:space="preserve"> que queremos crear, damos al botón “Dar del alta” y el registro se almacenará en BBDD. Si en el proceso hubiera algún problema, se mostrará un mensaje con el error que se ha producido al crear el nuevo registro de “</w:t>
        </w:r>
      </w:ins>
      <w:ins w:id="1991" w:author="OLIVARES MARTINEZ FERNANDO JESUS" w:date="2026-09-01T10:02:00Z">
        <w:r w:rsidR="00EA4C3E">
          <w:rPr>
            <w:noProof/>
          </w:rPr>
          <w:t>CIO</w:t>
        </w:r>
      </w:ins>
      <w:ins w:id="1992" w:author="OLIVARES MARTINEZ FERNANDO JESUS" w:date="2026-08-13T11:20:00Z">
        <w:r w:rsidR="00AB1793">
          <w:rPr>
            <w:noProof/>
          </w:rPr>
          <w:t>”</w:t>
        </w:r>
      </w:ins>
    </w:p>
    <w:tbl>
      <w:tblPr>
        <w:tblStyle w:val="Tablaconcuadrcula"/>
        <w:tblpPr w:leftFromText="141" w:rightFromText="141" w:vertAnchor="text" w:tblpY="1"/>
        <w:tblOverlap w:val="never"/>
        <w:tblW w:w="5671" w:type="pct"/>
        <w:tblLayout w:type="fixed"/>
        <w:tblLook w:val="04A0" w:firstRow="1" w:lastRow="0" w:firstColumn="1" w:lastColumn="0" w:noHBand="0" w:noVBand="1"/>
      </w:tblPr>
      <w:tblGrid>
        <w:gridCol w:w="1271"/>
        <w:gridCol w:w="2692"/>
        <w:gridCol w:w="5671"/>
        <w:tblGridChange w:id="1993">
          <w:tblGrid>
            <w:gridCol w:w="1271"/>
            <w:gridCol w:w="2692"/>
            <w:gridCol w:w="5671"/>
          </w:tblGrid>
        </w:tblGridChange>
      </w:tblGrid>
      <w:tr w:rsidR="001D13EE" w14:paraId="66699B4F" w14:textId="77777777" w:rsidTr="001D13EE">
        <w:trPr>
          <w:trHeight w:val="373"/>
          <w:ins w:id="1994" w:author="OLIVARES MARTINEZ FERNANDO JESUS" w:date="2026-09-01T11:51:00Z"/>
        </w:trPr>
        <w:tc>
          <w:tcPr>
            <w:tcW w:w="660" w:type="pct"/>
            <w:shd w:val="clear" w:color="auto" w:fill="1F4E79" w:themeFill="accent1" w:themeFillShade="80"/>
          </w:tcPr>
          <w:p w14:paraId="414CD033" w14:textId="77777777" w:rsidR="001D13EE" w:rsidRPr="000E04E5" w:rsidRDefault="001D13EE" w:rsidP="00FA4714">
            <w:pPr>
              <w:rPr>
                <w:ins w:id="1995" w:author="OLIVARES MARTINEZ FERNANDO JESUS" w:date="2026-09-01T11:51:00Z"/>
                <w:b/>
                <w:color w:val="FFFFFF" w:themeColor="background1"/>
                <w:lang w:val="es-ES_tradnl"/>
              </w:rPr>
            </w:pPr>
            <w:ins w:id="1996" w:author="OLIVARES MARTINEZ FERNANDO JESUS" w:date="2026-09-01T11:51:00Z">
              <w:r w:rsidRPr="000E04E5">
                <w:rPr>
                  <w:b/>
                  <w:color w:val="FFFFFF" w:themeColor="background1"/>
                  <w:lang w:val="es-ES_tradnl"/>
                </w:rPr>
                <w:t>Campo Formulario</w:t>
              </w:r>
            </w:ins>
          </w:p>
        </w:tc>
        <w:tc>
          <w:tcPr>
            <w:tcW w:w="1397" w:type="pct"/>
            <w:shd w:val="clear" w:color="auto" w:fill="1F4E79" w:themeFill="accent1" w:themeFillShade="80"/>
          </w:tcPr>
          <w:p w14:paraId="3ADBFEDB" w14:textId="77777777" w:rsidR="001D13EE" w:rsidRPr="000E04E5" w:rsidRDefault="001D13EE" w:rsidP="00FA4714">
            <w:pPr>
              <w:rPr>
                <w:ins w:id="1997" w:author="OLIVARES MARTINEZ FERNANDO JESUS" w:date="2026-09-01T11:51:00Z"/>
                <w:b/>
                <w:color w:val="FFFFFF" w:themeColor="background1"/>
                <w:lang w:val="es-ES_tradnl"/>
              </w:rPr>
            </w:pPr>
            <w:ins w:id="1998" w:author="OLIVARES MARTINEZ FERNANDO JESUS" w:date="2026-09-01T11:51:00Z">
              <w:r w:rsidRPr="000E04E5">
                <w:rPr>
                  <w:b/>
                  <w:color w:val="FFFFFF" w:themeColor="background1"/>
                  <w:lang w:val="es-ES_tradnl"/>
                </w:rPr>
                <w:t>Tipo</w:t>
              </w:r>
            </w:ins>
          </w:p>
        </w:tc>
        <w:tc>
          <w:tcPr>
            <w:tcW w:w="2943" w:type="pct"/>
            <w:shd w:val="clear" w:color="auto" w:fill="1F4E79" w:themeFill="accent1" w:themeFillShade="80"/>
          </w:tcPr>
          <w:p w14:paraId="24CCF898" w14:textId="77777777" w:rsidR="001D13EE" w:rsidRPr="000E04E5" w:rsidRDefault="001D13EE" w:rsidP="00FA4714">
            <w:pPr>
              <w:rPr>
                <w:ins w:id="1999" w:author="OLIVARES MARTINEZ FERNANDO JESUS" w:date="2026-09-01T11:51:00Z"/>
                <w:b/>
                <w:color w:val="FFFFFF" w:themeColor="background1"/>
                <w:lang w:val="es-ES_tradnl"/>
              </w:rPr>
            </w:pPr>
            <w:ins w:id="2000" w:author="OLIVARES MARTINEZ FERNANDO JESUS" w:date="2026-09-01T11:51:00Z">
              <w:r w:rsidRPr="000E04E5">
                <w:rPr>
                  <w:b/>
                  <w:color w:val="FFFFFF" w:themeColor="background1"/>
                  <w:lang w:val="es-ES_tradnl"/>
                </w:rPr>
                <w:t>Descripción</w:t>
              </w:r>
            </w:ins>
          </w:p>
        </w:tc>
      </w:tr>
      <w:tr w:rsidR="001D13EE" w14:paraId="100B6F75" w14:textId="77777777" w:rsidTr="001D13EE">
        <w:trPr>
          <w:trHeight w:val="373"/>
          <w:ins w:id="2001" w:author="OLIVARES MARTINEZ FERNANDO JESUS" w:date="2026-09-01T11:51:00Z"/>
        </w:trPr>
        <w:tc>
          <w:tcPr>
            <w:tcW w:w="660" w:type="pct"/>
            <w:shd w:val="clear" w:color="auto" w:fill="FFFFFF" w:themeFill="background1"/>
          </w:tcPr>
          <w:p w14:paraId="7C781976" w14:textId="69B5C076" w:rsidR="001D13EE" w:rsidRDefault="001D13EE" w:rsidP="00FA4714">
            <w:pPr>
              <w:rPr>
                <w:ins w:id="2002" w:author="OLIVARES MARTINEZ FERNANDO JESUS" w:date="2026-09-01T11:51:00Z"/>
                <w:lang w:val="es-ES_tradnl"/>
              </w:rPr>
            </w:pPr>
            <w:ins w:id="2003" w:author="OLIVARES MARTINEZ FERNANDO JESUS" w:date="2026-09-01T11:51:00Z">
              <w:r>
                <w:rPr>
                  <w:lang w:val="es-ES_tradnl"/>
                </w:rPr>
                <w:t>Ejército</w:t>
              </w:r>
              <w:r>
                <w:rPr>
                  <w:lang w:val="es-ES_tradnl"/>
                </w:rPr>
                <w:t>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7ECB23B7" w14:textId="77777777" w:rsidR="001D13EE" w:rsidRDefault="001D13EE" w:rsidP="001D13EE">
            <w:pPr>
              <w:rPr>
                <w:ins w:id="2004" w:author="OLIVARES MARTINEZ FERNANDO JESUS" w:date="2026-09-01T11:51:00Z"/>
                <w:lang w:val="es-ES_tradnl"/>
              </w:rPr>
            </w:pPr>
            <w:ins w:id="2005" w:author="OLIVARES MARTINEZ FERNANDO JESUS" w:date="2026-09-01T11:51:00Z">
              <w:r w:rsidRPr="00C259F8">
                <w:rPr>
                  <w:lang w:val="es-ES_tradnl"/>
                </w:rPr>
                <w:t xml:space="preserve">Selector / </w:t>
              </w:r>
              <w:proofErr w:type="spellStart"/>
              <w:r w:rsidRPr="00C259F8">
                <w:rPr>
                  <w:lang w:val="es-ES_tradnl"/>
                </w:rPr>
                <w:t>Dropdown</w:t>
              </w:r>
              <w:proofErr w:type="spellEnd"/>
              <w:r w:rsidRPr="00C259F8">
                <w:rPr>
                  <w:lang w:val="es-ES_tradnl"/>
                </w:rPr>
                <w:t>.</w:t>
              </w:r>
              <w:r>
                <w:rPr>
                  <w:lang w:val="es-ES_tradnl"/>
                </w:rPr>
                <w:t xml:space="preserve"> </w:t>
              </w:r>
              <w:r w:rsidRPr="00C259F8">
                <w:rPr>
                  <w:lang w:val="es-ES_tradnl"/>
                </w:rPr>
                <w:t>Permite filtrar l</w:t>
              </w:r>
              <w:r>
                <w:rPr>
                  <w:lang w:val="es-ES_tradnl"/>
                </w:rPr>
                <w:t>o</w:t>
              </w:r>
              <w:r w:rsidRPr="00C259F8">
                <w:rPr>
                  <w:lang w:val="es-ES_tradnl"/>
                </w:rPr>
                <w:t xml:space="preserve">s </w:t>
              </w:r>
              <w:r>
                <w:rPr>
                  <w:lang w:val="es-ES_tradnl"/>
                </w:rPr>
                <w:t>valores posibles del campo Ejército del CIO.</w:t>
              </w:r>
            </w:ins>
          </w:p>
          <w:p w14:paraId="52261F09" w14:textId="77777777" w:rsidR="001D13EE" w:rsidRDefault="001D13EE" w:rsidP="001D13EE">
            <w:pPr>
              <w:rPr>
                <w:ins w:id="2006" w:author="OLIVARES MARTINEZ FERNANDO JESUS" w:date="2026-09-01T11:51:00Z"/>
                <w:lang w:val="es-ES_tradnl"/>
              </w:rPr>
            </w:pPr>
            <w:ins w:id="2007" w:author="OLIVARES MARTINEZ FERNANDO JESUS" w:date="2026-09-01T11:51:00Z">
              <w:r>
                <w:rPr>
                  <w:lang w:val="es-ES_tradnl"/>
                </w:rPr>
                <w:t>Obligatorio</w:t>
              </w:r>
            </w:ins>
          </w:p>
          <w:p w14:paraId="2675B60F" w14:textId="11582D36" w:rsidR="001D13EE" w:rsidRDefault="001D13EE" w:rsidP="00FA4714">
            <w:pPr>
              <w:rPr>
                <w:ins w:id="2008" w:author="OLIVARES MARTINEZ FERNANDO JESUS" w:date="2026-09-01T11:51:00Z"/>
                <w:lang w:val="es-ES_tradnl"/>
              </w:rPr>
            </w:pPr>
          </w:p>
        </w:tc>
        <w:tc>
          <w:tcPr>
            <w:tcW w:w="2943" w:type="pct"/>
            <w:shd w:val="clear" w:color="auto" w:fill="FFFFFF" w:themeFill="background1"/>
          </w:tcPr>
          <w:p w14:paraId="690AD758" w14:textId="77777777" w:rsidR="001D13EE" w:rsidRDefault="001D13EE" w:rsidP="001D13EE">
            <w:pPr>
              <w:rPr>
                <w:ins w:id="2009" w:author="OLIVARES MARTINEZ FERNANDO JESUS" w:date="2026-09-01T11:52:00Z"/>
              </w:rPr>
            </w:pPr>
            <w:ins w:id="2010" w:author="OLIVARES MARTINEZ FERNANDO JESUS" w:date="2026-09-01T11:52:00Z">
              <w:r>
                <w:t>SIA_DAT_EJERCITO.CODIGO</w:t>
              </w:r>
            </w:ins>
          </w:p>
          <w:p w14:paraId="0CD63066" w14:textId="5FF43DFB" w:rsidR="001D13EE" w:rsidRDefault="001D13EE" w:rsidP="001D13EE">
            <w:pPr>
              <w:rPr>
                <w:ins w:id="2011" w:author="OLIVARES MARTINEZ FERNANDO JESUS" w:date="2026-09-01T11:51:00Z"/>
                <w:lang w:val="es-ES_tradnl"/>
              </w:rPr>
            </w:pPr>
            <w:ins w:id="2012" w:author="OLIVARES MARTINEZ FERNANDO JESUS" w:date="2026-09-01T11:52:00Z">
              <w:r>
                <w:t>Con este Código de Ejercito, tendremos el valor del campo: SIA_DAT_CIO.ID_EJERCITO</w:t>
              </w:r>
            </w:ins>
          </w:p>
        </w:tc>
      </w:tr>
      <w:tr w:rsidR="001D13EE" w14:paraId="7313175F" w14:textId="77777777" w:rsidTr="001D13EE">
        <w:trPr>
          <w:trHeight w:val="373"/>
          <w:ins w:id="2013" w:author="OLIVARES MARTINEZ FERNANDO JESUS" w:date="2026-09-01T11:52:00Z"/>
        </w:trPr>
        <w:tc>
          <w:tcPr>
            <w:tcW w:w="660" w:type="pct"/>
            <w:shd w:val="clear" w:color="auto" w:fill="FFFFFF" w:themeFill="background1"/>
          </w:tcPr>
          <w:p w14:paraId="5C4E40A7" w14:textId="444598E0" w:rsidR="001D13EE" w:rsidRDefault="001D13EE" w:rsidP="001D13EE">
            <w:pPr>
              <w:rPr>
                <w:ins w:id="2014" w:author="OLIVARES MARTINEZ FERNANDO JESUS" w:date="2026-09-01T11:52:00Z"/>
                <w:lang w:val="es-ES_tradnl"/>
              </w:rPr>
            </w:pPr>
            <w:ins w:id="2015" w:author="OLIVARES MARTINEZ FERNANDO JESUS" w:date="2026-09-01T11:52:00Z">
              <w:r>
                <w:t>Nombre Unidad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41132DEB" w14:textId="39EC9D5E" w:rsidR="001D13EE" w:rsidRDefault="001D13EE" w:rsidP="001D13EE">
            <w:pPr>
              <w:rPr>
                <w:ins w:id="2016" w:author="OLIVARES MARTINEZ FERNANDO JESUS" w:date="2026-09-01T11:52:00Z"/>
                <w:lang w:val="es-ES_tradnl"/>
              </w:rPr>
            </w:pPr>
            <w:ins w:id="2017" w:author="OLIVARES MARTINEZ FERNANDO JESUS" w:date="2026-09-01T11:52:00Z">
              <w:r>
                <w:rPr>
                  <w:lang w:val="es-ES_tradnl"/>
                </w:rPr>
                <w:t>Input Text Alfanumérico</w:t>
              </w:r>
              <w:r>
                <w:rPr>
                  <w:lang w:val="es-ES_tradnl"/>
                </w:rPr>
                <w:t xml:space="preserve"> </w:t>
              </w:r>
              <w:r>
                <w:rPr>
                  <w:lang w:val="es-ES_tradnl"/>
                </w:rPr>
                <w:t>Opcional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561BB66B" w14:textId="77777777" w:rsidR="001D13EE" w:rsidRDefault="001D13EE" w:rsidP="001D13EE">
            <w:pPr>
              <w:rPr>
                <w:ins w:id="2018" w:author="OLIVARES MARTINEZ FERNANDO JESUS" w:date="2026-09-01T11:52:00Z"/>
                <w:lang w:val="es-ES_tradnl"/>
              </w:rPr>
            </w:pPr>
            <w:ins w:id="2019" w:author="OLIVARES MARTINEZ FERNANDO JESUS" w:date="2026-09-01T11:52:00Z">
              <w:r>
                <w:rPr>
                  <w:lang w:val="es-ES_tradnl"/>
                </w:rPr>
                <w:t>Nombre de la unidad asociada al CIO.</w:t>
              </w:r>
            </w:ins>
          </w:p>
          <w:p w14:paraId="17D575C0" w14:textId="54F004CF" w:rsidR="001D13EE" w:rsidRDefault="001D13EE" w:rsidP="001D13EE">
            <w:pPr>
              <w:rPr>
                <w:ins w:id="2020" w:author="OLIVARES MARTINEZ FERNANDO JESUS" w:date="2026-09-01T11:52:00Z"/>
                <w:lang w:val="es-ES_tradnl"/>
              </w:rPr>
            </w:pPr>
            <w:ins w:id="2021" w:author="OLIVARES MARTINEZ FERNANDO JESUS" w:date="2026-09-01T11:52:00Z">
              <w:r>
                <w:t xml:space="preserve">SIA_DAT_CIO. </w:t>
              </w:r>
              <w:r w:rsidRPr="001D13EE">
                <w:t>NOMBRE_UNIDAD2</w:t>
              </w:r>
            </w:ins>
          </w:p>
        </w:tc>
      </w:tr>
      <w:tr w:rsidR="001D13EE" w14:paraId="54AFDC0B" w14:textId="77777777" w:rsidTr="001D13EE">
        <w:trPr>
          <w:trHeight w:val="373"/>
          <w:ins w:id="2022" w:author="OLIVARES MARTINEZ FERNANDO JESUS" w:date="2026-09-01T11:52:00Z"/>
        </w:trPr>
        <w:tc>
          <w:tcPr>
            <w:tcW w:w="660" w:type="pct"/>
            <w:shd w:val="clear" w:color="auto" w:fill="FFFFFF" w:themeFill="background1"/>
          </w:tcPr>
          <w:p w14:paraId="6792119E" w14:textId="12DC882C" w:rsidR="001D13EE" w:rsidRDefault="001D13EE" w:rsidP="001D13EE">
            <w:pPr>
              <w:rPr>
                <w:ins w:id="2023" w:author="OLIVARES MARTINEZ FERNANDO JESUS" w:date="2026-09-01T11:52:00Z"/>
                <w:lang w:val="es-ES_tradnl"/>
              </w:rPr>
            </w:pPr>
            <w:ins w:id="2024" w:author="OLIVARES MARTINEZ FERNANDO JESUS" w:date="2026-09-01T11:53:00Z">
              <w:r w:rsidRPr="001D13EE">
                <w:t>Código Unidad 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2222675A" w14:textId="77777777" w:rsidR="001D13EE" w:rsidRDefault="001D13EE" w:rsidP="001D13EE">
            <w:pPr>
              <w:rPr>
                <w:ins w:id="2025" w:author="OLIVARES MARTINEZ FERNANDO JESUS" w:date="2026-09-01T11:53:00Z"/>
                <w:lang w:val="es-ES_tradnl"/>
              </w:rPr>
            </w:pPr>
            <w:ins w:id="2026" w:author="OLIVARES MARTINEZ FERNANDO JESUS" w:date="2026-09-01T11:52:00Z">
              <w:r>
                <w:rPr>
                  <w:lang w:val="es-ES_tradnl"/>
                </w:rPr>
                <w:t xml:space="preserve">Input Text </w:t>
              </w:r>
            </w:ins>
            <w:ins w:id="2027" w:author="OLIVARES MARTINEZ FERNANDO JESUS" w:date="2026-09-01T11:53:00Z">
              <w:r>
                <w:rPr>
                  <w:lang w:val="es-ES_tradnl"/>
                </w:rPr>
                <w:t>Nu</w:t>
              </w:r>
            </w:ins>
            <w:ins w:id="2028" w:author="OLIVARES MARTINEZ FERNANDO JESUS" w:date="2026-09-01T11:52:00Z">
              <w:r>
                <w:rPr>
                  <w:lang w:val="es-ES_tradnl"/>
                </w:rPr>
                <w:t xml:space="preserve">mérico </w:t>
              </w:r>
            </w:ins>
          </w:p>
          <w:p w14:paraId="69BAC47F" w14:textId="2D63CF6A" w:rsidR="001D13EE" w:rsidRDefault="001D13EE" w:rsidP="001D13EE">
            <w:pPr>
              <w:rPr>
                <w:ins w:id="2029" w:author="OLIVARES MARTINEZ FERNANDO JESUS" w:date="2026-09-01T11:52:00Z"/>
                <w:lang w:val="es-ES_tradnl"/>
              </w:rPr>
            </w:pPr>
            <w:ins w:id="2030" w:author="OLIVARES MARTINEZ FERNANDO JESUS" w:date="2026-09-01T11:52:00Z">
              <w:r>
                <w:rPr>
                  <w:lang w:val="es-ES_tradnl"/>
                </w:rPr>
                <w:t>O</w:t>
              </w:r>
            </w:ins>
            <w:ins w:id="2031" w:author="OLIVARES MARTINEZ FERNANDO JESUS" w:date="2026-09-01T11:53:00Z">
              <w:r>
                <w:rPr>
                  <w:lang w:val="es-ES_tradnl"/>
                </w:rPr>
                <w:t>bligatorio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7E320FA4" w14:textId="36A46B05" w:rsidR="001D13EE" w:rsidRDefault="001D13EE" w:rsidP="001D13EE">
            <w:pPr>
              <w:rPr>
                <w:ins w:id="2032" w:author="OLIVARES MARTINEZ FERNANDO JESUS" w:date="2026-09-01T11:53:00Z"/>
                <w:lang w:val="es-ES_tradnl"/>
              </w:rPr>
            </w:pPr>
            <w:ins w:id="2033" w:author="OLIVARES MARTINEZ FERNANDO JESUS" w:date="2026-09-01T11:53:00Z">
              <w:r>
                <w:rPr>
                  <w:lang w:val="es-ES_tradnl"/>
                </w:rPr>
                <w:t xml:space="preserve">Nombre de la </w:t>
              </w:r>
              <w:r>
                <w:rPr>
                  <w:lang w:val="es-ES_tradnl"/>
                </w:rPr>
                <w:t>Sub</w:t>
              </w:r>
              <w:r>
                <w:rPr>
                  <w:lang w:val="es-ES_tradnl"/>
                </w:rPr>
                <w:t>unidad asociada al CIO.</w:t>
              </w:r>
            </w:ins>
          </w:p>
          <w:p w14:paraId="3D111DC5" w14:textId="1CC31626" w:rsidR="001D13EE" w:rsidRDefault="001D13EE" w:rsidP="001D13EE">
            <w:pPr>
              <w:rPr>
                <w:ins w:id="2034" w:author="OLIVARES MARTINEZ FERNANDO JESUS" w:date="2026-09-01T11:52:00Z"/>
                <w:lang w:val="es-ES_tradnl"/>
              </w:rPr>
            </w:pPr>
            <w:ins w:id="2035" w:author="OLIVARES MARTINEZ FERNANDO JESUS" w:date="2026-09-01T11:53:00Z">
              <w:r>
                <w:t xml:space="preserve">SIA_DAT_CIO. </w:t>
              </w:r>
              <w:r w:rsidRPr="001D13EE">
                <w:rPr>
                  <w:lang w:val="es-ES_tradnl"/>
                </w:rPr>
                <w:t>ID_UNIDAD2_CIO</w:t>
              </w:r>
            </w:ins>
          </w:p>
        </w:tc>
      </w:tr>
      <w:tr w:rsidR="001D13EE" w14:paraId="3E6CF7CE" w14:textId="77777777" w:rsidTr="001D13EE">
        <w:trPr>
          <w:trHeight w:val="373"/>
          <w:ins w:id="2036" w:author="OLIVARES MARTINEZ FERNANDO JESUS" w:date="2026-09-01T11:53:00Z"/>
        </w:trPr>
        <w:tc>
          <w:tcPr>
            <w:tcW w:w="660" w:type="pct"/>
            <w:shd w:val="clear" w:color="auto" w:fill="FFFFFF" w:themeFill="background1"/>
          </w:tcPr>
          <w:p w14:paraId="5E657CDE" w14:textId="644DE49D" w:rsidR="001D13EE" w:rsidRPr="001D13EE" w:rsidRDefault="001D13EE" w:rsidP="001D13EE">
            <w:pPr>
              <w:rPr>
                <w:ins w:id="2037" w:author="OLIVARES MARTINEZ FERNANDO JESUS" w:date="2026-09-01T11:53:00Z"/>
              </w:rPr>
            </w:pPr>
            <w:ins w:id="2038" w:author="OLIVARES MARTINEZ FERNANDO JESUS" w:date="2026-09-01T11:54:00Z">
              <w:r>
                <w:t xml:space="preserve">Nombre </w:t>
              </w:r>
              <w:r>
                <w:t>Subu</w:t>
              </w:r>
              <w:r>
                <w:t>nidad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7674343A" w14:textId="6DEC2371" w:rsidR="001D13EE" w:rsidRDefault="001D13EE" w:rsidP="001D13EE">
            <w:pPr>
              <w:rPr>
                <w:ins w:id="2039" w:author="OLIVARES MARTINEZ FERNANDO JESUS" w:date="2026-09-01T11:53:00Z"/>
                <w:lang w:val="es-ES_tradnl"/>
              </w:rPr>
            </w:pPr>
            <w:ins w:id="2040" w:author="OLIVARES MARTINEZ FERNANDO JESUS" w:date="2026-09-01T11:54:00Z">
              <w:r>
                <w:rPr>
                  <w:lang w:val="es-ES_tradnl"/>
                </w:rPr>
                <w:t>Input Text Alfanumérico Opcional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1718A1AF" w14:textId="670535A3" w:rsidR="001D13EE" w:rsidRDefault="001D13EE" w:rsidP="001D13EE">
            <w:pPr>
              <w:rPr>
                <w:ins w:id="2041" w:author="OLIVARES MARTINEZ FERNANDO JESUS" w:date="2026-09-01T11:54:00Z"/>
                <w:lang w:val="es-ES_tradnl"/>
              </w:rPr>
            </w:pPr>
            <w:ins w:id="2042" w:author="OLIVARES MARTINEZ FERNANDO JESUS" w:date="2026-09-01T11:54:00Z">
              <w:r>
                <w:rPr>
                  <w:lang w:val="es-ES_tradnl"/>
                </w:rPr>
                <w:t xml:space="preserve">Nombre de la </w:t>
              </w:r>
              <w:r>
                <w:rPr>
                  <w:lang w:val="es-ES_tradnl"/>
                </w:rPr>
                <w:t>sub</w:t>
              </w:r>
              <w:r>
                <w:rPr>
                  <w:lang w:val="es-ES_tradnl"/>
                </w:rPr>
                <w:t>unidad asociada al CIO.</w:t>
              </w:r>
            </w:ins>
          </w:p>
          <w:p w14:paraId="63047E45" w14:textId="61094D40" w:rsidR="001D13EE" w:rsidRDefault="001D13EE" w:rsidP="001D13EE">
            <w:pPr>
              <w:rPr>
                <w:ins w:id="2043" w:author="OLIVARES MARTINEZ FERNANDO JESUS" w:date="2026-09-01T11:53:00Z"/>
                <w:lang w:val="es-ES_tradnl"/>
              </w:rPr>
            </w:pPr>
            <w:ins w:id="2044" w:author="OLIVARES MARTINEZ FERNANDO JESUS" w:date="2026-09-01T11:54:00Z">
              <w:r>
                <w:t xml:space="preserve">SIA_DAT_CIO. </w:t>
              </w:r>
              <w:r w:rsidRPr="001D13EE">
                <w:t>NOMBRE_UNIDAD</w:t>
              </w:r>
              <w:r>
                <w:t>3</w:t>
              </w:r>
            </w:ins>
          </w:p>
        </w:tc>
      </w:tr>
      <w:tr w:rsidR="001D13EE" w14:paraId="387ABA09" w14:textId="77777777" w:rsidTr="001D13EE">
        <w:trPr>
          <w:trHeight w:val="373"/>
          <w:ins w:id="2045" w:author="OLIVARES MARTINEZ FERNANDO JESUS" w:date="2026-09-01T11:53:00Z"/>
        </w:trPr>
        <w:tc>
          <w:tcPr>
            <w:tcW w:w="660" w:type="pct"/>
            <w:shd w:val="clear" w:color="auto" w:fill="FFFFFF" w:themeFill="background1"/>
          </w:tcPr>
          <w:p w14:paraId="01C5376B" w14:textId="11B8EB78" w:rsidR="001D13EE" w:rsidRPr="001D13EE" w:rsidRDefault="001D13EE" w:rsidP="001D13EE">
            <w:pPr>
              <w:rPr>
                <w:ins w:id="2046" w:author="OLIVARES MARTINEZ FERNANDO JESUS" w:date="2026-09-01T11:53:00Z"/>
              </w:rPr>
            </w:pPr>
            <w:ins w:id="2047" w:author="OLIVARES MARTINEZ FERNANDO JESUS" w:date="2026-09-01T11:54:00Z">
              <w:r w:rsidRPr="001D13EE">
                <w:t xml:space="preserve">Código </w:t>
              </w:r>
              <w:proofErr w:type="spellStart"/>
              <w:r>
                <w:t>Sub</w:t>
              </w:r>
              <w:r w:rsidRPr="001D13EE">
                <w:t>nidad</w:t>
              </w:r>
              <w:proofErr w:type="spellEnd"/>
              <w:r w:rsidRPr="001D13EE">
                <w:t> 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2BF2BCAB" w14:textId="77777777" w:rsidR="001D13EE" w:rsidRDefault="001D13EE" w:rsidP="001D13EE">
            <w:pPr>
              <w:rPr>
                <w:ins w:id="2048" w:author="OLIVARES MARTINEZ FERNANDO JESUS" w:date="2026-09-01T11:54:00Z"/>
                <w:lang w:val="es-ES_tradnl"/>
              </w:rPr>
            </w:pPr>
            <w:ins w:id="2049" w:author="OLIVARES MARTINEZ FERNANDO JESUS" w:date="2026-09-01T11:54:00Z">
              <w:r>
                <w:rPr>
                  <w:lang w:val="es-ES_tradnl"/>
                </w:rPr>
                <w:t xml:space="preserve">Input Text Numérico </w:t>
              </w:r>
            </w:ins>
          </w:p>
          <w:p w14:paraId="05EBA298" w14:textId="1A3CAAEA" w:rsidR="001D13EE" w:rsidRDefault="001D13EE" w:rsidP="001D13EE">
            <w:pPr>
              <w:rPr>
                <w:ins w:id="2050" w:author="OLIVARES MARTINEZ FERNANDO JESUS" w:date="2026-09-01T11:53:00Z"/>
                <w:lang w:val="es-ES_tradnl"/>
              </w:rPr>
            </w:pPr>
            <w:ins w:id="2051" w:author="OLIVARES MARTINEZ FERNANDO JESUS" w:date="2026-09-01T11:54:00Z">
              <w:r>
                <w:rPr>
                  <w:lang w:val="es-ES_tradnl"/>
                </w:rPr>
                <w:t>Obligatorio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24758EBA" w14:textId="77777777" w:rsidR="001D13EE" w:rsidRDefault="001D13EE" w:rsidP="001D13EE">
            <w:pPr>
              <w:rPr>
                <w:ins w:id="2052" w:author="OLIVARES MARTINEZ FERNANDO JESUS" w:date="2026-09-01T11:54:00Z"/>
                <w:lang w:val="es-ES_tradnl"/>
              </w:rPr>
            </w:pPr>
            <w:ins w:id="2053" w:author="OLIVARES MARTINEZ FERNANDO JESUS" w:date="2026-09-01T11:54:00Z">
              <w:r>
                <w:rPr>
                  <w:lang w:val="es-ES_tradnl"/>
                </w:rPr>
                <w:t>Nombre de la Subunidad asociada al CIO.</w:t>
              </w:r>
            </w:ins>
          </w:p>
          <w:p w14:paraId="3BC966D4" w14:textId="50715786" w:rsidR="001D13EE" w:rsidRDefault="001D13EE" w:rsidP="001D13EE">
            <w:pPr>
              <w:rPr>
                <w:ins w:id="2054" w:author="OLIVARES MARTINEZ FERNANDO JESUS" w:date="2026-09-01T11:53:00Z"/>
                <w:lang w:val="es-ES_tradnl"/>
              </w:rPr>
            </w:pPr>
            <w:ins w:id="2055" w:author="OLIVARES MARTINEZ FERNANDO JESUS" w:date="2026-09-01T11:54:00Z">
              <w:r>
                <w:t xml:space="preserve">SIA_DAT_CIO. </w:t>
              </w:r>
              <w:r w:rsidRPr="001D13EE">
                <w:rPr>
                  <w:lang w:val="es-ES_tradnl"/>
                </w:rPr>
                <w:t>ID_UNIDAD</w:t>
              </w:r>
              <w:r>
                <w:rPr>
                  <w:lang w:val="es-ES_tradnl"/>
                </w:rPr>
                <w:t>3</w:t>
              </w:r>
              <w:r w:rsidRPr="001D13EE">
                <w:rPr>
                  <w:lang w:val="es-ES_tradnl"/>
                </w:rPr>
                <w:t>_CIO</w:t>
              </w:r>
            </w:ins>
          </w:p>
        </w:tc>
      </w:tr>
      <w:tr w:rsidR="001D13EE" w14:paraId="3FB83E61" w14:textId="77777777" w:rsidTr="001D13EE">
        <w:trPr>
          <w:trHeight w:val="373"/>
          <w:ins w:id="2056" w:author="OLIVARES MARTINEZ FERNANDO JESUS" w:date="2026-09-01T11:51:00Z"/>
        </w:trPr>
        <w:tc>
          <w:tcPr>
            <w:tcW w:w="660" w:type="pct"/>
            <w:shd w:val="clear" w:color="auto" w:fill="FFFFFF" w:themeFill="background1"/>
          </w:tcPr>
          <w:p w14:paraId="2CC16491" w14:textId="77777777" w:rsidR="001D13EE" w:rsidRDefault="001D13EE" w:rsidP="001D13EE">
            <w:pPr>
              <w:rPr>
                <w:ins w:id="2057" w:author="OLIVARES MARTINEZ FERNANDO JESUS" w:date="2026-09-01T11:51:00Z"/>
                <w:lang w:val="es-ES_tradnl"/>
              </w:rPr>
            </w:pPr>
            <w:ins w:id="2058" w:author="OLIVARES MARTINEZ FERNANDO JESUS" w:date="2026-09-01T11:51:00Z">
              <w:r>
                <w:rPr>
                  <w:lang w:val="es-ES_tradnl"/>
                </w:rPr>
                <w:t>Descripción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123BC813" w14:textId="77777777" w:rsidR="001D13EE" w:rsidRDefault="001D13EE" w:rsidP="001D13EE">
            <w:pPr>
              <w:rPr>
                <w:ins w:id="2059" w:author="OLIVARES MARTINEZ FERNANDO JESUS" w:date="2026-09-01T11:51:00Z"/>
                <w:lang w:val="es-ES_tradnl"/>
              </w:rPr>
            </w:pPr>
            <w:ins w:id="2060" w:author="OLIVARES MARTINEZ FERNANDO JESUS" w:date="2026-09-01T11:51:00Z">
              <w:r>
                <w:rPr>
                  <w:lang w:val="es-ES_tradnl"/>
                </w:rPr>
                <w:t>Input Text Alfanumérico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1A7739A0" w14:textId="77777777" w:rsidR="001D13EE" w:rsidRDefault="001D13EE" w:rsidP="001D13EE">
            <w:pPr>
              <w:rPr>
                <w:ins w:id="2061" w:author="OLIVARES MARTINEZ FERNANDO JESUS" w:date="2026-09-01T11:51:00Z"/>
                <w:lang w:val="es-ES_tradnl"/>
              </w:rPr>
            </w:pPr>
            <w:ins w:id="2062" w:author="OLIVARES MARTINEZ FERNANDO JESUS" w:date="2026-09-01T11:51:00Z">
              <w:r>
                <w:rPr>
                  <w:lang w:val="es-ES_tradnl"/>
                </w:rPr>
                <w:t>Descripción del Ejército</w:t>
              </w:r>
            </w:ins>
          </w:p>
          <w:p w14:paraId="6AEA75DB" w14:textId="77777777" w:rsidR="001D13EE" w:rsidRDefault="001D13EE" w:rsidP="001D13EE">
            <w:pPr>
              <w:rPr>
                <w:ins w:id="2063" w:author="OLIVARES MARTINEZ FERNANDO JESUS" w:date="2026-09-01T11:51:00Z"/>
                <w:lang w:val="es-ES_tradnl"/>
              </w:rPr>
            </w:pPr>
            <w:ins w:id="2064" w:author="OLIVARES MARTINEZ FERNANDO JESUS" w:date="2026-09-01T11:51:00Z">
              <w:r>
                <w:rPr>
                  <w:lang w:val="es-ES_tradnl"/>
                </w:rPr>
                <w:t>Longitud máxima: 50 caracteres</w:t>
              </w:r>
            </w:ins>
          </w:p>
        </w:tc>
      </w:tr>
      <w:tr w:rsidR="001D13EE" w14:paraId="4C862979" w14:textId="77777777" w:rsidTr="001D13EE">
        <w:trPr>
          <w:trHeight w:val="373"/>
          <w:ins w:id="2065" w:author="OLIVARES MARTINEZ FERNANDO JESUS" w:date="2026-09-01T11:51:00Z"/>
        </w:trPr>
        <w:tc>
          <w:tcPr>
            <w:tcW w:w="660" w:type="pct"/>
            <w:shd w:val="clear" w:color="auto" w:fill="FFFFFF" w:themeFill="background1"/>
          </w:tcPr>
          <w:p w14:paraId="1A3DF7C4" w14:textId="77777777" w:rsidR="001D13EE" w:rsidRDefault="001D13EE" w:rsidP="001D13EE">
            <w:pPr>
              <w:rPr>
                <w:ins w:id="2066" w:author="OLIVARES MARTINEZ FERNANDO JESUS" w:date="2026-09-01T11:51:00Z"/>
                <w:lang w:val="es-ES_tradnl"/>
              </w:rPr>
            </w:pPr>
            <w:ins w:id="2067" w:author="OLIVARES MARTINEZ FERNANDO JESUS" w:date="2026-09-01T11:51:00Z">
              <w:r>
                <w:rPr>
                  <w:lang w:val="es-ES_tradnl"/>
                </w:rPr>
                <w:t>Activo*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5656DC97" w14:textId="77777777" w:rsidR="001D13EE" w:rsidRPr="00FA4714" w:rsidRDefault="001D13EE" w:rsidP="001D13EE">
            <w:pPr>
              <w:rPr>
                <w:ins w:id="2068" w:author="OLIVARES MARTINEZ FERNANDO JESUS" w:date="2026-09-01T11:51:00Z"/>
                <w:lang w:val="en-US"/>
              </w:rPr>
            </w:pPr>
            <w:ins w:id="2069" w:author="OLIVARES MARTINEZ FERNANDO JESUS" w:date="2026-09-01T11:51:00Z">
              <w:r w:rsidRPr="00FA4714">
                <w:rPr>
                  <w:lang w:val="en-US"/>
                </w:rPr>
                <w:t xml:space="preserve">Switch: </w:t>
              </w:r>
              <w:proofErr w:type="spellStart"/>
              <w:r w:rsidRPr="00FA4714">
                <w:rPr>
                  <w:lang w:val="en-US"/>
                </w:rPr>
                <w:t>Activo</w:t>
              </w:r>
              <w:proofErr w:type="spellEnd"/>
              <w:r w:rsidRPr="00FA4714">
                <w:rPr>
                  <w:lang w:val="en-US"/>
                </w:rPr>
                <w:t>/</w:t>
              </w:r>
              <w:proofErr w:type="spellStart"/>
              <w:r w:rsidRPr="00FA4714">
                <w:rPr>
                  <w:lang w:val="en-US"/>
                </w:rPr>
                <w:t>I</w:t>
              </w:r>
              <w:r>
                <w:rPr>
                  <w:lang w:val="en-US"/>
                </w:rPr>
                <w:t>nactivo</w:t>
              </w:r>
              <w:proofErr w:type="spellEnd"/>
            </w:ins>
          </w:p>
          <w:p w14:paraId="5D596425" w14:textId="77777777" w:rsidR="001D13EE" w:rsidRPr="00FA4714" w:rsidRDefault="001D13EE" w:rsidP="001D13EE">
            <w:pPr>
              <w:rPr>
                <w:ins w:id="2070" w:author="OLIVARES MARTINEZ FERNANDO JESUS" w:date="2026-09-01T11:51:00Z"/>
                <w:lang w:val="en-US"/>
              </w:rPr>
            </w:pPr>
          </w:p>
        </w:tc>
        <w:tc>
          <w:tcPr>
            <w:tcW w:w="2943" w:type="pct"/>
            <w:shd w:val="clear" w:color="auto" w:fill="FFFFFF" w:themeFill="background1"/>
          </w:tcPr>
          <w:p w14:paraId="4963D0BC" w14:textId="77777777" w:rsidR="001D13EE" w:rsidRDefault="001D13EE" w:rsidP="001D13EE">
            <w:pPr>
              <w:rPr>
                <w:ins w:id="2071" w:author="OLIVARES MARTINEZ FERNANDO JESUS" w:date="2026-09-01T11:51:00Z"/>
                <w:lang w:val="es-ES_tradnl"/>
              </w:rPr>
            </w:pPr>
            <w:ins w:id="2072" w:author="OLIVARES MARTINEZ FERNANDO JESUS" w:date="2026-09-01T11:51:00Z">
              <w:r>
                <w:rPr>
                  <w:lang w:val="es-ES_tradnl"/>
                </w:rPr>
                <w:t>Ejército activo (Si, No)</w:t>
              </w:r>
            </w:ins>
          </w:p>
          <w:p w14:paraId="154B885A" w14:textId="77777777" w:rsidR="001D13EE" w:rsidRDefault="001D13EE" w:rsidP="001D13EE">
            <w:pPr>
              <w:rPr>
                <w:ins w:id="2073" w:author="OLIVARES MARTINEZ FERNANDO JESUS" w:date="2026-09-01T11:51:00Z"/>
                <w:lang w:val="es-ES_tradnl"/>
              </w:rPr>
            </w:pPr>
            <w:ins w:id="2074" w:author="OLIVARES MARTINEZ FERNANDO JESUS" w:date="2026-09-01T11:51:00Z">
              <w:r>
                <w:rPr>
                  <w:lang w:val="es-ES_tradnl"/>
                </w:rPr>
                <w:t>Es un valor booleano que informa si el estado del Ejército es activo/inactivo</w:t>
              </w:r>
            </w:ins>
          </w:p>
          <w:p w14:paraId="0DBAA630" w14:textId="77777777" w:rsidR="001D13EE" w:rsidRDefault="001D13EE" w:rsidP="001D13EE">
            <w:pPr>
              <w:rPr>
                <w:ins w:id="2075" w:author="OLIVARES MARTINEZ FERNANDO JESUS" w:date="2026-09-01T11:51:00Z"/>
                <w:lang w:val="es-ES_tradnl"/>
              </w:rPr>
            </w:pPr>
            <w:ins w:id="2076" w:author="OLIVARES MARTINEZ FERNANDO JESUS" w:date="2026-09-01T11:51:00Z">
              <w:r>
                <w:rPr>
                  <w:lang w:val="es-ES_tradnl"/>
                </w:rPr>
                <w:t>Obligatorio. Por defecto se crea activo</w:t>
              </w:r>
            </w:ins>
          </w:p>
        </w:tc>
      </w:tr>
    </w:tbl>
    <w:p w14:paraId="62269C88" w14:textId="63E0A9CD" w:rsidR="007A42B9" w:rsidDel="007A42B9" w:rsidRDefault="007A42B9" w:rsidP="00ED2C78">
      <w:pPr>
        <w:rPr>
          <w:del w:id="2077" w:author="OLIVARES MARTINEZ FERNANDO JESUS" w:date="2026-08-13T11:22:00Z"/>
        </w:rPr>
      </w:pPr>
    </w:p>
    <w:p w14:paraId="4C60D662" w14:textId="542F339B" w:rsidR="00C259F8" w:rsidDel="007A42B9" w:rsidRDefault="00C259F8" w:rsidP="00C259F8">
      <w:pPr>
        <w:rPr>
          <w:del w:id="2078" w:author="OLIVARES MARTINEZ FERNANDO JESUS" w:date="2026-08-13T11:22:00Z"/>
          <w:u w:val="single"/>
          <w:lang w:val="es-ES_tradnl"/>
        </w:rPr>
      </w:pPr>
      <w:del w:id="2079" w:author="OLIVARES MARTINEZ FERNANDO JESUS" w:date="2026-08-13T11:22:00Z">
        <w:r w:rsidDel="007A42B9">
          <w:rPr>
            <w:b/>
            <w:u w:val="single"/>
            <w:lang w:val="es-ES_tradnl"/>
          </w:rPr>
          <w:delText xml:space="preserve">Informar </w:delText>
        </w:r>
      </w:del>
      <w:ins w:id="2080" w:author="BERNARDO MONJAS GEMA" w:date="2026-05-27T20:01:00Z">
        <w:del w:id="2081" w:author="OLIVARES MARTINEZ FERNANDO JESUS" w:date="2026-08-13T11:22:00Z">
          <w:r w:rsidR="00E6379A" w:rsidDel="007A42B9">
            <w:rPr>
              <w:b/>
              <w:u w:val="single"/>
              <w:lang w:val="es-ES_tradnl"/>
            </w:rPr>
            <w:delText xml:space="preserve">Rellenar </w:delText>
          </w:r>
        </w:del>
      </w:ins>
      <w:del w:id="2082" w:author="OLIVARES MARTINEZ FERNANDO JESUS" w:date="2026-08-13T11:22:00Z">
        <w:r w:rsidDel="007A42B9">
          <w:rPr>
            <w:b/>
            <w:u w:val="single"/>
            <w:lang w:val="es-ES_tradnl"/>
          </w:rPr>
          <w:delText>datos creación de Voces</w:delText>
        </w:r>
      </w:del>
      <w:ins w:id="2083" w:author="BERNARDO MONJAS GEMA" w:date="2026-05-27T20:01:00Z">
        <w:del w:id="2084" w:author="OLIVARES MARTINEZ FERNANDO JESUS" w:date="2026-08-13T11:22:00Z">
          <w:r w:rsidR="00E6379A" w:rsidDel="007A42B9">
            <w:rPr>
              <w:b/>
              <w:u w:val="single"/>
              <w:lang w:val="es-ES_tradnl"/>
            </w:rPr>
            <w:delText>de voz</w:delText>
          </w:r>
        </w:del>
      </w:ins>
      <w:del w:id="2085" w:author="OLIVARES MARTINEZ FERNANDO JESUS" w:date="2026-08-13T11:22:00Z">
        <w:r w:rsidRPr="009C4BF0" w:rsidDel="007A42B9">
          <w:rPr>
            <w:u w:val="single"/>
            <w:lang w:val="es-ES_tradnl"/>
          </w:rPr>
          <w:delText>:</w:delText>
        </w:r>
      </w:del>
    </w:p>
    <w:p w14:paraId="2DD15372" w14:textId="510130CB" w:rsidR="00B9567B" w:rsidDel="007A42B9" w:rsidRDefault="00B9567B" w:rsidP="00C259F8">
      <w:pPr>
        <w:rPr>
          <w:del w:id="2086" w:author="OLIVARES MARTINEZ FERNANDO JESUS" w:date="2026-08-13T11:22:00Z"/>
        </w:rPr>
      </w:pPr>
      <w:del w:id="2087" w:author="OLIVARES MARTINEZ FERNANDO JESUS" w:date="2026-08-13T11:22:00Z">
        <w:r w:rsidRPr="00B9567B" w:rsidDel="007A42B9">
          <w:delText>Endpoint: POST /api/dat-voz</w:delText>
        </w:r>
      </w:del>
    </w:p>
    <w:p w14:paraId="3B8C13D4" w14:textId="33DF05FB" w:rsidR="00B9567B" w:rsidDel="007A42B9" w:rsidRDefault="00B9567B" w:rsidP="00B9567B">
      <w:pPr>
        <w:rPr>
          <w:del w:id="2088" w:author="OLIVARES MARTINEZ FERNANDO JESUS" w:date="2026-08-13T11:22:00Z"/>
        </w:rPr>
      </w:pPr>
      <w:del w:id="2089" w:author="OLIVARES MARTINEZ FERNANDO JESUS" w:date="2026-08-13T11:22:00Z">
        <w:r w:rsidDel="007A42B9">
          <w:delText>Opciones del formulario de Alta (Payload):</w:delText>
        </w:r>
      </w:del>
    </w:p>
    <w:p w14:paraId="2B6C00DC" w14:textId="065268D9" w:rsidR="00C259F8" w:rsidDel="007A42B9" w:rsidRDefault="00B9567B" w:rsidP="00B9567B">
      <w:pPr>
        <w:rPr>
          <w:del w:id="2090" w:author="OLIVARES MARTINEZ FERNANDO JESUS" w:date="2026-08-13T11:22:00Z"/>
        </w:rPr>
      </w:pPr>
      <w:del w:id="2091" w:author="OLIVARES MARTINEZ FERNANDO JESUS" w:date="2026-08-13T11:22:00Z">
        <w:r w:rsidDel="007A42B9">
          <w:delText xml:space="preserve">El sistema presenta un formulario de creación donde se deben informar los campos obligatorios  respetando las restricciones de nulidad </w:delText>
        </w:r>
      </w:del>
      <w:ins w:id="2092" w:author="BERNARDO MONJAS GEMA" w:date="2026-05-27T19:49:00Z">
        <w:del w:id="2093" w:author="OLIVARES MARTINEZ FERNANDO JESUS" w:date="2026-08-13T11:22:00Z">
          <w:r w:rsidR="00303D84" w:rsidDel="007A42B9">
            <w:delText xml:space="preserve">y tamaño </w:delText>
          </w:r>
        </w:del>
      </w:ins>
      <w:del w:id="2094" w:author="OLIVARES MARTINEZ FERNANDO JESUS" w:date="2026-08-13T11:22:00Z">
        <w:r w:rsidDel="007A42B9">
          <w:delText>de la base de datos.</w:delText>
        </w:r>
      </w:del>
    </w:p>
    <w:p w14:paraId="0B622282" w14:textId="77777777" w:rsidR="00B9567B" w:rsidRDefault="00B9567B" w:rsidP="00B9567B">
      <w:pPr>
        <w:rPr>
          <w:ins w:id="2095" w:author="OLIVARES MARTINEZ FERNANDO JESUS" w:date="2026-08-13T11:22:00Z"/>
        </w:rPr>
      </w:pPr>
    </w:p>
    <w:p w14:paraId="5D11BFDF" w14:textId="77777777" w:rsidR="007A42B9" w:rsidRDefault="007A42B9" w:rsidP="00B9567B">
      <w:pPr>
        <w:rPr>
          <w:ins w:id="2096" w:author="OLIVARES MARTINEZ FERNANDO JESUS" w:date="2026-08-13T11:22:00Z"/>
        </w:rPr>
      </w:pPr>
    </w:p>
    <w:p w14:paraId="2182ECE2" w14:textId="77777777" w:rsidR="007A42B9" w:rsidRDefault="007A42B9" w:rsidP="00B956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4496"/>
        <w:gridCol w:w="2560"/>
      </w:tblGrid>
      <w:tr w:rsidR="001D13EE" w:rsidDel="001D13EE" w14:paraId="45599C3E" w14:textId="290AA388" w:rsidTr="00DF730E">
        <w:trPr>
          <w:del w:id="2097" w:author="OLIVARES MARTINEZ FERNANDO JESUS" w:date="2026-09-01T11:54:00Z"/>
        </w:trPr>
        <w:tc>
          <w:tcPr>
            <w:tcW w:w="0" w:type="auto"/>
            <w:shd w:val="clear" w:color="auto" w:fill="1F4E79" w:themeFill="accent1" w:themeFillShade="80"/>
          </w:tcPr>
          <w:p w14:paraId="4ED284A8" w14:textId="5CAB0FEB" w:rsidR="00B9567B" w:rsidRPr="00572FB3" w:rsidDel="001D13EE" w:rsidRDefault="00B9567B" w:rsidP="00DF730E">
            <w:pPr>
              <w:rPr>
                <w:del w:id="2098" w:author="OLIVARES MARTINEZ FERNANDO JESUS" w:date="2026-09-01T11:54:00Z"/>
                <w:b/>
                <w:color w:val="FFFFFF" w:themeColor="background1"/>
              </w:rPr>
            </w:pPr>
            <w:del w:id="2099" w:author="OLIVARES MARTINEZ FERNANDO JESUS" w:date="2026-09-01T11:54:00Z">
              <w:r w:rsidRPr="00572FB3" w:rsidDel="001D13EE">
                <w:rPr>
                  <w:b/>
                  <w:color w:val="FFFFFF" w:themeColor="background1"/>
                </w:rPr>
                <w:delText>Campo Formulario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7D37FA0B" w14:textId="5CA94F52" w:rsidR="00B9567B" w:rsidRPr="00572FB3" w:rsidDel="001D13EE" w:rsidRDefault="00B9567B" w:rsidP="00DF730E">
            <w:pPr>
              <w:rPr>
                <w:del w:id="2100" w:author="OLIVARES MARTINEZ FERNANDO JESUS" w:date="2026-09-01T11:54:00Z"/>
                <w:b/>
                <w:color w:val="FFFFFF" w:themeColor="background1"/>
              </w:rPr>
            </w:pPr>
            <w:del w:id="2101" w:author="OLIVARES MARTINEZ FERNANDO JESUS" w:date="2026-09-01T11:54:00Z">
              <w:r w:rsidRPr="00572FB3" w:rsidDel="001D13EE">
                <w:rPr>
                  <w:b/>
                  <w:color w:val="FFFFFF" w:themeColor="background1"/>
                </w:rPr>
                <w:delText>Descripción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6780701B" w14:textId="2AF8E234" w:rsidR="00B9567B" w:rsidRPr="00572FB3" w:rsidDel="001D13EE" w:rsidRDefault="00B9567B" w:rsidP="00DF730E">
            <w:pPr>
              <w:rPr>
                <w:del w:id="2102" w:author="OLIVARES MARTINEZ FERNANDO JESUS" w:date="2026-09-01T11:54:00Z"/>
                <w:b/>
                <w:color w:val="FFFFFF" w:themeColor="background1"/>
              </w:rPr>
            </w:pPr>
            <w:del w:id="2103" w:author="OLIVARES MARTINEZ FERNANDO JESUS" w:date="2026-09-01T11:54:00Z">
              <w:r w:rsidRPr="00572FB3" w:rsidDel="001D13EE">
                <w:rPr>
                  <w:b/>
                  <w:color w:val="FFFFFF" w:themeColor="background1"/>
                </w:rPr>
                <w:delText xml:space="preserve">Tabla </w:delText>
              </w:r>
            </w:del>
            <w:ins w:id="2104" w:author="BERNARDO MONJAS GEMA" w:date="2026-05-27T19:48:00Z">
              <w:del w:id="2105" w:author="OLIVARES MARTINEZ FERNANDO JESUS" w:date="2026-09-01T11:54:00Z">
                <w:r w:rsidR="00303D84" w:rsidDel="001D13EE">
                  <w:rPr>
                    <w:b/>
                    <w:color w:val="FFFFFF" w:themeColor="background1"/>
                  </w:rPr>
                  <w:delText>BD</w:delText>
                </w:r>
              </w:del>
            </w:ins>
            <w:del w:id="2106" w:author="OLIVARES MARTINEZ FERNANDO JESUS" w:date="2026-09-01T11:54:00Z">
              <w:r w:rsidDel="001D13EE">
                <w:rPr>
                  <w:b/>
                  <w:color w:val="FFFFFF" w:themeColor="background1"/>
                </w:rPr>
                <w:delText>/Condición</w:delText>
              </w:r>
            </w:del>
          </w:p>
        </w:tc>
      </w:tr>
      <w:tr w:rsidR="001D13EE" w:rsidDel="001D13EE" w14:paraId="2597403D" w14:textId="5773C620" w:rsidTr="00DF730E">
        <w:trPr>
          <w:del w:id="2107" w:author="OLIVARES MARTINEZ FERNANDO JESUS" w:date="2026-09-01T11:54:00Z"/>
        </w:trPr>
        <w:tc>
          <w:tcPr>
            <w:tcW w:w="0" w:type="auto"/>
          </w:tcPr>
          <w:p w14:paraId="19CBC799" w14:textId="3578FD17" w:rsidR="00303D84" w:rsidDel="001D13EE" w:rsidRDefault="00303D84" w:rsidP="00303D84">
            <w:pPr>
              <w:rPr>
                <w:del w:id="2108" w:author="OLIVARES MARTINEZ FERNANDO JESUS" w:date="2026-09-01T11:54:00Z"/>
              </w:rPr>
            </w:pPr>
            <w:ins w:id="2109" w:author="BERNARDO MONJAS GEMA" w:date="2026-05-27T19:51:00Z">
              <w:del w:id="2110" w:author="OLIVARES MARTINEZ FERNANDO JESUS" w:date="2026-09-01T11:47:00Z">
                <w:r w:rsidRPr="00C259F8" w:rsidDel="00810249">
                  <w:delText xml:space="preserve">Tipo de </w:delText>
                </w:r>
              </w:del>
              <w:del w:id="2111" w:author="OLIVARES MARTINEZ FERNANDO JESUS" w:date="2026-09-01T10:02:00Z">
                <w:r w:rsidRPr="00C259F8" w:rsidDel="00EA4C3E">
                  <w:delText>Voz</w:delText>
                </w:r>
              </w:del>
            </w:ins>
            <w:del w:id="2112" w:author="OLIVARES MARTINEZ FERNANDO JESUS" w:date="2026-09-01T11:54:00Z">
              <w:r w:rsidDel="001D13EE">
                <w:delText>Código</w:delText>
              </w:r>
            </w:del>
          </w:p>
        </w:tc>
        <w:tc>
          <w:tcPr>
            <w:tcW w:w="0" w:type="auto"/>
          </w:tcPr>
          <w:p w14:paraId="39B50097" w14:textId="29C71E8E" w:rsidR="00303D84" w:rsidDel="001D13EE" w:rsidRDefault="00303D84" w:rsidP="00303D84">
            <w:pPr>
              <w:rPr>
                <w:del w:id="2113" w:author="OLIVARES MARTINEZ FERNANDO JESUS" w:date="2026-09-01T11:54:00Z"/>
                <w:lang w:val="es-ES_tradnl"/>
              </w:rPr>
            </w:pPr>
            <w:ins w:id="2114" w:author="BERNARDO MONJAS GEMA" w:date="2026-05-27T19:51:00Z">
              <w:del w:id="2115" w:author="OLIVARES MARTINEZ FERNANDO JESUS" w:date="2026-09-01T11:54:00Z">
                <w:r w:rsidRPr="00C259F8" w:rsidDel="001D13EE">
                  <w:rPr>
                    <w:lang w:val="es-ES_tradnl"/>
                  </w:rPr>
                  <w:delText>Selector / Dropdown.</w:delText>
                </w:r>
                <w:r w:rsidDel="001D13EE">
                  <w:rPr>
                    <w:lang w:val="es-ES_tradnl"/>
                  </w:rPr>
                  <w:delText xml:space="preserve"> </w:delText>
                </w:r>
                <w:r w:rsidRPr="00C259F8" w:rsidDel="001D13EE">
                  <w:rPr>
                    <w:lang w:val="es-ES_tradnl"/>
                  </w:rPr>
                  <w:delText>Permite filtrar l</w:delText>
                </w:r>
              </w:del>
              <w:del w:id="2116" w:author="OLIVARES MARTINEZ FERNANDO JESUS" w:date="2026-09-01T11:47:00Z">
                <w:r w:rsidRPr="00C259F8" w:rsidDel="00810249">
                  <w:rPr>
                    <w:lang w:val="es-ES_tradnl"/>
                  </w:rPr>
                  <w:delText>a</w:delText>
                </w:r>
              </w:del>
              <w:del w:id="2117" w:author="OLIVARES MARTINEZ FERNANDO JESUS" w:date="2026-09-01T11:54:00Z">
                <w:r w:rsidRPr="00C259F8" w:rsidDel="001D13EE">
                  <w:rPr>
                    <w:lang w:val="es-ES_tradnl"/>
                  </w:rPr>
                  <w:delText xml:space="preserve">s </w:delText>
                </w:r>
              </w:del>
              <w:del w:id="2118" w:author="OLIVARES MARTINEZ FERNANDO JESUS" w:date="2026-09-01T11:48:00Z">
                <w:r w:rsidRPr="00C259F8" w:rsidDel="00810249">
                  <w:rPr>
                    <w:lang w:val="es-ES_tradnl"/>
                  </w:rPr>
                  <w:delText xml:space="preserve">voces según su tipología (Sección, </w:delText>
                </w:r>
              </w:del>
            </w:ins>
            <w:ins w:id="2119" w:author="BERNARDO MONJAS GEMA" w:date="2026-05-27T19:52:00Z">
              <w:del w:id="2120" w:author="OLIVARES MARTINEZ FERNANDO JESUS" w:date="2026-09-01T11:48:00Z">
                <w:r w:rsidDel="00810249">
                  <w:rPr>
                    <w:lang w:val="es-ES_tradnl"/>
                  </w:rPr>
                  <w:delText>Epígrafe</w:delText>
                </w:r>
              </w:del>
            </w:ins>
            <w:ins w:id="2121" w:author="BERNARDO MONJAS GEMA" w:date="2026-05-27T19:51:00Z">
              <w:del w:id="2122" w:author="OLIVARES MARTINEZ FERNANDO JESUS" w:date="2026-09-01T11:48:00Z">
                <w:r w:rsidRPr="00C259F8" w:rsidDel="00810249">
                  <w:rPr>
                    <w:lang w:val="es-ES_tradnl"/>
                  </w:rPr>
                  <w:delText>, Vicisitud).</w:delText>
                </w:r>
              </w:del>
            </w:ins>
            <w:del w:id="2123" w:author="OLIVARES MARTINEZ FERNANDO JESUS" w:date="2026-09-01T11:54:00Z">
              <w:r w:rsidDel="001D13EE">
                <w:rPr>
                  <w:lang w:val="es-ES_tradnl"/>
                </w:rPr>
                <w:delText>Input Text Alfanumérico</w:delText>
              </w:r>
            </w:del>
          </w:p>
          <w:p w14:paraId="6FE469AF" w14:textId="6DD6EDA8" w:rsidR="00303D84" w:rsidDel="001D13EE" w:rsidRDefault="00303D84" w:rsidP="00303D84">
            <w:pPr>
              <w:rPr>
                <w:del w:id="2124" w:author="OLIVARES MARTINEZ FERNANDO JESUS" w:date="2026-09-01T11:54:00Z"/>
              </w:rPr>
            </w:pPr>
            <w:commentRangeStart w:id="2125"/>
            <w:del w:id="2126" w:author="OLIVARES MARTINEZ FERNANDO JESUS" w:date="2026-09-01T11:54:00Z">
              <w:r w:rsidDel="001D13EE">
                <w:delText>Autocomplete</w:delText>
              </w:r>
              <w:commentRangeEnd w:id="2125"/>
              <w:r w:rsidDel="001D13EE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2125"/>
              </w:r>
            </w:del>
          </w:p>
          <w:p w14:paraId="28B74DB2" w14:textId="084FE10E" w:rsidR="00303D84" w:rsidDel="001D13EE" w:rsidRDefault="00303D84" w:rsidP="00303D84">
            <w:pPr>
              <w:rPr>
                <w:del w:id="2127" w:author="OLIVARES MARTINEZ FERNANDO JESUS" w:date="2026-09-01T11:54:00Z"/>
              </w:rPr>
            </w:pPr>
            <w:del w:id="2128" w:author="OLIVARES MARTINEZ FERNANDO JESUS" w:date="2026-09-01T11:54:00Z">
              <w:r w:rsidDel="001D13EE">
                <w:rPr>
                  <w:rFonts w:cs="Arial"/>
                </w:rPr>
                <w:delText>Campo de texto libre</w:delText>
              </w:r>
              <w:r w:rsidRPr="00A274D9" w:rsidDel="001D13EE">
                <w:rPr>
                  <w:rFonts w:cs="Arial"/>
                </w:rPr>
                <w:delText xml:space="preserve"> con búsqueda del código de l</w:delText>
              </w:r>
              <w:r w:rsidDel="001D13EE">
                <w:rPr>
                  <w:rFonts w:cs="Arial"/>
                </w:rPr>
                <w:delText>as voces en el sistema.</w:delText>
              </w:r>
            </w:del>
          </w:p>
        </w:tc>
        <w:tc>
          <w:tcPr>
            <w:tcW w:w="0" w:type="auto"/>
          </w:tcPr>
          <w:p w14:paraId="79C2B8EF" w14:textId="72053F13" w:rsidR="001D13EE" w:rsidDel="001D13EE" w:rsidRDefault="00303D84" w:rsidP="00303D84">
            <w:pPr>
              <w:rPr>
                <w:ins w:id="2129" w:author="BERNARDO MONJAS GEMA" w:date="2026-05-27T19:51:00Z"/>
                <w:del w:id="2130" w:author="OLIVARES MARTINEZ FERNANDO JESUS" w:date="2026-09-01T11:49:00Z"/>
              </w:rPr>
            </w:pPr>
            <w:ins w:id="2131" w:author="BERNARDO MONJAS GEMA" w:date="2026-05-27T19:51:00Z">
              <w:del w:id="2132" w:author="OLIVARES MARTINEZ FERNANDO JESUS" w:date="2026-09-01T11:54:00Z">
                <w:r w:rsidDel="001D13EE">
                  <w:delText>SIA_DAT</w:delText>
                </w:r>
              </w:del>
            </w:ins>
            <w:ins w:id="2133" w:author="BERNARDO MONJAS GEMA" w:date="2026-05-27T19:52:00Z">
              <w:del w:id="2134" w:author="OLIVARES MARTINEZ FERNANDO JESUS" w:date="2026-09-01T11:54:00Z">
                <w:r w:rsidDel="001D13EE">
                  <w:delText>_</w:delText>
                </w:r>
              </w:del>
              <w:del w:id="2135" w:author="OLIVARES MARTINEZ FERNANDO JESUS" w:date="2026-09-01T11:48:00Z">
                <w:r w:rsidDel="00810249">
                  <w:delText>TIPO</w:delText>
                </w:r>
              </w:del>
            </w:ins>
            <w:ins w:id="2136" w:author="BERNARDO MONJAS GEMA" w:date="2026-05-27T19:51:00Z">
              <w:del w:id="2137" w:author="OLIVARES MARTINEZ FERNANDO JESUS" w:date="2026-09-01T11:48:00Z">
                <w:r w:rsidDel="00810249">
                  <w:delText>_</w:delText>
                </w:r>
              </w:del>
              <w:del w:id="2138" w:author="OLIVARES MARTINEZ FERNANDO JESUS" w:date="2026-09-01T10:02:00Z">
                <w:r w:rsidDel="00EA4C3E">
                  <w:delText>VOZ</w:delText>
                </w:r>
              </w:del>
            </w:ins>
          </w:p>
          <w:p w14:paraId="1B2C6787" w14:textId="2D90CD40" w:rsidR="00303D84" w:rsidDel="001D13EE" w:rsidRDefault="00303D84" w:rsidP="00303D84">
            <w:pPr>
              <w:rPr>
                <w:del w:id="2139" w:author="OLIVARES MARTINEZ FERNANDO JESUS" w:date="2026-09-01T11:54:00Z"/>
              </w:rPr>
            </w:pPr>
            <w:del w:id="2140" w:author="OLIVARES MARTINEZ FERNANDO JESUS" w:date="2026-09-01T11:54:00Z">
              <w:r w:rsidDel="001D13EE">
                <w:delText>SIA_DAT_VOZ</w:delText>
              </w:r>
            </w:del>
          </w:p>
          <w:p w14:paraId="118C72EC" w14:textId="12E5A332" w:rsidR="00303D84" w:rsidDel="001D13EE" w:rsidRDefault="00303D84">
            <w:pPr>
              <w:rPr>
                <w:del w:id="2141" w:author="OLIVARES MARTINEZ FERNANDO JESUS" w:date="2026-09-01T11:54:00Z"/>
              </w:rPr>
            </w:pPr>
            <w:del w:id="2142" w:author="OLIVARES MARTINEZ FERNANDO JESUS" w:date="2026-09-01T11:54:00Z">
              <w:r w:rsidDel="001D13EE">
                <w:delText>CODIGO LIKE ‘%Codigo%’</w:delText>
              </w:r>
            </w:del>
          </w:p>
          <w:p w14:paraId="54218925" w14:textId="6E5F41FF" w:rsidR="00303D84" w:rsidDel="001D13EE" w:rsidRDefault="00303D84" w:rsidP="00303D84">
            <w:pPr>
              <w:rPr>
                <w:del w:id="2143" w:author="OLIVARES MARTINEZ FERNANDO JESUS" w:date="2026-09-01T11:54:00Z"/>
              </w:rPr>
            </w:pPr>
            <w:del w:id="2144" w:author="OLIVARES MARTINEZ FERNANDO JESUS" w:date="2026-09-01T11:54:00Z">
              <w:r w:rsidDel="001D13EE">
                <w:delText>No sensitivo con mayúscula/minúscula</w:delText>
              </w:r>
            </w:del>
          </w:p>
        </w:tc>
      </w:tr>
      <w:tr w:rsidR="001D13EE" w:rsidDel="001D13EE" w14:paraId="60189688" w14:textId="51FA264C" w:rsidTr="00DF730E">
        <w:trPr>
          <w:del w:id="2145" w:author="OLIVARES MARTINEZ FERNANDO JESUS" w:date="2026-09-01T11:54:00Z"/>
        </w:trPr>
        <w:tc>
          <w:tcPr>
            <w:tcW w:w="0" w:type="auto"/>
          </w:tcPr>
          <w:p w14:paraId="368817F0" w14:textId="4B280C0D" w:rsidR="00303D84" w:rsidDel="001D13EE" w:rsidRDefault="00303D84" w:rsidP="00303D84">
            <w:pPr>
              <w:rPr>
                <w:del w:id="2146" w:author="OLIVARES MARTINEZ FERNANDO JESUS" w:date="2026-09-01T11:54:00Z"/>
              </w:rPr>
            </w:pPr>
            <w:del w:id="2147" w:author="OLIVARES MARTINEZ FERNANDO JESUS" w:date="2026-09-01T11:54:00Z">
              <w:r w:rsidRPr="00C259F8" w:rsidDel="001D13EE">
                <w:delText>Descripción</w:delText>
              </w:r>
            </w:del>
          </w:p>
        </w:tc>
        <w:tc>
          <w:tcPr>
            <w:tcW w:w="0" w:type="auto"/>
          </w:tcPr>
          <w:p w14:paraId="1E0B195F" w14:textId="1FAD9D0D" w:rsidR="00303D84" w:rsidDel="001D13EE" w:rsidRDefault="00303D84" w:rsidP="00303D84">
            <w:pPr>
              <w:rPr>
                <w:del w:id="2148" w:author="OLIVARES MARTINEZ FERNANDO JESUS" w:date="2026-09-01T11:54:00Z"/>
                <w:lang w:val="es-ES_tradnl"/>
              </w:rPr>
            </w:pPr>
            <w:del w:id="2149" w:author="OLIVARES MARTINEZ FERNANDO JESUS" w:date="2026-09-01T11:54:00Z">
              <w:r w:rsidRPr="00C259F8" w:rsidDel="001D13EE">
                <w:rPr>
                  <w:lang w:val="es-ES_tradnl"/>
                </w:rPr>
                <w:delText>Input Text Alfanumérico.</w:delText>
              </w:r>
              <w:r w:rsidDel="001D13EE">
                <w:rPr>
                  <w:lang w:val="es-ES_tradnl"/>
                </w:rPr>
                <w:delText xml:space="preserve"> </w:delText>
              </w:r>
              <w:r w:rsidRPr="00C259F8" w:rsidDel="001D13EE">
                <w:rPr>
                  <w:lang w:val="es-ES_tradnl"/>
                </w:rPr>
                <w:delText>Búsqueda parcial o por coincidencias en el texto descriptivo de la voz.</w:delText>
              </w:r>
            </w:del>
          </w:p>
        </w:tc>
        <w:tc>
          <w:tcPr>
            <w:tcW w:w="0" w:type="auto"/>
          </w:tcPr>
          <w:p w14:paraId="2AD91A6B" w14:textId="4D54F167" w:rsidR="00303D84" w:rsidDel="001D13EE" w:rsidRDefault="00303D84" w:rsidP="00303D84">
            <w:pPr>
              <w:rPr>
                <w:del w:id="2150" w:author="OLIVARES MARTINEZ FERNANDO JESUS" w:date="2026-09-01T11:54:00Z"/>
              </w:rPr>
            </w:pPr>
            <w:del w:id="2151" w:author="OLIVARES MARTINEZ FERNANDO JESUS" w:date="2026-09-01T11:54:00Z">
              <w:r w:rsidDel="001D13EE">
                <w:delText>SIA_DAT_VOZ</w:delText>
              </w:r>
            </w:del>
          </w:p>
          <w:p w14:paraId="65D74A98" w14:textId="10A9A83C" w:rsidR="00303D84" w:rsidDel="001D13EE" w:rsidRDefault="00303D84">
            <w:pPr>
              <w:rPr>
                <w:del w:id="2152" w:author="OLIVARES MARTINEZ FERNANDO JESUS" w:date="2026-09-01T11:54:00Z"/>
              </w:rPr>
            </w:pPr>
            <w:del w:id="2153" w:author="OLIVARES MARTINEZ FERNANDO JESUS" w:date="2026-09-01T11:54:00Z">
              <w:r w:rsidDel="001D13EE">
                <w:delText>DESCRIPCION LIKE '%Descripcion%</w:delText>
              </w:r>
            </w:del>
          </w:p>
          <w:p w14:paraId="0F558D40" w14:textId="4CD99371" w:rsidR="00303D84" w:rsidDel="001D13EE" w:rsidRDefault="00303D84" w:rsidP="00303D84">
            <w:pPr>
              <w:rPr>
                <w:del w:id="2154" w:author="OLIVARES MARTINEZ FERNANDO JESUS" w:date="2026-09-01T11:54:00Z"/>
              </w:rPr>
            </w:pPr>
            <w:del w:id="2155" w:author="OLIVARES MARTINEZ FERNANDO JESUS" w:date="2026-09-01T11:54:00Z">
              <w:r w:rsidDel="001D13EE">
                <w:delText>No sensitivo con mayúscula/minúscula.</w:delText>
              </w:r>
            </w:del>
          </w:p>
        </w:tc>
      </w:tr>
      <w:tr w:rsidR="001D13EE" w:rsidDel="001D13EE" w14:paraId="137CF997" w14:textId="7CF2C2B1" w:rsidTr="00DF730E">
        <w:trPr>
          <w:del w:id="2156" w:author="OLIVARES MARTINEZ FERNANDO JESUS" w:date="2026-09-01T11:54:00Z"/>
        </w:trPr>
        <w:tc>
          <w:tcPr>
            <w:tcW w:w="0" w:type="auto"/>
          </w:tcPr>
          <w:p w14:paraId="2A53C7C8" w14:textId="748688E2" w:rsidR="00303D84" w:rsidDel="001D13EE" w:rsidRDefault="00303D84" w:rsidP="00303D84">
            <w:pPr>
              <w:rPr>
                <w:del w:id="2157" w:author="OLIVARES MARTINEZ FERNANDO JESUS" w:date="2026-09-01T11:54:00Z"/>
              </w:rPr>
            </w:pPr>
            <w:del w:id="2158" w:author="OLIVARES MARTINEZ FERNANDO JESUS" w:date="2026-09-01T11:54:00Z">
              <w:r w:rsidRPr="00C259F8" w:rsidDel="001D13EE">
                <w:delText>Tipo de Voz</w:delText>
              </w:r>
            </w:del>
          </w:p>
        </w:tc>
        <w:tc>
          <w:tcPr>
            <w:tcW w:w="0" w:type="auto"/>
          </w:tcPr>
          <w:p w14:paraId="6B241E78" w14:textId="7B3EE1BD" w:rsidR="00303D84" w:rsidDel="001D13EE" w:rsidRDefault="00303D84" w:rsidP="00303D84">
            <w:pPr>
              <w:rPr>
                <w:del w:id="2159" w:author="OLIVARES MARTINEZ FERNANDO JESUS" w:date="2026-09-01T11:54:00Z"/>
                <w:lang w:val="es-ES_tradnl"/>
              </w:rPr>
            </w:pPr>
            <w:del w:id="2160" w:author="OLIVARES MARTINEZ FERNANDO JESUS" w:date="2026-09-01T11:54:00Z">
              <w:r w:rsidRPr="00C259F8" w:rsidDel="001D13EE">
                <w:rPr>
                  <w:lang w:val="es-ES_tradnl"/>
                </w:rPr>
                <w:delText>Selector / Dropdown.</w:delText>
              </w:r>
              <w:r w:rsidDel="001D13EE">
                <w:rPr>
                  <w:lang w:val="es-ES_tradnl"/>
                </w:rPr>
                <w:delText xml:space="preserve"> </w:delText>
              </w:r>
              <w:r w:rsidRPr="00C259F8" w:rsidDel="001D13EE">
                <w:rPr>
                  <w:lang w:val="es-ES_tradnl"/>
                </w:rPr>
                <w:delText>Permite filtrar las voces según su tipología (Sección, Organismo, Cuerpo, Escala, Vicisitud).</w:delText>
              </w:r>
            </w:del>
          </w:p>
        </w:tc>
        <w:tc>
          <w:tcPr>
            <w:tcW w:w="0" w:type="auto"/>
          </w:tcPr>
          <w:p w14:paraId="63B1C120" w14:textId="289C5CB2" w:rsidR="00303D84" w:rsidDel="001D13EE" w:rsidRDefault="00303D84" w:rsidP="00303D84">
            <w:pPr>
              <w:rPr>
                <w:del w:id="2161" w:author="OLIVARES MARTINEZ FERNANDO JESUS" w:date="2026-09-01T11:54:00Z"/>
              </w:rPr>
            </w:pPr>
            <w:del w:id="2162" w:author="OLIVARES MARTINEZ FERNANDO JESUS" w:date="2026-09-01T11:54:00Z">
              <w:r w:rsidDel="001D13EE">
                <w:delText>SIA_DAT_VOZ</w:delText>
              </w:r>
            </w:del>
          </w:p>
          <w:p w14:paraId="354AD93E" w14:textId="4969DA91" w:rsidR="00303D84" w:rsidDel="001D13EE" w:rsidRDefault="00303D84" w:rsidP="00303D84">
            <w:pPr>
              <w:rPr>
                <w:del w:id="2163" w:author="OLIVARES MARTINEZ FERNANDO JESUS" w:date="2026-09-01T11:54:00Z"/>
              </w:rPr>
            </w:pPr>
            <w:del w:id="2164" w:author="OLIVARES MARTINEZ FERNANDO JESUS" w:date="2026-09-01T11:54:00Z">
              <w:r w:rsidDel="001D13EE">
                <w:delText>ID_TIPO_VOZ = :idTipoVoz</w:delText>
              </w:r>
            </w:del>
          </w:p>
        </w:tc>
      </w:tr>
      <w:tr w:rsidR="001D13EE" w:rsidRPr="00A0669F" w:rsidDel="001D13EE" w14:paraId="1DE9A4D5" w14:textId="3F8794A9" w:rsidTr="00DF730E">
        <w:trPr>
          <w:del w:id="2165" w:author="OLIVARES MARTINEZ FERNANDO JESUS" w:date="2026-09-01T11:54:00Z"/>
        </w:trPr>
        <w:tc>
          <w:tcPr>
            <w:tcW w:w="0" w:type="auto"/>
          </w:tcPr>
          <w:p w14:paraId="3A50E041" w14:textId="6576C62A" w:rsidR="00303D84" w:rsidRPr="00C259F8" w:rsidDel="001D13EE" w:rsidRDefault="00303D84" w:rsidP="00303D84">
            <w:pPr>
              <w:rPr>
                <w:del w:id="2166" w:author="OLIVARES MARTINEZ FERNANDO JESUS" w:date="2026-09-01T11:54:00Z"/>
              </w:rPr>
            </w:pPr>
            <w:del w:id="2167" w:author="OLIVARES MARTINEZ FERNANDO JESUS" w:date="2026-09-01T11:54:00Z">
              <w:r w:rsidRPr="00B9567B" w:rsidDel="001D13EE">
                <w:delText>Indicador BOE</w:delText>
              </w:r>
            </w:del>
          </w:p>
        </w:tc>
        <w:tc>
          <w:tcPr>
            <w:tcW w:w="0" w:type="auto"/>
          </w:tcPr>
          <w:p w14:paraId="4BB7FBA6" w14:textId="3F640210" w:rsidR="00303D84" w:rsidRPr="00C259F8" w:rsidDel="001D13EE" w:rsidRDefault="00303D84" w:rsidP="00303D84">
            <w:pPr>
              <w:rPr>
                <w:del w:id="2168" w:author="OLIVARES MARTINEZ FERNANDO JESUS" w:date="2026-09-01T11:54:00Z"/>
                <w:lang w:val="es-ES_tradnl"/>
              </w:rPr>
            </w:pPr>
            <w:del w:id="2169" w:author="OLIVARES MARTINEZ FERNANDO JESUS" w:date="2026-09-01T11:54:00Z">
              <w:r w:rsidRPr="00B9567B" w:rsidDel="001D13EE">
                <w:rPr>
                  <w:lang w:val="es-ES_tradnl"/>
                </w:rPr>
                <w:delText>Checkbox / Switch Numérico.</w:delText>
              </w:r>
              <w:r w:rsidDel="001D13EE">
                <w:rPr>
                  <w:lang w:val="es-ES_tradnl"/>
                </w:rPr>
                <w:delText xml:space="preserve"> </w:delText>
              </w:r>
              <w:r w:rsidRPr="00B9567B" w:rsidDel="001D13EE">
                <w:rPr>
                  <w:lang w:val="es-ES_tradnl"/>
                </w:rPr>
                <w:delText>Determina si la voz es de publicación en el BOE</w:delText>
              </w:r>
            </w:del>
          </w:p>
        </w:tc>
        <w:tc>
          <w:tcPr>
            <w:tcW w:w="0" w:type="auto"/>
          </w:tcPr>
          <w:p w14:paraId="64C3A75D" w14:textId="4B7F538C" w:rsidR="00303D84" w:rsidDel="001D13EE" w:rsidRDefault="00303D84" w:rsidP="00303D84">
            <w:pPr>
              <w:rPr>
                <w:del w:id="2170" w:author="OLIVARES MARTINEZ FERNANDO JESUS" w:date="2026-09-01T11:54:00Z"/>
              </w:rPr>
            </w:pPr>
            <w:del w:id="2171" w:author="OLIVARES MARTINEZ FERNANDO JESUS" w:date="2026-09-01T11:54:00Z">
              <w:r w:rsidDel="001D13EE">
                <w:delText>SIA_DAT_VOZ</w:delText>
              </w:r>
            </w:del>
          </w:p>
          <w:p w14:paraId="76E20707" w14:textId="310349DF" w:rsidR="00303D84" w:rsidRPr="001D13EE" w:rsidDel="001D13EE" w:rsidRDefault="00303D84" w:rsidP="00303D84">
            <w:pPr>
              <w:rPr>
                <w:del w:id="2172" w:author="OLIVARES MARTINEZ FERNANDO JESUS" w:date="2026-09-01T11:54:00Z"/>
                <w:rPrChange w:id="2173" w:author="OLIVARES MARTINEZ FERNANDO JESUS" w:date="2026-09-01T11:49:00Z">
                  <w:rPr>
                    <w:del w:id="2174" w:author="OLIVARES MARTINEZ FERNANDO JESUS" w:date="2026-09-01T11:54:00Z"/>
                    <w:lang w:val="en-US"/>
                  </w:rPr>
                </w:rPrChange>
              </w:rPr>
            </w:pPr>
            <w:del w:id="2175" w:author="OLIVARES MARTINEZ FERNANDO JESUS" w:date="2026-09-01T11:54:00Z">
              <w:r w:rsidRPr="001D13EE" w:rsidDel="001D13EE">
                <w:rPr>
                  <w:rPrChange w:id="2176" w:author="OLIVARES MARTINEZ FERNANDO JESUS" w:date="2026-09-01T11:49:00Z">
                    <w:rPr>
                      <w:lang w:val="en-US"/>
                    </w:rPr>
                  </w:rPrChange>
                </w:rPr>
                <w:delText>IND_BOE = :indBoe</w:delText>
              </w:r>
            </w:del>
          </w:p>
          <w:p w14:paraId="6C3DE791" w14:textId="37908D40" w:rsidR="00303D84" w:rsidRPr="001D13EE" w:rsidDel="001D13EE" w:rsidRDefault="00303D84" w:rsidP="00303D84">
            <w:pPr>
              <w:rPr>
                <w:del w:id="2177" w:author="OLIVARES MARTINEZ FERNANDO JESUS" w:date="2026-09-01T11:54:00Z"/>
                <w:rPrChange w:id="2178" w:author="OLIVARES MARTINEZ FERNANDO JESUS" w:date="2026-09-01T11:49:00Z">
                  <w:rPr>
                    <w:del w:id="2179" w:author="OLIVARES MARTINEZ FERNANDO JESUS" w:date="2026-09-01T11:54:00Z"/>
                    <w:lang w:val="en-US"/>
                  </w:rPr>
                </w:rPrChange>
              </w:rPr>
            </w:pPr>
            <w:del w:id="2180" w:author="OLIVARES MARTINEZ FERNANDO JESUS" w:date="2026-09-01T11:54:00Z">
              <w:r w:rsidRPr="001D13EE" w:rsidDel="001D13EE">
                <w:rPr>
                  <w:rPrChange w:id="2181" w:author="OLIVARES MARTINEZ FERNANDO JESUS" w:date="2026-09-01T11:49:00Z">
                    <w:rPr>
                      <w:lang w:val="en-US"/>
                    </w:rPr>
                  </w:rPrChange>
                </w:rPr>
                <w:delText>(NUMBER(1,0) No nulo).</w:delText>
              </w:r>
            </w:del>
          </w:p>
        </w:tc>
      </w:tr>
      <w:tr w:rsidR="001D13EE" w:rsidDel="001D13EE" w14:paraId="339A1D0F" w14:textId="1CE947B1" w:rsidTr="00DF730E">
        <w:trPr>
          <w:del w:id="2182" w:author="OLIVARES MARTINEZ FERNANDO JESUS" w:date="2026-09-01T11:54:00Z"/>
        </w:trPr>
        <w:tc>
          <w:tcPr>
            <w:tcW w:w="0" w:type="auto"/>
          </w:tcPr>
          <w:p w14:paraId="78F2CB7F" w14:textId="076AC735" w:rsidR="00303D84" w:rsidRPr="00C259F8" w:rsidDel="001D13EE" w:rsidRDefault="00303D84" w:rsidP="00303D84">
            <w:pPr>
              <w:rPr>
                <w:del w:id="2183" w:author="OLIVARES MARTINEZ FERNANDO JESUS" w:date="2026-09-01T11:54:00Z"/>
              </w:rPr>
            </w:pPr>
            <w:del w:id="2184" w:author="OLIVARES MARTINEZ FERNANDO JESUS" w:date="2026-09-01T11:54:00Z">
              <w:r w:rsidRPr="00B9567B" w:rsidDel="001D13EE">
                <w:delText>Número Orden</w:delText>
              </w:r>
            </w:del>
          </w:p>
        </w:tc>
        <w:tc>
          <w:tcPr>
            <w:tcW w:w="0" w:type="auto"/>
          </w:tcPr>
          <w:p w14:paraId="1575D0EF" w14:textId="4C8B0A49" w:rsidR="00303D84" w:rsidRPr="00B9567B" w:rsidDel="001D13EE" w:rsidRDefault="00303D84" w:rsidP="00303D84">
            <w:pPr>
              <w:rPr>
                <w:del w:id="2185" w:author="OLIVARES MARTINEZ FERNANDO JESUS" w:date="2026-09-01T11:54:00Z"/>
                <w:u w:val="single"/>
                <w:lang w:val="es-ES_tradnl"/>
              </w:rPr>
            </w:pPr>
            <w:del w:id="2186" w:author="OLIVARES MARTINEZ FERNANDO JESUS" w:date="2026-09-01T11:54:00Z">
              <w:r w:rsidRPr="00B9567B" w:rsidDel="001D13EE">
                <w:rPr>
                  <w:lang w:val="es-ES_tradnl"/>
                </w:rPr>
                <w:delText>Input Numérico (NUMBER(4,0)).</w:delText>
              </w:r>
              <w:r w:rsidDel="001D13EE">
                <w:rPr>
                  <w:lang w:val="es-ES_tradnl"/>
                </w:rPr>
                <w:delText xml:space="preserve"> </w:delText>
              </w:r>
              <w:r w:rsidRPr="00B9567B" w:rsidDel="001D13EE">
                <w:rPr>
                  <w:lang w:val="es-ES_tradnl"/>
                </w:rPr>
                <w:delText>Posición o número de orden asignado a la voz</w:delText>
              </w:r>
              <w:r w:rsidDel="001D13EE">
                <w:rPr>
                  <w:lang w:val="es-ES_tradnl"/>
                </w:rPr>
                <w:delText>.</w:delText>
              </w:r>
            </w:del>
          </w:p>
        </w:tc>
        <w:tc>
          <w:tcPr>
            <w:tcW w:w="0" w:type="auto"/>
          </w:tcPr>
          <w:p w14:paraId="0C052392" w14:textId="300899F1" w:rsidR="00303D84" w:rsidDel="001D13EE" w:rsidRDefault="00303D84" w:rsidP="00303D84">
            <w:pPr>
              <w:rPr>
                <w:del w:id="2187" w:author="OLIVARES MARTINEZ FERNANDO JESUS" w:date="2026-09-01T11:54:00Z"/>
              </w:rPr>
            </w:pPr>
            <w:del w:id="2188" w:author="OLIVARES MARTINEZ FERNANDO JESUS" w:date="2026-09-01T11:54:00Z">
              <w:r w:rsidDel="001D13EE">
                <w:delText>SIA_DAT_VOZ</w:delText>
              </w:r>
            </w:del>
          </w:p>
          <w:p w14:paraId="63DD15CC" w14:textId="738A54EF" w:rsidR="00303D84" w:rsidDel="001D13EE" w:rsidRDefault="00303D84" w:rsidP="00303D84">
            <w:pPr>
              <w:rPr>
                <w:del w:id="2189" w:author="OLIVARES MARTINEZ FERNANDO JESUS" w:date="2026-09-01T11:54:00Z"/>
              </w:rPr>
            </w:pPr>
            <w:del w:id="2190" w:author="OLIVARES MARTINEZ FERNANDO JESUS" w:date="2026-09-01T11:54:00Z">
              <w:r w:rsidDel="001D13EE">
                <w:delText xml:space="preserve">NUM_ORDEN = :numOrden </w:delText>
              </w:r>
            </w:del>
          </w:p>
        </w:tc>
      </w:tr>
      <w:tr w:rsidR="001D13EE" w:rsidDel="001D13EE" w14:paraId="2297E4D3" w14:textId="6E2C90C3" w:rsidTr="00DF730E">
        <w:trPr>
          <w:del w:id="2191" w:author="OLIVARES MARTINEZ FERNANDO JESUS" w:date="2026-09-01T11:54:00Z"/>
        </w:trPr>
        <w:tc>
          <w:tcPr>
            <w:tcW w:w="0" w:type="auto"/>
          </w:tcPr>
          <w:p w14:paraId="3C7FD612" w14:textId="3D250289" w:rsidR="00303D84" w:rsidDel="001D13EE" w:rsidRDefault="00303D84" w:rsidP="00303D84">
            <w:pPr>
              <w:rPr>
                <w:del w:id="2192" w:author="OLIVARES MARTINEZ FERNANDO JESUS" w:date="2026-09-01T11:54:00Z"/>
              </w:rPr>
            </w:pPr>
            <w:del w:id="2193" w:author="OLIVARES MARTINEZ FERNANDO JESUS" w:date="2026-09-01T11:54:00Z">
              <w:r w:rsidDel="001D13EE">
                <w:delText>Indicador</w:delText>
              </w:r>
              <w:r w:rsidRPr="00C259F8" w:rsidDel="001D13EE">
                <w:delText xml:space="preserve"> Activo</w:delText>
              </w:r>
            </w:del>
          </w:p>
        </w:tc>
        <w:tc>
          <w:tcPr>
            <w:tcW w:w="0" w:type="auto"/>
          </w:tcPr>
          <w:p w14:paraId="0F443D92" w14:textId="3F6E0ABD" w:rsidR="00303D84" w:rsidDel="001D13EE" w:rsidRDefault="00303D84" w:rsidP="00303D84">
            <w:pPr>
              <w:rPr>
                <w:del w:id="2194" w:author="OLIVARES MARTINEZ FERNANDO JESUS" w:date="2026-09-01T11:54:00Z"/>
                <w:lang w:val="es-ES_tradnl"/>
              </w:rPr>
            </w:pPr>
            <w:del w:id="2195" w:author="OLIVARES MARTINEZ FERNANDO JESUS" w:date="2026-09-01T11:54:00Z">
              <w:r w:rsidRPr="00B9567B" w:rsidDel="001D13EE">
                <w:rPr>
                  <w:lang w:val="es-ES_tradnl"/>
                </w:rPr>
                <w:delText>Oculto / Autocompletado.</w:delText>
              </w:r>
              <w:r w:rsidDel="001D13EE">
                <w:rPr>
                  <w:lang w:val="es-ES_tradnl"/>
                </w:rPr>
                <w:delText xml:space="preserve"> </w:delText>
              </w:r>
              <w:r w:rsidRPr="00B9567B" w:rsidDel="001D13EE">
                <w:rPr>
                  <w:lang w:val="es-ES_tradnl"/>
                </w:rPr>
                <w:delText>Estado de alta por defecto en la creación del registro.</w:delText>
              </w:r>
            </w:del>
          </w:p>
        </w:tc>
        <w:tc>
          <w:tcPr>
            <w:tcW w:w="0" w:type="auto"/>
          </w:tcPr>
          <w:p w14:paraId="47FAB306" w14:textId="673580E5" w:rsidR="00303D84" w:rsidDel="001D13EE" w:rsidRDefault="00303D84" w:rsidP="00303D84">
            <w:pPr>
              <w:rPr>
                <w:del w:id="2196" w:author="OLIVARES MARTINEZ FERNANDO JESUS" w:date="2026-09-01T11:54:00Z"/>
              </w:rPr>
            </w:pPr>
            <w:del w:id="2197" w:author="OLIVARES MARTINEZ FERNANDO JESUS" w:date="2026-09-01T11:54:00Z">
              <w:r w:rsidDel="001D13EE">
                <w:delText>SIA_DAT_</w:delText>
              </w:r>
            </w:del>
            <w:del w:id="2198" w:author="OLIVARES MARTINEZ FERNANDO JESUS" w:date="2026-09-01T10:02:00Z">
              <w:r w:rsidDel="00EA4C3E">
                <w:delText>VOZ</w:delText>
              </w:r>
            </w:del>
          </w:p>
          <w:p w14:paraId="77B2D4BA" w14:textId="046D3F93" w:rsidR="00303D84" w:rsidDel="001D13EE" w:rsidRDefault="00303D84" w:rsidP="00303D84">
            <w:pPr>
              <w:rPr>
                <w:del w:id="2199" w:author="OLIVARES MARTINEZ FERNANDO JESUS" w:date="2026-09-01T11:54:00Z"/>
              </w:rPr>
            </w:pPr>
            <w:del w:id="2200" w:author="OLIVARES MARTINEZ FERNANDO JESUS" w:date="2026-09-01T11:54:00Z">
              <w:r w:rsidDel="001D13EE">
                <w:delText>IND_ACTIVO = 1</w:delText>
              </w:r>
            </w:del>
          </w:p>
        </w:tc>
      </w:tr>
    </w:tbl>
    <w:p w14:paraId="383232DE" w14:textId="77777777" w:rsidR="00B9567B" w:rsidRDefault="00B9567B" w:rsidP="00B9567B">
      <w:pPr>
        <w:rPr>
          <w:ins w:id="2201" w:author="BERNARDO MONJAS GEMA" w:date="2026-05-27T19:53:00Z"/>
        </w:rPr>
      </w:pPr>
    </w:p>
    <w:p w14:paraId="42643FBE" w14:textId="34D53FF9" w:rsidR="00303D84" w:rsidRDefault="00303D84" w:rsidP="00B9567B">
      <w:pPr>
        <w:rPr>
          <w:ins w:id="2202" w:author="BERNARDO MONJAS GEMA" w:date="2026-05-27T19:52:00Z"/>
        </w:rPr>
      </w:pPr>
      <w:ins w:id="2203" w:author="BERNARDO MONJAS GEMA" w:date="2026-05-27T19:53:00Z">
        <w:r>
          <w:t>Al seleccionar Tipo = ‘</w:t>
        </w:r>
      </w:ins>
      <w:ins w:id="2204" w:author="BERNARDO MONJAS GEMA" w:date="2026-05-27T19:54:00Z">
        <w:r w:rsidR="00E6379A">
          <w:t>Sección</w:t>
        </w:r>
      </w:ins>
      <w:ins w:id="2205" w:author="BERNARDO MONJAS GEMA" w:date="2026-05-27T19:55:00Z">
        <w:r w:rsidR="00E6379A">
          <w:t>’</w:t>
        </w:r>
      </w:ins>
      <w:ins w:id="2206" w:author="BERNARDO MONJAS GEMA" w:date="2026-05-27T19:53:00Z">
        <w:r w:rsidR="00E6379A">
          <w:t>: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0"/>
        <w:gridCol w:w="5127"/>
        <w:gridCol w:w="1687"/>
      </w:tblGrid>
      <w:tr w:rsidR="00303D84" w:rsidDel="001D13EE" w14:paraId="3C6EFFF1" w14:textId="736B9F06" w:rsidTr="00DF730E">
        <w:trPr>
          <w:ins w:id="2207" w:author="BERNARDO MONJAS GEMA" w:date="2026-05-27T19:52:00Z"/>
          <w:del w:id="2208" w:author="OLIVARES MARTINEZ FERNANDO JESUS" w:date="2026-09-01T11:54:00Z"/>
        </w:trPr>
        <w:tc>
          <w:tcPr>
            <w:tcW w:w="0" w:type="auto"/>
            <w:shd w:val="clear" w:color="auto" w:fill="1F4E79" w:themeFill="accent1" w:themeFillShade="80"/>
          </w:tcPr>
          <w:p w14:paraId="58793917" w14:textId="799F8047" w:rsidR="00303D84" w:rsidRPr="00572FB3" w:rsidDel="001D13EE" w:rsidRDefault="00303D84" w:rsidP="00DF730E">
            <w:pPr>
              <w:rPr>
                <w:ins w:id="2209" w:author="BERNARDO MONJAS GEMA" w:date="2026-05-27T19:52:00Z"/>
                <w:del w:id="2210" w:author="OLIVARES MARTINEZ FERNANDO JESUS" w:date="2026-09-01T11:54:00Z"/>
                <w:b/>
                <w:color w:val="FFFFFF" w:themeColor="background1"/>
              </w:rPr>
            </w:pPr>
            <w:ins w:id="2211" w:author="BERNARDO MONJAS GEMA" w:date="2026-05-27T19:52:00Z">
              <w:del w:id="2212" w:author="OLIVARES MARTINEZ FERNANDO JESUS" w:date="2026-09-01T11:54:00Z">
                <w:r w:rsidRPr="00572FB3" w:rsidDel="001D13EE">
                  <w:rPr>
                    <w:b/>
                    <w:color w:val="FFFFFF" w:themeColor="background1"/>
                  </w:rPr>
                  <w:lastRenderedPageBreak/>
                  <w:delText>Campo Formulario</w:delText>
                </w:r>
              </w:del>
            </w:ins>
          </w:p>
        </w:tc>
        <w:tc>
          <w:tcPr>
            <w:tcW w:w="0" w:type="auto"/>
            <w:shd w:val="clear" w:color="auto" w:fill="1F4E79" w:themeFill="accent1" w:themeFillShade="80"/>
          </w:tcPr>
          <w:p w14:paraId="3D901F17" w14:textId="33AE4B48" w:rsidR="00303D84" w:rsidRPr="00572FB3" w:rsidDel="001D13EE" w:rsidRDefault="00303D84" w:rsidP="00DF730E">
            <w:pPr>
              <w:rPr>
                <w:ins w:id="2213" w:author="BERNARDO MONJAS GEMA" w:date="2026-05-27T19:52:00Z"/>
                <w:del w:id="2214" w:author="OLIVARES MARTINEZ FERNANDO JESUS" w:date="2026-09-01T11:54:00Z"/>
                <w:b/>
                <w:color w:val="FFFFFF" w:themeColor="background1"/>
              </w:rPr>
            </w:pPr>
            <w:ins w:id="2215" w:author="BERNARDO MONJAS GEMA" w:date="2026-05-27T19:52:00Z">
              <w:del w:id="2216" w:author="OLIVARES MARTINEZ FERNANDO JESUS" w:date="2026-09-01T11:54:00Z">
                <w:r w:rsidRPr="00572FB3" w:rsidDel="001D13EE">
                  <w:rPr>
                    <w:b/>
                    <w:color w:val="FFFFFF" w:themeColor="background1"/>
                  </w:rPr>
                  <w:delText>Descripción</w:delText>
                </w:r>
              </w:del>
            </w:ins>
          </w:p>
        </w:tc>
        <w:tc>
          <w:tcPr>
            <w:tcW w:w="0" w:type="auto"/>
            <w:shd w:val="clear" w:color="auto" w:fill="1F4E79" w:themeFill="accent1" w:themeFillShade="80"/>
          </w:tcPr>
          <w:p w14:paraId="5D05993C" w14:textId="2B839EB0" w:rsidR="00303D84" w:rsidRPr="00572FB3" w:rsidDel="001D13EE" w:rsidRDefault="00303D84" w:rsidP="00DF730E">
            <w:pPr>
              <w:rPr>
                <w:ins w:id="2217" w:author="BERNARDO MONJAS GEMA" w:date="2026-05-27T19:52:00Z"/>
                <w:del w:id="2218" w:author="OLIVARES MARTINEZ FERNANDO JESUS" w:date="2026-09-01T11:54:00Z"/>
                <w:b/>
                <w:color w:val="FFFFFF" w:themeColor="background1"/>
              </w:rPr>
            </w:pPr>
            <w:ins w:id="2219" w:author="BERNARDO MONJAS GEMA" w:date="2026-05-27T19:52:00Z">
              <w:del w:id="2220" w:author="OLIVARES MARTINEZ FERNANDO JESUS" w:date="2026-09-01T11:54:00Z">
                <w:r w:rsidDel="001D13EE">
                  <w:rPr>
                    <w:b/>
                    <w:color w:val="FFFFFF" w:themeColor="background1"/>
                  </w:rPr>
                  <w:delText>BD</w:delText>
                </w:r>
              </w:del>
            </w:ins>
          </w:p>
        </w:tc>
      </w:tr>
      <w:tr w:rsidR="00303D84" w:rsidDel="001D13EE" w14:paraId="732C64BB" w14:textId="3FF7D204" w:rsidTr="00DF730E">
        <w:trPr>
          <w:ins w:id="2221" w:author="BERNARDO MONJAS GEMA" w:date="2026-05-27T19:52:00Z"/>
          <w:del w:id="2222" w:author="OLIVARES MARTINEZ FERNANDO JESUS" w:date="2026-09-01T11:54:00Z"/>
        </w:trPr>
        <w:tc>
          <w:tcPr>
            <w:tcW w:w="0" w:type="auto"/>
          </w:tcPr>
          <w:p w14:paraId="563DBA95" w14:textId="3403C837" w:rsidR="00303D84" w:rsidDel="001D13EE" w:rsidRDefault="00303D84" w:rsidP="00DF730E">
            <w:pPr>
              <w:rPr>
                <w:ins w:id="2223" w:author="BERNARDO MONJAS GEMA" w:date="2026-05-27T19:52:00Z"/>
                <w:del w:id="2224" w:author="OLIVARES MARTINEZ FERNANDO JESUS" w:date="2026-09-01T11:54:00Z"/>
              </w:rPr>
            </w:pPr>
            <w:ins w:id="2225" w:author="BERNARDO MONJAS GEMA" w:date="2026-05-27T19:52:00Z">
              <w:del w:id="2226" w:author="OLIVARES MARTINEZ FERNANDO JESUS" w:date="2026-09-01T11:54:00Z">
                <w:r w:rsidDel="001D13EE">
                  <w:delText>Código</w:delText>
                </w:r>
              </w:del>
            </w:ins>
          </w:p>
        </w:tc>
        <w:tc>
          <w:tcPr>
            <w:tcW w:w="0" w:type="auto"/>
          </w:tcPr>
          <w:p w14:paraId="192BC3DE" w14:textId="6A927E79" w:rsidR="00303D84" w:rsidDel="001D13EE" w:rsidRDefault="00303D84" w:rsidP="00DF730E">
            <w:pPr>
              <w:rPr>
                <w:ins w:id="2227" w:author="BERNARDO MONJAS GEMA" w:date="2026-05-27T19:52:00Z"/>
                <w:del w:id="2228" w:author="OLIVARES MARTINEZ FERNANDO JESUS" w:date="2026-09-01T11:54:00Z"/>
                <w:lang w:val="es-ES_tradnl"/>
              </w:rPr>
            </w:pPr>
            <w:ins w:id="2229" w:author="BERNARDO MONJAS GEMA" w:date="2026-05-27T19:52:00Z">
              <w:del w:id="2230" w:author="OLIVARES MARTINEZ FERNANDO JESUS" w:date="2026-09-01T11:54:00Z">
                <w:r w:rsidDel="001D13EE">
                  <w:rPr>
                    <w:lang w:val="es-ES_tradnl"/>
                  </w:rPr>
                  <w:delText>Input Text Alfanumérico</w:delText>
                </w:r>
              </w:del>
            </w:ins>
          </w:p>
          <w:p w14:paraId="3F05D80B" w14:textId="507A1EBF" w:rsidR="00303D84" w:rsidDel="001D13EE" w:rsidRDefault="00303D84" w:rsidP="00DF730E">
            <w:pPr>
              <w:rPr>
                <w:ins w:id="2231" w:author="BERNARDO MONJAS GEMA" w:date="2026-05-27T19:52:00Z"/>
                <w:del w:id="2232" w:author="OLIVARES MARTINEZ FERNANDO JESUS" w:date="2026-09-01T11:54:00Z"/>
                <w:rFonts w:cs="Arial"/>
              </w:rPr>
            </w:pPr>
            <w:ins w:id="2233" w:author="BERNARDO MONJAS GEMA" w:date="2026-05-27T19:52:00Z">
              <w:del w:id="2234" w:author="OLIVARES MARTINEZ FERNANDO JESUS" w:date="2026-09-01T11:54:00Z">
                <w:r w:rsidDel="001D13EE">
                  <w:rPr>
                    <w:rFonts w:cs="Arial"/>
                  </w:rPr>
                  <w:delText>Campo de texto libre</w:delText>
                </w:r>
                <w:r w:rsidRPr="00A274D9" w:rsidDel="001D13EE">
                  <w:rPr>
                    <w:rFonts w:cs="Arial"/>
                  </w:rPr>
                  <w:delText xml:space="preserve"> </w:delText>
                </w:r>
              </w:del>
            </w:ins>
          </w:p>
          <w:p w14:paraId="5E3DE0E8" w14:textId="0D7AADE5" w:rsidR="00303D84" w:rsidDel="001D13EE" w:rsidRDefault="00303D84" w:rsidP="00DF730E">
            <w:pPr>
              <w:rPr>
                <w:ins w:id="2235" w:author="BERNARDO MONJAS GEMA" w:date="2026-05-27T19:52:00Z"/>
                <w:del w:id="2236" w:author="OLIVARES MARTINEZ FERNANDO JESUS" w:date="2026-09-01T11:54:00Z"/>
                <w:lang w:val="es-ES_tradnl"/>
              </w:rPr>
            </w:pPr>
            <w:ins w:id="2237" w:author="BERNARDO MONJAS GEMA" w:date="2026-05-27T19:52:00Z">
              <w:del w:id="2238" w:author="OLIVARES MARTINEZ FERNANDO JESUS" w:date="2026-09-01T11:54:00Z">
                <w:r w:rsidDel="001D13EE">
                  <w:delText>Máximo 5 caracteres alfanuméricos</w:delText>
                </w:r>
              </w:del>
            </w:ins>
          </w:p>
        </w:tc>
        <w:tc>
          <w:tcPr>
            <w:tcW w:w="0" w:type="auto"/>
          </w:tcPr>
          <w:p w14:paraId="06EA05FE" w14:textId="003E8DDE" w:rsidR="00303D84" w:rsidDel="001D13EE" w:rsidRDefault="00303D84" w:rsidP="00DF730E">
            <w:pPr>
              <w:rPr>
                <w:ins w:id="2239" w:author="BERNARDO MONJAS GEMA" w:date="2026-05-27T19:52:00Z"/>
                <w:del w:id="2240" w:author="OLIVARES MARTINEZ FERNANDO JESUS" w:date="2026-09-01T11:54:00Z"/>
              </w:rPr>
            </w:pPr>
            <w:ins w:id="2241" w:author="BERNARDO MONJAS GEMA" w:date="2026-05-27T19:52:00Z">
              <w:del w:id="2242" w:author="OLIVARES MARTINEZ FERNANDO JESUS" w:date="2026-09-01T11:54:00Z">
                <w:r w:rsidDel="001D13EE">
                  <w:delText>SIA_DAT_</w:delText>
                </w:r>
              </w:del>
              <w:del w:id="2243" w:author="OLIVARES MARTINEZ FERNANDO JESUS" w:date="2026-09-01T10:02:00Z">
                <w:r w:rsidDel="00EA4C3E">
                  <w:delText>VOZ</w:delText>
                </w:r>
              </w:del>
            </w:ins>
          </w:p>
          <w:p w14:paraId="5AF48F5A" w14:textId="60F55CD9" w:rsidR="00303D84" w:rsidDel="001D13EE" w:rsidRDefault="00303D84" w:rsidP="00DF730E">
            <w:pPr>
              <w:rPr>
                <w:ins w:id="2244" w:author="BERNARDO MONJAS GEMA" w:date="2026-05-27T19:52:00Z"/>
                <w:del w:id="2245" w:author="OLIVARES MARTINEZ FERNANDO JESUS" w:date="2026-09-01T11:54:00Z"/>
              </w:rPr>
            </w:pPr>
            <w:ins w:id="2246" w:author="BERNARDO MONJAS GEMA" w:date="2026-05-27T19:52:00Z">
              <w:del w:id="2247" w:author="OLIVARES MARTINEZ FERNANDO JESUS" w:date="2026-09-01T11:54:00Z">
                <w:r w:rsidDel="001D13EE">
                  <w:delText xml:space="preserve">CODIGO </w:delText>
                </w:r>
              </w:del>
            </w:ins>
          </w:p>
        </w:tc>
      </w:tr>
      <w:tr w:rsidR="00E6379A" w:rsidDel="001D13EE" w14:paraId="6D9C3101" w14:textId="51405086" w:rsidTr="00DF730E">
        <w:trPr>
          <w:ins w:id="2248" w:author="BERNARDO MONJAS GEMA" w:date="2026-05-27T19:52:00Z"/>
          <w:del w:id="2249" w:author="OLIVARES MARTINEZ FERNANDO JESUS" w:date="2026-09-01T11:54:00Z"/>
        </w:trPr>
        <w:tc>
          <w:tcPr>
            <w:tcW w:w="0" w:type="auto"/>
          </w:tcPr>
          <w:p w14:paraId="09214F80" w14:textId="494C3335" w:rsidR="00303D84" w:rsidDel="001D13EE" w:rsidRDefault="00303D84" w:rsidP="00DF730E">
            <w:pPr>
              <w:rPr>
                <w:ins w:id="2250" w:author="BERNARDO MONJAS GEMA" w:date="2026-05-27T19:52:00Z"/>
                <w:del w:id="2251" w:author="OLIVARES MARTINEZ FERNANDO JESUS" w:date="2026-09-01T11:54:00Z"/>
              </w:rPr>
            </w:pPr>
            <w:ins w:id="2252" w:author="BERNARDO MONJAS GEMA" w:date="2026-05-27T19:52:00Z">
              <w:del w:id="2253" w:author="OLIVARES MARTINEZ FERNANDO JESUS" w:date="2026-09-01T11:54:00Z">
                <w:r w:rsidRPr="00C259F8" w:rsidDel="001D13EE">
                  <w:delText>Descripción</w:delText>
                </w:r>
              </w:del>
            </w:ins>
          </w:p>
        </w:tc>
        <w:tc>
          <w:tcPr>
            <w:tcW w:w="0" w:type="auto"/>
          </w:tcPr>
          <w:p w14:paraId="5DF394D3" w14:textId="32A68312" w:rsidR="00303D84" w:rsidDel="001D13EE" w:rsidRDefault="00303D84" w:rsidP="00DF730E">
            <w:pPr>
              <w:rPr>
                <w:ins w:id="2254" w:author="BERNARDO MONJAS GEMA" w:date="2026-05-27T19:52:00Z"/>
                <w:del w:id="2255" w:author="OLIVARES MARTINEZ FERNANDO JESUS" w:date="2026-09-01T11:54:00Z"/>
                <w:lang w:val="es-ES_tradnl"/>
              </w:rPr>
            </w:pPr>
            <w:ins w:id="2256" w:author="BERNARDO MONJAS GEMA" w:date="2026-05-27T19:52:00Z">
              <w:del w:id="2257" w:author="OLIVARES MARTINEZ FERNANDO JESUS" w:date="2026-09-01T11:54:00Z">
                <w:r w:rsidRPr="00C259F8" w:rsidDel="001D13EE">
                  <w:rPr>
                    <w:lang w:val="es-ES_tradnl"/>
                  </w:rPr>
                  <w:delText>Input Text Alfanumérico.</w:delText>
                </w:r>
                <w:r w:rsidDel="001D13EE">
                  <w:rPr>
                    <w:lang w:val="es-ES_tradnl"/>
                  </w:rPr>
                  <w:delText xml:space="preserve"> </w:delText>
                </w:r>
              </w:del>
            </w:ins>
          </w:p>
          <w:p w14:paraId="64A14CC0" w14:textId="593E52C8" w:rsidR="00303D84" w:rsidDel="001D13EE" w:rsidRDefault="00303D84" w:rsidP="00DF730E">
            <w:pPr>
              <w:rPr>
                <w:ins w:id="2258" w:author="BERNARDO MONJAS GEMA" w:date="2026-05-27T19:52:00Z"/>
                <w:del w:id="2259" w:author="OLIVARES MARTINEZ FERNANDO JESUS" w:date="2026-09-01T11:54:00Z"/>
                <w:rFonts w:cs="Arial"/>
              </w:rPr>
            </w:pPr>
            <w:ins w:id="2260" w:author="BERNARDO MONJAS GEMA" w:date="2026-05-27T19:52:00Z">
              <w:del w:id="2261" w:author="OLIVARES MARTINEZ FERNANDO JESUS" w:date="2026-09-01T11:54:00Z">
                <w:r w:rsidDel="001D13EE">
                  <w:rPr>
                    <w:rFonts w:cs="Arial"/>
                  </w:rPr>
                  <w:delText>Campo de texto libre</w:delText>
                </w:r>
                <w:r w:rsidRPr="00A274D9" w:rsidDel="001D13EE">
                  <w:rPr>
                    <w:rFonts w:cs="Arial"/>
                  </w:rPr>
                  <w:delText xml:space="preserve"> </w:delText>
                </w:r>
              </w:del>
            </w:ins>
          </w:p>
          <w:p w14:paraId="1B0A4362" w14:textId="1A6EC1FD" w:rsidR="00303D84" w:rsidDel="001D13EE" w:rsidRDefault="00303D84" w:rsidP="00DF730E">
            <w:pPr>
              <w:rPr>
                <w:ins w:id="2262" w:author="BERNARDO MONJAS GEMA" w:date="2026-05-27T19:52:00Z"/>
                <w:del w:id="2263" w:author="OLIVARES MARTINEZ FERNANDO JESUS" w:date="2026-09-01T11:54:00Z"/>
                <w:lang w:val="es-ES_tradnl"/>
              </w:rPr>
            </w:pPr>
            <w:ins w:id="2264" w:author="BERNARDO MONJAS GEMA" w:date="2026-05-27T19:52:00Z">
              <w:del w:id="2265" w:author="OLIVARES MARTINEZ FERNANDO JESUS" w:date="2026-09-01T11:54:00Z">
                <w:r w:rsidDel="001D13EE">
                  <w:delText>Máximo 100 caracteres alfanuméricos</w:delText>
                </w:r>
              </w:del>
            </w:ins>
          </w:p>
        </w:tc>
        <w:tc>
          <w:tcPr>
            <w:tcW w:w="0" w:type="auto"/>
          </w:tcPr>
          <w:p w14:paraId="73C7D413" w14:textId="4B4E3498" w:rsidR="00303D84" w:rsidDel="001D13EE" w:rsidRDefault="00303D84" w:rsidP="00DF730E">
            <w:pPr>
              <w:rPr>
                <w:ins w:id="2266" w:author="BERNARDO MONJAS GEMA" w:date="2026-05-27T19:52:00Z"/>
                <w:del w:id="2267" w:author="OLIVARES MARTINEZ FERNANDO JESUS" w:date="2026-09-01T11:54:00Z"/>
              </w:rPr>
            </w:pPr>
            <w:ins w:id="2268" w:author="BERNARDO MONJAS GEMA" w:date="2026-05-27T19:52:00Z">
              <w:del w:id="2269" w:author="OLIVARES MARTINEZ FERNANDO JESUS" w:date="2026-09-01T11:54:00Z">
                <w:r w:rsidDel="001D13EE">
                  <w:delText>SIA_DAT_</w:delText>
                </w:r>
              </w:del>
              <w:del w:id="2270" w:author="OLIVARES MARTINEZ FERNANDO JESUS" w:date="2026-09-01T10:02:00Z">
                <w:r w:rsidDel="00EA4C3E">
                  <w:delText>VOZ</w:delText>
                </w:r>
              </w:del>
            </w:ins>
          </w:p>
          <w:p w14:paraId="541FD60F" w14:textId="68E26B6E" w:rsidR="00303D84" w:rsidDel="001D13EE" w:rsidRDefault="00303D84" w:rsidP="00DF730E">
            <w:pPr>
              <w:rPr>
                <w:ins w:id="2271" w:author="BERNARDO MONJAS GEMA" w:date="2026-05-27T19:52:00Z"/>
                <w:del w:id="2272" w:author="OLIVARES MARTINEZ FERNANDO JESUS" w:date="2026-09-01T11:54:00Z"/>
              </w:rPr>
            </w:pPr>
            <w:ins w:id="2273" w:author="BERNARDO MONJAS GEMA" w:date="2026-05-27T19:52:00Z">
              <w:del w:id="2274" w:author="OLIVARES MARTINEZ FERNANDO JESUS" w:date="2026-09-01T11:54:00Z">
                <w:r w:rsidDel="001D13EE">
                  <w:delText xml:space="preserve">DESCRIPCION </w:delText>
                </w:r>
              </w:del>
            </w:ins>
          </w:p>
        </w:tc>
      </w:tr>
      <w:tr w:rsidR="00E6379A" w:rsidDel="001D13EE" w14:paraId="6F02E4DA" w14:textId="0A6CD5C9" w:rsidTr="00DF730E">
        <w:trPr>
          <w:ins w:id="2275" w:author="BERNARDO MONJAS GEMA" w:date="2026-05-27T19:52:00Z"/>
          <w:del w:id="2276" w:author="OLIVARES MARTINEZ FERNANDO JESUS" w:date="2026-09-01T11:54:00Z"/>
        </w:trPr>
        <w:tc>
          <w:tcPr>
            <w:tcW w:w="0" w:type="auto"/>
          </w:tcPr>
          <w:p w14:paraId="0B92B68C" w14:textId="7AF156A0" w:rsidR="00303D84" w:rsidDel="001D13EE" w:rsidRDefault="00303D84" w:rsidP="00DF730E">
            <w:pPr>
              <w:rPr>
                <w:ins w:id="2277" w:author="BERNARDO MONJAS GEMA" w:date="2026-05-27T19:52:00Z"/>
                <w:del w:id="2278" w:author="OLIVARES MARTINEZ FERNANDO JESUS" w:date="2026-09-01T11:54:00Z"/>
              </w:rPr>
            </w:pPr>
            <w:ins w:id="2279" w:author="BERNARDO MONJAS GEMA" w:date="2026-05-27T19:52:00Z">
              <w:del w:id="2280" w:author="OLIVARES MARTINEZ FERNANDO JESUS" w:date="2026-09-01T11:54:00Z">
                <w:r w:rsidDel="001D13EE">
                  <w:delText>Indicador</w:delText>
                </w:r>
                <w:r w:rsidRPr="00C259F8" w:rsidDel="001D13EE">
                  <w:delText xml:space="preserve"> Activo</w:delText>
                </w:r>
              </w:del>
            </w:ins>
          </w:p>
        </w:tc>
        <w:tc>
          <w:tcPr>
            <w:tcW w:w="0" w:type="auto"/>
          </w:tcPr>
          <w:p w14:paraId="1671CBBD" w14:textId="1BCE62D4" w:rsidR="00303D84" w:rsidDel="001D13EE" w:rsidRDefault="00303D84" w:rsidP="00DF730E">
            <w:pPr>
              <w:rPr>
                <w:ins w:id="2281" w:author="BERNARDO MONJAS GEMA" w:date="2026-05-27T19:52:00Z"/>
                <w:del w:id="2282" w:author="OLIVARES MARTINEZ FERNANDO JESUS" w:date="2026-09-01T11:54:00Z"/>
                <w:lang w:val="es-ES_tradnl"/>
              </w:rPr>
            </w:pPr>
            <w:ins w:id="2283" w:author="BERNARDO MONJAS GEMA" w:date="2026-05-27T19:52:00Z">
              <w:del w:id="2284" w:author="OLIVARES MARTINEZ FERNANDO JESUS" w:date="2026-09-01T11:54:00Z">
                <w:r w:rsidRPr="00B9567B" w:rsidDel="001D13EE">
                  <w:rPr>
                    <w:lang w:val="es-ES_tradnl"/>
                  </w:rPr>
                  <w:delText>Oculto / Autocompletado.</w:delText>
                </w:r>
                <w:r w:rsidDel="001D13EE">
                  <w:rPr>
                    <w:lang w:val="es-ES_tradnl"/>
                  </w:rPr>
                  <w:delText xml:space="preserve"> </w:delText>
                </w:r>
                <w:r w:rsidRPr="00B9567B" w:rsidDel="001D13EE">
                  <w:rPr>
                    <w:lang w:val="es-ES_tradnl"/>
                  </w:rPr>
                  <w:delText>Estado de alta por defecto en la creación del registro.</w:delText>
                </w:r>
              </w:del>
            </w:ins>
          </w:p>
        </w:tc>
        <w:tc>
          <w:tcPr>
            <w:tcW w:w="0" w:type="auto"/>
          </w:tcPr>
          <w:p w14:paraId="26A1D1F3" w14:textId="07CE5D9F" w:rsidR="00303D84" w:rsidDel="001D13EE" w:rsidRDefault="00303D84" w:rsidP="00DF730E">
            <w:pPr>
              <w:rPr>
                <w:ins w:id="2285" w:author="BERNARDO MONJAS GEMA" w:date="2026-05-27T19:52:00Z"/>
                <w:del w:id="2286" w:author="OLIVARES MARTINEZ FERNANDO JESUS" w:date="2026-09-01T11:54:00Z"/>
              </w:rPr>
            </w:pPr>
            <w:ins w:id="2287" w:author="BERNARDO MONJAS GEMA" w:date="2026-05-27T19:52:00Z">
              <w:del w:id="2288" w:author="OLIVARES MARTINEZ FERNANDO JESUS" w:date="2026-09-01T11:54:00Z">
                <w:r w:rsidDel="001D13EE">
                  <w:delText>SIA_DAT_</w:delText>
                </w:r>
              </w:del>
              <w:del w:id="2289" w:author="OLIVARES MARTINEZ FERNANDO JESUS" w:date="2026-09-01T10:02:00Z">
                <w:r w:rsidDel="00EA4C3E">
                  <w:delText>VOZ</w:delText>
                </w:r>
              </w:del>
            </w:ins>
          </w:p>
          <w:p w14:paraId="29002B46" w14:textId="4176ECF2" w:rsidR="00303D84" w:rsidDel="001D13EE" w:rsidRDefault="00303D84" w:rsidP="00DF730E">
            <w:pPr>
              <w:rPr>
                <w:ins w:id="2290" w:author="BERNARDO MONJAS GEMA" w:date="2026-05-27T19:52:00Z"/>
                <w:del w:id="2291" w:author="OLIVARES MARTINEZ FERNANDO JESUS" w:date="2026-09-01T11:54:00Z"/>
              </w:rPr>
            </w:pPr>
            <w:ins w:id="2292" w:author="BERNARDO MONJAS GEMA" w:date="2026-05-27T19:52:00Z">
              <w:del w:id="2293" w:author="OLIVARES MARTINEZ FERNANDO JESUS" w:date="2026-09-01T11:54:00Z">
                <w:r w:rsidDel="001D13EE">
                  <w:delText>IND_ACTIVO = 1</w:delText>
                </w:r>
              </w:del>
            </w:ins>
          </w:p>
        </w:tc>
      </w:tr>
    </w:tbl>
    <w:p w14:paraId="3E964E8F" w14:textId="3E448817" w:rsidR="00303D84" w:rsidDel="001D13EE" w:rsidRDefault="00303D84" w:rsidP="00B9567B">
      <w:pPr>
        <w:rPr>
          <w:ins w:id="2294" w:author="BERNARDO MONJAS GEMA" w:date="2026-05-27T19:54:00Z"/>
          <w:del w:id="2295" w:author="OLIVARES MARTINEZ FERNANDO JESUS" w:date="2026-09-01T11:55:00Z"/>
        </w:rPr>
      </w:pPr>
    </w:p>
    <w:p w14:paraId="539464FF" w14:textId="29D9595E" w:rsidR="00E6379A" w:rsidDel="001D13EE" w:rsidRDefault="00E6379A" w:rsidP="00E6379A">
      <w:pPr>
        <w:rPr>
          <w:ins w:id="2296" w:author="BERNARDO MONJAS GEMA" w:date="2026-05-27T19:58:00Z"/>
          <w:del w:id="2297" w:author="OLIVARES MARTINEZ FERNANDO JESUS" w:date="2026-09-01T11:55:00Z"/>
        </w:rPr>
      </w:pPr>
      <w:ins w:id="2298" w:author="BERNARDO MONJAS GEMA" w:date="2026-05-27T19:55:00Z">
        <w:del w:id="2299" w:author="OLIVARES MARTINEZ FERNANDO JESUS" w:date="2026-09-01T11:55:00Z">
          <w:r w:rsidDel="001D13EE">
            <w:delText>Al seleccionar Tipo = ‘Epígrafe o Vicisitud’:</w:delText>
          </w:r>
        </w:del>
      </w:ins>
    </w:p>
    <w:p w14:paraId="4BBD8731" w14:textId="52EE0099" w:rsidR="00E6379A" w:rsidDel="001D13EE" w:rsidRDefault="00E6379A" w:rsidP="00E6379A">
      <w:pPr>
        <w:rPr>
          <w:ins w:id="2300" w:author="BERNARDO MONJAS GEMA" w:date="2026-05-27T19:55:00Z"/>
          <w:del w:id="2301" w:author="OLIVARES MARTINEZ FERNANDO JESUS" w:date="2026-09-01T11:55:00Z"/>
        </w:rPr>
      </w:pPr>
      <w:ins w:id="2302" w:author="BERNARDO MONJAS GEMA" w:date="2026-05-27T19:58:00Z">
        <w:del w:id="2303" w:author="OLIVARES MARTINEZ FERNANDO JESUS" w:date="2026-09-01T11:55:00Z">
          <w:r w:rsidDel="001D13EE">
            <w:delText xml:space="preserve">Solo se permite dar de alta voces de estos tipos si hay </w:delText>
          </w:r>
        </w:del>
      </w:ins>
      <w:ins w:id="2304" w:author="BERNARDO MONJAS GEMA" w:date="2026-05-27T19:59:00Z">
        <w:del w:id="2305" w:author="OLIVARES MARTINEZ FERNANDO JESUS" w:date="2026-09-01T11:55:00Z">
          <w:r w:rsidDel="001D13EE">
            <w:delText>voces de tipo Sección:</w:delText>
          </w:r>
        </w:del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1"/>
        <w:gridCol w:w="4397"/>
        <w:gridCol w:w="2516"/>
      </w:tblGrid>
      <w:tr w:rsidR="00E6379A" w:rsidDel="001D13EE" w14:paraId="5E42010C" w14:textId="23ADA754" w:rsidTr="00DF730E">
        <w:trPr>
          <w:ins w:id="2306" w:author="BERNARDO MONJAS GEMA" w:date="2026-05-27T19:54:00Z"/>
          <w:del w:id="2307" w:author="OLIVARES MARTINEZ FERNANDO JESUS" w:date="2026-09-01T11:55:00Z"/>
        </w:trPr>
        <w:tc>
          <w:tcPr>
            <w:tcW w:w="0" w:type="auto"/>
            <w:shd w:val="clear" w:color="auto" w:fill="1F4E79" w:themeFill="accent1" w:themeFillShade="80"/>
          </w:tcPr>
          <w:p w14:paraId="18E51F21" w14:textId="1C3ECC7C" w:rsidR="00E6379A" w:rsidRPr="00572FB3" w:rsidDel="001D13EE" w:rsidRDefault="00E6379A" w:rsidP="00DF730E">
            <w:pPr>
              <w:rPr>
                <w:ins w:id="2308" w:author="BERNARDO MONJAS GEMA" w:date="2026-05-27T19:54:00Z"/>
                <w:del w:id="2309" w:author="OLIVARES MARTINEZ FERNANDO JESUS" w:date="2026-09-01T11:55:00Z"/>
                <w:b/>
                <w:color w:val="FFFFFF" w:themeColor="background1"/>
              </w:rPr>
            </w:pPr>
            <w:ins w:id="2310" w:author="BERNARDO MONJAS GEMA" w:date="2026-05-27T19:54:00Z">
              <w:del w:id="2311" w:author="OLIVARES MARTINEZ FERNANDO JESUS" w:date="2026-09-01T11:55:00Z">
                <w:r w:rsidRPr="00572FB3" w:rsidDel="001D13EE">
                  <w:rPr>
                    <w:b/>
                    <w:color w:val="FFFFFF" w:themeColor="background1"/>
                  </w:rPr>
                  <w:delText>Campo Formulario</w:delText>
                </w:r>
              </w:del>
            </w:ins>
          </w:p>
        </w:tc>
        <w:tc>
          <w:tcPr>
            <w:tcW w:w="0" w:type="auto"/>
            <w:shd w:val="clear" w:color="auto" w:fill="1F4E79" w:themeFill="accent1" w:themeFillShade="80"/>
          </w:tcPr>
          <w:p w14:paraId="28E7F4FB" w14:textId="576EA1FB" w:rsidR="00E6379A" w:rsidRPr="00572FB3" w:rsidDel="001D13EE" w:rsidRDefault="00E6379A" w:rsidP="00DF730E">
            <w:pPr>
              <w:rPr>
                <w:ins w:id="2312" w:author="BERNARDO MONJAS GEMA" w:date="2026-05-27T19:54:00Z"/>
                <w:del w:id="2313" w:author="OLIVARES MARTINEZ FERNANDO JESUS" w:date="2026-09-01T11:55:00Z"/>
                <w:b/>
                <w:color w:val="FFFFFF" w:themeColor="background1"/>
              </w:rPr>
            </w:pPr>
            <w:ins w:id="2314" w:author="BERNARDO MONJAS GEMA" w:date="2026-05-27T19:54:00Z">
              <w:del w:id="2315" w:author="OLIVARES MARTINEZ FERNANDO JESUS" w:date="2026-09-01T11:55:00Z">
                <w:r w:rsidRPr="00572FB3" w:rsidDel="001D13EE">
                  <w:rPr>
                    <w:b/>
                    <w:color w:val="FFFFFF" w:themeColor="background1"/>
                  </w:rPr>
                  <w:delText>Descripción</w:delText>
                </w:r>
              </w:del>
            </w:ins>
          </w:p>
        </w:tc>
        <w:tc>
          <w:tcPr>
            <w:tcW w:w="0" w:type="auto"/>
            <w:shd w:val="clear" w:color="auto" w:fill="1F4E79" w:themeFill="accent1" w:themeFillShade="80"/>
          </w:tcPr>
          <w:p w14:paraId="65ADF94E" w14:textId="6DA66640" w:rsidR="00E6379A" w:rsidRPr="00572FB3" w:rsidDel="001D13EE" w:rsidRDefault="00E6379A" w:rsidP="00DF730E">
            <w:pPr>
              <w:rPr>
                <w:ins w:id="2316" w:author="BERNARDO MONJAS GEMA" w:date="2026-05-27T19:54:00Z"/>
                <w:del w:id="2317" w:author="OLIVARES MARTINEZ FERNANDO JESUS" w:date="2026-09-01T11:55:00Z"/>
                <w:b/>
                <w:color w:val="FFFFFF" w:themeColor="background1"/>
              </w:rPr>
            </w:pPr>
            <w:ins w:id="2318" w:author="BERNARDO MONJAS GEMA" w:date="2026-05-27T19:54:00Z">
              <w:del w:id="2319" w:author="OLIVARES MARTINEZ FERNANDO JESUS" w:date="2026-09-01T11:55:00Z">
                <w:r w:rsidDel="001D13EE">
                  <w:rPr>
                    <w:b/>
                    <w:color w:val="FFFFFF" w:themeColor="background1"/>
                  </w:rPr>
                  <w:delText>BD</w:delText>
                </w:r>
              </w:del>
            </w:ins>
          </w:p>
        </w:tc>
      </w:tr>
      <w:tr w:rsidR="00E6379A" w:rsidRPr="00EA4C3E" w:rsidDel="001D13EE" w14:paraId="43D9AAFF" w14:textId="0F867148" w:rsidTr="00DF730E">
        <w:trPr>
          <w:ins w:id="2320" w:author="BERNARDO MONJAS GEMA" w:date="2026-05-27T19:54:00Z"/>
          <w:del w:id="2321" w:author="OLIVARES MARTINEZ FERNANDO JESUS" w:date="2026-09-01T11:55:00Z"/>
        </w:trPr>
        <w:tc>
          <w:tcPr>
            <w:tcW w:w="0" w:type="auto"/>
          </w:tcPr>
          <w:p w14:paraId="252F0FCA" w14:textId="06BE7039" w:rsidR="00E6379A" w:rsidDel="001D13EE" w:rsidRDefault="00E6379A" w:rsidP="00E6379A">
            <w:pPr>
              <w:rPr>
                <w:ins w:id="2322" w:author="BERNARDO MONJAS GEMA" w:date="2026-05-27T19:54:00Z"/>
                <w:del w:id="2323" w:author="OLIVARES MARTINEZ FERNANDO JESUS" w:date="2026-09-01T11:55:00Z"/>
              </w:rPr>
            </w:pPr>
            <w:ins w:id="2324" w:author="BERNARDO MONJAS GEMA" w:date="2026-05-27T19:57:00Z">
              <w:del w:id="2325" w:author="OLIVARES MARTINEZ FERNANDO JESUS" w:date="2026-09-01T11:55:00Z">
                <w:r w:rsidRPr="00B9567B" w:rsidDel="001D13EE">
                  <w:delText>Indicador BOE</w:delText>
                </w:r>
              </w:del>
            </w:ins>
          </w:p>
        </w:tc>
        <w:tc>
          <w:tcPr>
            <w:tcW w:w="0" w:type="auto"/>
          </w:tcPr>
          <w:p w14:paraId="7BB5C5A8" w14:textId="3B97F634" w:rsidR="00E6379A" w:rsidDel="001D13EE" w:rsidRDefault="00E6379A" w:rsidP="00E6379A">
            <w:pPr>
              <w:rPr>
                <w:ins w:id="2326" w:author="BERNARDO MONJAS GEMA" w:date="2026-05-27T19:54:00Z"/>
                <w:del w:id="2327" w:author="OLIVARES MARTINEZ FERNANDO JESUS" w:date="2026-09-01T11:55:00Z"/>
                <w:lang w:val="es-ES_tradnl"/>
              </w:rPr>
            </w:pPr>
            <w:ins w:id="2328" w:author="BERNARDO MONJAS GEMA" w:date="2026-05-27T19:57:00Z">
              <w:del w:id="2329" w:author="OLIVARES MARTINEZ FERNANDO JESUS" w:date="2026-09-01T11:55:00Z">
                <w:r w:rsidRPr="00B9567B" w:rsidDel="001D13EE">
                  <w:rPr>
                    <w:lang w:val="es-ES_tradnl"/>
                  </w:rPr>
                  <w:delText>Checkbox / Switch Numérico.</w:delText>
                </w:r>
                <w:r w:rsidDel="001D13EE">
                  <w:rPr>
                    <w:lang w:val="es-ES_tradnl"/>
                  </w:rPr>
                  <w:delText xml:space="preserve"> </w:delText>
                </w:r>
                <w:r w:rsidRPr="00B9567B" w:rsidDel="001D13EE">
                  <w:rPr>
                    <w:lang w:val="es-ES_tradnl"/>
                  </w:rPr>
                  <w:delText xml:space="preserve">Determina si la </w:delText>
                </w:r>
              </w:del>
              <w:del w:id="2330" w:author="OLIVARES MARTINEZ FERNANDO JESUS" w:date="2026-09-01T10:02:00Z">
                <w:r w:rsidRPr="00B9567B" w:rsidDel="00EA4C3E">
                  <w:rPr>
                    <w:lang w:val="es-ES_tradnl"/>
                  </w:rPr>
                  <w:delText>voz</w:delText>
                </w:r>
              </w:del>
              <w:del w:id="2331" w:author="OLIVARES MARTINEZ FERNANDO JESUS" w:date="2026-09-01T11:55:00Z">
                <w:r w:rsidRPr="00B9567B" w:rsidDel="001D13EE">
                  <w:rPr>
                    <w:lang w:val="es-ES_tradnl"/>
                  </w:rPr>
                  <w:delText xml:space="preserve"> es de publicación en el BOE</w:delText>
                </w:r>
              </w:del>
            </w:ins>
          </w:p>
        </w:tc>
        <w:tc>
          <w:tcPr>
            <w:tcW w:w="0" w:type="auto"/>
          </w:tcPr>
          <w:p w14:paraId="749CC8AB" w14:textId="1F58935D" w:rsidR="00E6379A" w:rsidDel="001D13EE" w:rsidRDefault="00E6379A" w:rsidP="00E6379A">
            <w:pPr>
              <w:rPr>
                <w:ins w:id="2332" w:author="BERNARDO MONJAS GEMA" w:date="2026-05-27T19:57:00Z"/>
                <w:del w:id="2333" w:author="OLIVARES MARTINEZ FERNANDO JESUS" w:date="2026-09-01T11:55:00Z"/>
              </w:rPr>
            </w:pPr>
            <w:ins w:id="2334" w:author="BERNARDO MONJAS GEMA" w:date="2026-05-27T19:57:00Z">
              <w:del w:id="2335" w:author="OLIVARES MARTINEZ FERNANDO JESUS" w:date="2026-09-01T11:55:00Z">
                <w:r w:rsidDel="001D13EE">
                  <w:delText>SIA_DAT_</w:delText>
                </w:r>
              </w:del>
              <w:del w:id="2336" w:author="OLIVARES MARTINEZ FERNANDO JESUS" w:date="2026-09-01T10:02:00Z">
                <w:r w:rsidDel="00EA4C3E">
                  <w:delText>VOZ</w:delText>
                </w:r>
              </w:del>
            </w:ins>
          </w:p>
          <w:p w14:paraId="3DCB44E1" w14:textId="1AEDC5A1" w:rsidR="00E6379A" w:rsidRPr="00CA1201" w:rsidDel="001D13EE" w:rsidRDefault="00E6379A" w:rsidP="00E6379A">
            <w:pPr>
              <w:rPr>
                <w:ins w:id="2337" w:author="BERNARDO MONJAS GEMA" w:date="2026-05-27T19:57:00Z"/>
                <w:del w:id="2338" w:author="OLIVARES MARTINEZ FERNANDO JESUS" w:date="2026-09-01T11:55:00Z"/>
                <w:lang w:val="en-US"/>
              </w:rPr>
            </w:pPr>
            <w:ins w:id="2339" w:author="BERNARDO MONJAS GEMA" w:date="2026-05-27T19:57:00Z">
              <w:del w:id="2340" w:author="OLIVARES MARTINEZ FERNANDO JESUS" w:date="2026-09-01T11:55:00Z">
                <w:r w:rsidRPr="00CA1201" w:rsidDel="001D13EE">
                  <w:rPr>
                    <w:lang w:val="en-US"/>
                  </w:rPr>
                  <w:delText>IND_BOE = :indBoe</w:delText>
                </w:r>
              </w:del>
            </w:ins>
          </w:p>
          <w:p w14:paraId="73014793" w14:textId="19E55F51" w:rsidR="00E6379A" w:rsidRPr="00294768" w:rsidDel="001D13EE" w:rsidRDefault="00E6379A" w:rsidP="00E6379A">
            <w:pPr>
              <w:rPr>
                <w:ins w:id="2341" w:author="BERNARDO MONJAS GEMA" w:date="2026-05-27T19:54:00Z"/>
                <w:del w:id="2342" w:author="OLIVARES MARTINEZ FERNANDO JESUS" w:date="2026-09-01T11:55:00Z"/>
                <w:lang w:val="en-US"/>
                <w:rPrChange w:id="2343" w:author="OLIVARES MARTINEZ FERNANDO JESUS" w:date="2026-08-13T08:44:00Z">
                  <w:rPr>
                    <w:ins w:id="2344" w:author="BERNARDO MONJAS GEMA" w:date="2026-05-27T19:54:00Z"/>
                    <w:del w:id="2345" w:author="OLIVARES MARTINEZ FERNANDO JESUS" w:date="2026-09-01T11:55:00Z"/>
                  </w:rPr>
                </w:rPrChange>
              </w:rPr>
            </w:pPr>
            <w:ins w:id="2346" w:author="BERNARDO MONJAS GEMA" w:date="2026-05-27T19:57:00Z">
              <w:del w:id="2347" w:author="OLIVARES MARTINEZ FERNANDO JESUS" w:date="2026-09-01T11:55:00Z">
                <w:r w:rsidRPr="00CA1201" w:rsidDel="001D13EE">
                  <w:rPr>
                    <w:lang w:val="en-US"/>
                  </w:rPr>
                  <w:delText>(NUMBER(1,0) No nulo).</w:delText>
                </w:r>
              </w:del>
            </w:ins>
          </w:p>
        </w:tc>
      </w:tr>
      <w:tr w:rsidR="00E6379A" w:rsidDel="001D13EE" w14:paraId="67558DC0" w14:textId="72F56E84" w:rsidTr="00DF730E">
        <w:trPr>
          <w:ins w:id="2348" w:author="BERNARDO MONJAS GEMA" w:date="2026-05-27T19:57:00Z"/>
          <w:del w:id="2349" w:author="OLIVARES MARTINEZ FERNANDO JESUS" w:date="2026-09-01T11:55:00Z"/>
        </w:trPr>
        <w:tc>
          <w:tcPr>
            <w:tcW w:w="0" w:type="auto"/>
          </w:tcPr>
          <w:p w14:paraId="278DF2A9" w14:textId="32DABC22" w:rsidR="00E6379A" w:rsidDel="001D13EE" w:rsidRDefault="00E6379A" w:rsidP="00E6379A">
            <w:pPr>
              <w:rPr>
                <w:ins w:id="2350" w:author="BERNARDO MONJAS GEMA" w:date="2026-05-27T19:57:00Z"/>
                <w:del w:id="2351" w:author="OLIVARES MARTINEZ FERNANDO JESUS" w:date="2026-09-01T11:55:00Z"/>
              </w:rPr>
            </w:pPr>
            <w:ins w:id="2352" w:author="BERNARDO MONJAS GEMA" w:date="2026-05-27T19:57:00Z">
              <w:del w:id="2353" w:author="OLIVARES MARTINEZ FERNANDO JESUS" w:date="2026-09-01T11:55:00Z">
                <w:r w:rsidDel="001D13EE">
                  <w:delText>Sección</w:delText>
                </w:r>
              </w:del>
            </w:ins>
          </w:p>
        </w:tc>
        <w:tc>
          <w:tcPr>
            <w:tcW w:w="0" w:type="auto"/>
          </w:tcPr>
          <w:p w14:paraId="0BA2FF69" w14:textId="234AAFFF" w:rsidR="00E6379A" w:rsidDel="001D13EE" w:rsidRDefault="00E6379A" w:rsidP="00E6379A">
            <w:pPr>
              <w:rPr>
                <w:ins w:id="2354" w:author="BERNARDO MONJAS GEMA" w:date="2026-05-27T19:57:00Z"/>
                <w:del w:id="2355" w:author="OLIVARES MARTINEZ FERNANDO JESUS" w:date="2026-09-01T11:55:00Z"/>
                <w:lang w:val="es-ES_tradnl"/>
              </w:rPr>
            </w:pPr>
            <w:ins w:id="2356" w:author="BERNARDO MONJAS GEMA" w:date="2026-05-27T19:57:00Z">
              <w:del w:id="2357" w:author="OLIVARES MARTINEZ FERNANDO JESUS" w:date="2026-09-01T11:55:00Z">
                <w:r w:rsidDel="001D13EE">
                  <w:rPr>
                    <w:lang w:val="es-ES_tradnl"/>
                  </w:rPr>
                  <w:delText>Selector múltiple de las secciones a las qu</w:delText>
                </w:r>
              </w:del>
            </w:ins>
            <w:ins w:id="2358" w:author="BERNARDO MONJAS GEMA" w:date="2026-05-27T19:58:00Z">
              <w:del w:id="2359" w:author="OLIVARES MARTINEZ FERNANDO JESUS" w:date="2026-09-01T11:55:00Z">
                <w:r w:rsidDel="001D13EE">
                  <w:rPr>
                    <w:lang w:val="es-ES_tradnl"/>
                  </w:rPr>
                  <w:delText xml:space="preserve">e pertenece la </w:delText>
                </w:r>
              </w:del>
              <w:del w:id="2360" w:author="OLIVARES MARTINEZ FERNANDO JESUS" w:date="2026-09-01T10:02:00Z">
                <w:r w:rsidDel="00EA4C3E">
                  <w:rPr>
                    <w:lang w:val="es-ES_tradnl"/>
                  </w:rPr>
                  <w:delText>voz</w:delText>
                </w:r>
              </w:del>
            </w:ins>
          </w:p>
        </w:tc>
        <w:tc>
          <w:tcPr>
            <w:tcW w:w="0" w:type="auto"/>
          </w:tcPr>
          <w:p w14:paraId="1D7002E7" w14:textId="0AD10095" w:rsidR="00E6379A" w:rsidDel="001D13EE" w:rsidRDefault="00E6379A" w:rsidP="00E6379A">
            <w:pPr>
              <w:rPr>
                <w:ins w:id="2361" w:author="BERNARDO MONJAS GEMA" w:date="2026-05-27T19:58:00Z"/>
                <w:del w:id="2362" w:author="OLIVARES MARTINEZ FERNANDO JESUS" w:date="2026-09-01T11:55:00Z"/>
              </w:rPr>
            </w:pPr>
            <w:ins w:id="2363" w:author="BERNARDO MONJAS GEMA" w:date="2026-05-27T19:58:00Z">
              <w:del w:id="2364" w:author="OLIVARES MARTINEZ FERNANDO JESUS" w:date="2026-09-01T11:55:00Z">
                <w:r w:rsidDel="001D13EE">
                  <w:delText>SIA_DAT_</w:delText>
                </w:r>
              </w:del>
              <w:del w:id="2365" w:author="OLIVARES MARTINEZ FERNANDO JESUS" w:date="2026-09-01T10:02:00Z">
                <w:r w:rsidDel="00EA4C3E">
                  <w:delText>VOZ</w:delText>
                </w:r>
              </w:del>
              <w:del w:id="2366" w:author="OLIVARES MARTINEZ FERNANDO JESUS" w:date="2026-09-01T11:55:00Z">
                <w:r w:rsidDel="001D13EE">
                  <w:delText>_SECCION</w:delText>
                </w:r>
              </w:del>
            </w:ins>
          </w:p>
          <w:p w14:paraId="072D1399" w14:textId="0F0FF9F9" w:rsidR="00E6379A" w:rsidDel="001D13EE" w:rsidRDefault="00E6379A" w:rsidP="00E6379A">
            <w:pPr>
              <w:rPr>
                <w:ins w:id="2367" w:author="BERNARDO MONJAS GEMA" w:date="2026-05-27T19:57:00Z"/>
                <w:del w:id="2368" w:author="OLIVARES MARTINEZ FERNANDO JESUS" w:date="2026-09-01T11:55:00Z"/>
              </w:rPr>
            </w:pPr>
          </w:p>
        </w:tc>
      </w:tr>
      <w:tr w:rsidR="00E6379A" w:rsidDel="001D13EE" w14:paraId="1D805239" w14:textId="1C73C0DE" w:rsidTr="00DF730E">
        <w:trPr>
          <w:ins w:id="2369" w:author="BERNARDO MONJAS GEMA" w:date="2026-05-27T19:57:00Z"/>
          <w:del w:id="2370" w:author="OLIVARES MARTINEZ FERNANDO JESUS" w:date="2026-09-01T11:55:00Z"/>
        </w:trPr>
        <w:tc>
          <w:tcPr>
            <w:tcW w:w="0" w:type="auto"/>
          </w:tcPr>
          <w:p w14:paraId="7FA88A15" w14:textId="57EE74CC" w:rsidR="00E6379A" w:rsidDel="001D13EE" w:rsidRDefault="00E6379A" w:rsidP="00E6379A">
            <w:pPr>
              <w:rPr>
                <w:ins w:id="2371" w:author="BERNARDO MONJAS GEMA" w:date="2026-05-27T19:57:00Z"/>
                <w:del w:id="2372" w:author="OLIVARES MARTINEZ FERNANDO JESUS" w:date="2026-09-01T11:55:00Z"/>
              </w:rPr>
            </w:pPr>
            <w:ins w:id="2373" w:author="BERNARDO MONJAS GEMA" w:date="2026-05-27T19:57:00Z">
              <w:del w:id="2374" w:author="OLIVARES MARTINEZ FERNANDO JESUS" w:date="2026-09-01T11:55:00Z">
                <w:r w:rsidDel="001D13EE">
                  <w:delText>Código</w:delText>
                </w:r>
              </w:del>
            </w:ins>
          </w:p>
        </w:tc>
        <w:tc>
          <w:tcPr>
            <w:tcW w:w="0" w:type="auto"/>
          </w:tcPr>
          <w:p w14:paraId="12472BFF" w14:textId="10B5AC6C" w:rsidR="00E6379A" w:rsidDel="001D13EE" w:rsidRDefault="00E6379A" w:rsidP="00E6379A">
            <w:pPr>
              <w:rPr>
                <w:ins w:id="2375" w:author="BERNARDO MONJAS GEMA" w:date="2026-05-27T19:57:00Z"/>
                <w:del w:id="2376" w:author="OLIVARES MARTINEZ FERNANDO JESUS" w:date="2026-09-01T11:55:00Z"/>
                <w:lang w:val="es-ES_tradnl"/>
              </w:rPr>
            </w:pPr>
            <w:ins w:id="2377" w:author="BERNARDO MONJAS GEMA" w:date="2026-05-27T19:57:00Z">
              <w:del w:id="2378" w:author="OLIVARES MARTINEZ FERNANDO JESUS" w:date="2026-09-01T11:55:00Z">
                <w:r w:rsidDel="001D13EE">
                  <w:rPr>
                    <w:lang w:val="es-ES_tradnl"/>
                  </w:rPr>
                  <w:delText>Input Text Alfanumérico</w:delText>
                </w:r>
              </w:del>
            </w:ins>
          </w:p>
          <w:p w14:paraId="4F6F8105" w14:textId="187CC532" w:rsidR="00E6379A" w:rsidDel="001D13EE" w:rsidRDefault="00E6379A" w:rsidP="00E6379A">
            <w:pPr>
              <w:rPr>
                <w:ins w:id="2379" w:author="BERNARDO MONJAS GEMA" w:date="2026-05-27T19:57:00Z"/>
                <w:del w:id="2380" w:author="OLIVARES MARTINEZ FERNANDO JESUS" w:date="2026-09-01T11:55:00Z"/>
                <w:rFonts w:cs="Arial"/>
              </w:rPr>
            </w:pPr>
            <w:ins w:id="2381" w:author="BERNARDO MONJAS GEMA" w:date="2026-05-27T19:57:00Z">
              <w:del w:id="2382" w:author="OLIVARES MARTINEZ FERNANDO JESUS" w:date="2026-09-01T11:55:00Z">
                <w:r w:rsidDel="001D13EE">
                  <w:rPr>
                    <w:rFonts w:cs="Arial"/>
                  </w:rPr>
                  <w:delText>Campo de texto libre</w:delText>
                </w:r>
                <w:r w:rsidRPr="00A274D9" w:rsidDel="001D13EE">
                  <w:rPr>
                    <w:rFonts w:cs="Arial"/>
                  </w:rPr>
                  <w:delText xml:space="preserve"> </w:delText>
                </w:r>
              </w:del>
            </w:ins>
          </w:p>
          <w:p w14:paraId="7FC63CAA" w14:textId="43E696B7" w:rsidR="00E6379A" w:rsidDel="001D13EE" w:rsidRDefault="00E6379A" w:rsidP="00E6379A">
            <w:pPr>
              <w:rPr>
                <w:ins w:id="2383" w:author="BERNARDO MONJAS GEMA" w:date="2026-05-27T19:57:00Z"/>
                <w:del w:id="2384" w:author="OLIVARES MARTINEZ FERNANDO JESUS" w:date="2026-09-01T11:55:00Z"/>
                <w:lang w:val="es-ES_tradnl"/>
              </w:rPr>
            </w:pPr>
            <w:ins w:id="2385" w:author="BERNARDO MONJAS GEMA" w:date="2026-05-27T19:57:00Z">
              <w:del w:id="2386" w:author="OLIVARES MARTINEZ FERNANDO JESUS" w:date="2026-09-01T11:55:00Z">
                <w:r w:rsidDel="001D13EE">
                  <w:delText>Máximo 5 caracteres alfanuméricos</w:delText>
                </w:r>
              </w:del>
            </w:ins>
          </w:p>
        </w:tc>
        <w:tc>
          <w:tcPr>
            <w:tcW w:w="0" w:type="auto"/>
          </w:tcPr>
          <w:p w14:paraId="648FF173" w14:textId="29EFB8F2" w:rsidR="00E6379A" w:rsidDel="001D13EE" w:rsidRDefault="00E6379A" w:rsidP="00E6379A">
            <w:pPr>
              <w:rPr>
                <w:ins w:id="2387" w:author="BERNARDO MONJAS GEMA" w:date="2026-05-27T19:57:00Z"/>
                <w:del w:id="2388" w:author="OLIVARES MARTINEZ FERNANDO JESUS" w:date="2026-09-01T11:55:00Z"/>
              </w:rPr>
            </w:pPr>
            <w:ins w:id="2389" w:author="BERNARDO MONJAS GEMA" w:date="2026-05-27T19:57:00Z">
              <w:del w:id="2390" w:author="OLIVARES MARTINEZ FERNANDO JESUS" w:date="2026-09-01T11:55:00Z">
                <w:r w:rsidDel="001D13EE">
                  <w:delText>SIA_DAT_</w:delText>
                </w:r>
              </w:del>
              <w:del w:id="2391" w:author="OLIVARES MARTINEZ FERNANDO JESUS" w:date="2026-09-01T10:02:00Z">
                <w:r w:rsidDel="00EA4C3E">
                  <w:delText>VOZ</w:delText>
                </w:r>
              </w:del>
            </w:ins>
          </w:p>
          <w:p w14:paraId="73123B78" w14:textId="73DDBB9F" w:rsidR="00E6379A" w:rsidDel="001D13EE" w:rsidRDefault="00E6379A" w:rsidP="00E6379A">
            <w:pPr>
              <w:rPr>
                <w:ins w:id="2392" w:author="BERNARDO MONJAS GEMA" w:date="2026-05-27T19:57:00Z"/>
                <w:del w:id="2393" w:author="OLIVARES MARTINEZ FERNANDO JESUS" w:date="2026-09-01T11:55:00Z"/>
              </w:rPr>
            </w:pPr>
            <w:ins w:id="2394" w:author="BERNARDO MONJAS GEMA" w:date="2026-05-27T19:57:00Z">
              <w:del w:id="2395" w:author="OLIVARES MARTINEZ FERNANDO JESUS" w:date="2026-09-01T11:55:00Z">
                <w:r w:rsidDel="001D13EE">
                  <w:delText xml:space="preserve">CODIGO </w:delText>
                </w:r>
              </w:del>
            </w:ins>
          </w:p>
        </w:tc>
      </w:tr>
      <w:tr w:rsidR="00E6379A" w:rsidDel="001D13EE" w14:paraId="0B4BBB23" w14:textId="438839A9" w:rsidTr="00DF730E">
        <w:trPr>
          <w:ins w:id="2396" w:author="BERNARDO MONJAS GEMA" w:date="2026-05-27T19:54:00Z"/>
          <w:del w:id="2397" w:author="OLIVARES MARTINEZ FERNANDO JESUS" w:date="2026-09-01T11:55:00Z"/>
        </w:trPr>
        <w:tc>
          <w:tcPr>
            <w:tcW w:w="0" w:type="auto"/>
          </w:tcPr>
          <w:p w14:paraId="5DD812B6" w14:textId="4AF80E8A" w:rsidR="00E6379A" w:rsidDel="001D13EE" w:rsidRDefault="00E6379A" w:rsidP="00E6379A">
            <w:pPr>
              <w:rPr>
                <w:ins w:id="2398" w:author="BERNARDO MONJAS GEMA" w:date="2026-05-27T19:54:00Z"/>
                <w:del w:id="2399" w:author="OLIVARES MARTINEZ FERNANDO JESUS" w:date="2026-09-01T11:55:00Z"/>
              </w:rPr>
            </w:pPr>
            <w:ins w:id="2400" w:author="BERNARDO MONJAS GEMA" w:date="2026-05-27T19:54:00Z">
              <w:del w:id="2401" w:author="OLIVARES MARTINEZ FERNANDO JESUS" w:date="2026-09-01T11:55:00Z">
                <w:r w:rsidRPr="00C259F8" w:rsidDel="001D13EE">
                  <w:delText>Descripción</w:delText>
                </w:r>
              </w:del>
            </w:ins>
          </w:p>
        </w:tc>
        <w:tc>
          <w:tcPr>
            <w:tcW w:w="0" w:type="auto"/>
          </w:tcPr>
          <w:p w14:paraId="4552AD7A" w14:textId="44FAC1A5" w:rsidR="00E6379A" w:rsidDel="001D13EE" w:rsidRDefault="00E6379A" w:rsidP="00E6379A">
            <w:pPr>
              <w:rPr>
                <w:ins w:id="2402" w:author="BERNARDO MONJAS GEMA" w:date="2026-05-27T19:54:00Z"/>
                <w:del w:id="2403" w:author="OLIVARES MARTINEZ FERNANDO JESUS" w:date="2026-09-01T11:55:00Z"/>
                <w:lang w:val="es-ES_tradnl"/>
              </w:rPr>
            </w:pPr>
            <w:ins w:id="2404" w:author="BERNARDO MONJAS GEMA" w:date="2026-05-27T19:54:00Z">
              <w:del w:id="2405" w:author="OLIVARES MARTINEZ FERNANDO JESUS" w:date="2026-09-01T11:55:00Z">
                <w:r w:rsidRPr="00C259F8" w:rsidDel="001D13EE">
                  <w:rPr>
                    <w:lang w:val="es-ES_tradnl"/>
                  </w:rPr>
                  <w:delText>Input Text Alfanumérico.</w:delText>
                </w:r>
                <w:r w:rsidDel="001D13EE">
                  <w:rPr>
                    <w:lang w:val="es-ES_tradnl"/>
                  </w:rPr>
                  <w:delText xml:space="preserve"> </w:delText>
                </w:r>
              </w:del>
            </w:ins>
          </w:p>
          <w:p w14:paraId="0FD6079A" w14:textId="7515992F" w:rsidR="00E6379A" w:rsidDel="001D13EE" w:rsidRDefault="00E6379A" w:rsidP="00E6379A">
            <w:pPr>
              <w:rPr>
                <w:ins w:id="2406" w:author="BERNARDO MONJAS GEMA" w:date="2026-05-27T19:54:00Z"/>
                <w:del w:id="2407" w:author="OLIVARES MARTINEZ FERNANDO JESUS" w:date="2026-09-01T11:55:00Z"/>
                <w:rFonts w:cs="Arial"/>
              </w:rPr>
            </w:pPr>
            <w:ins w:id="2408" w:author="BERNARDO MONJAS GEMA" w:date="2026-05-27T19:54:00Z">
              <w:del w:id="2409" w:author="OLIVARES MARTINEZ FERNANDO JESUS" w:date="2026-09-01T11:55:00Z">
                <w:r w:rsidDel="001D13EE">
                  <w:rPr>
                    <w:rFonts w:cs="Arial"/>
                  </w:rPr>
                  <w:delText>Campo de texto libre</w:delText>
                </w:r>
                <w:r w:rsidRPr="00A274D9" w:rsidDel="001D13EE">
                  <w:rPr>
                    <w:rFonts w:cs="Arial"/>
                  </w:rPr>
                  <w:delText xml:space="preserve"> </w:delText>
                </w:r>
              </w:del>
            </w:ins>
          </w:p>
          <w:p w14:paraId="20EE501A" w14:textId="6E7EDD0E" w:rsidR="00E6379A" w:rsidDel="001D13EE" w:rsidRDefault="00E6379A" w:rsidP="00E6379A">
            <w:pPr>
              <w:rPr>
                <w:ins w:id="2410" w:author="BERNARDO MONJAS GEMA" w:date="2026-05-27T19:54:00Z"/>
                <w:del w:id="2411" w:author="OLIVARES MARTINEZ FERNANDO JESUS" w:date="2026-09-01T11:55:00Z"/>
                <w:lang w:val="es-ES_tradnl"/>
              </w:rPr>
            </w:pPr>
            <w:ins w:id="2412" w:author="BERNARDO MONJAS GEMA" w:date="2026-05-27T19:54:00Z">
              <w:del w:id="2413" w:author="OLIVARES MARTINEZ FERNANDO JESUS" w:date="2026-09-01T11:55:00Z">
                <w:r w:rsidDel="001D13EE">
                  <w:delText>Máximo 100 caracteres alfanuméricos</w:delText>
                </w:r>
              </w:del>
            </w:ins>
          </w:p>
        </w:tc>
        <w:tc>
          <w:tcPr>
            <w:tcW w:w="0" w:type="auto"/>
          </w:tcPr>
          <w:p w14:paraId="7183AEEA" w14:textId="60F38244" w:rsidR="00E6379A" w:rsidDel="001D13EE" w:rsidRDefault="00E6379A" w:rsidP="00E6379A">
            <w:pPr>
              <w:rPr>
                <w:ins w:id="2414" w:author="BERNARDO MONJAS GEMA" w:date="2026-05-27T19:54:00Z"/>
                <w:del w:id="2415" w:author="OLIVARES MARTINEZ FERNANDO JESUS" w:date="2026-09-01T11:55:00Z"/>
              </w:rPr>
            </w:pPr>
            <w:ins w:id="2416" w:author="BERNARDO MONJAS GEMA" w:date="2026-05-27T19:54:00Z">
              <w:del w:id="2417" w:author="OLIVARES MARTINEZ FERNANDO JESUS" w:date="2026-09-01T11:55:00Z">
                <w:r w:rsidDel="001D13EE">
                  <w:delText>SIA_DAT_</w:delText>
                </w:r>
              </w:del>
              <w:del w:id="2418" w:author="OLIVARES MARTINEZ FERNANDO JESUS" w:date="2026-09-01T10:02:00Z">
                <w:r w:rsidDel="00EA4C3E">
                  <w:delText>VOZ</w:delText>
                </w:r>
              </w:del>
            </w:ins>
          </w:p>
          <w:p w14:paraId="63DA2D0F" w14:textId="42835608" w:rsidR="00E6379A" w:rsidDel="001D13EE" w:rsidRDefault="00E6379A" w:rsidP="00E6379A">
            <w:pPr>
              <w:rPr>
                <w:ins w:id="2419" w:author="BERNARDO MONJAS GEMA" w:date="2026-05-27T19:54:00Z"/>
                <w:del w:id="2420" w:author="OLIVARES MARTINEZ FERNANDO JESUS" w:date="2026-09-01T11:55:00Z"/>
              </w:rPr>
            </w:pPr>
            <w:ins w:id="2421" w:author="BERNARDO MONJAS GEMA" w:date="2026-05-27T19:54:00Z">
              <w:del w:id="2422" w:author="OLIVARES MARTINEZ FERNANDO JESUS" w:date="2026-09-01T11:55:00Z">
                <w:r w:rsidDel="001D13EE">
                  <w:delText xml:space="preserve">DESCRIPCION </w:delText>
                </w:r>
              </w:del>
            </w:ins>
          </w:p>
        </w:tc>
      </w:tr>
      <w:tr w:rsidR="00E6379A" w:rsidDel="001D13EE" w14:paraId="3D0A8B4A" w14:textId="5C28AA7F" w:rsidTr="00DF730E">
        <w:trPr>
          <w:ins w:id="2423" w:author="BERNARDO MONJAS GEMA" w:date="2026-05-27T19:54:00Z"/>
          <w:del w:id="2424" w:author="OLIVARES MARTINEZ FERNANDO JESUS" w:date="2026-09-01T11:55:00Z"/>
        </w:trPr>
        <w:tc>
          <w:tcPr>
            <w:tcW w:w="0" w:type="auto"/>
          </w:tcPr>
          <w:p w14:paraId="371E663B" w14:textId="41B17B1A" w:rsidR="00E6379A" w:rsidDel="001D13EE" w:rsidRDefault="00E6379A" w:rsidP="00E6379A">
            <w:pPr>
              <w:rPr>
                <w:ins w:id="2425" w:author="BERNARDO MONJAS GEMA" w:date="2026-05-27T19:54:00Z"/>
                <w:del w:id="2426" w:author="OLIVARES MARTINEZ FERNANDO JESUS" w:date="2026-09-01T11:55:00Z"/>
              </w:rPr>
            </w:pPr>
            <w:ins w:id="2427" w:author="BERNARDO MONJAS GEMA" w:date="2026-05-27T19:54:00Z">
              <w:del w:id="2428" w:author="OLIVARES MARTINEZ FERNANDO JESUS" w:date="2026-09-01T11:55:00Z">
                <w:r w:rsidDel="001D13EE">
                  <w:delText>Indicador</w:delText>
                </w:r>
                <w:r w:rsidRPr="00C259F8" w:rsidDel="001D13EE">
                  <w:delText xml:space="preserve"> Activo</w:delText>
                </w:r>
              </w:del>
            </w:ins>
          </w:p>
        </w:tc>
        <w:tc>
          <w:tcPr>
            <w:tcW w:w="0" w:type="auto"/>
          </w:tcPr>
          <w:p w14:paraId="2444AC18" w14:textId="507D44A4" w:rsidR="00E6379A" w:rsidDel="001D13EE" w:rsidRDefault="00E6379A" w:rsidP="00E6379A">
            <w:pPr>
              <w:rPr>
                <w:ins w:id="2429" w:author="BERNARDO MONJAS GEMA" w:date="2026-05-27T19:54:00Z"/>
                <w:del w:id="2430" w:author="OLIVARES MARTINEZ FERNANDO JESUS" w:date="2026-09-01T11:55:00Z"/>
                <w:lang w:val="es-ES_tradnl"/>
              </w:rPr>
            </w:pPr>
            <w:ins w:id="2431" w:author="BERNARDO MONJAS GEMA" w:date="2026-05-27T19:54:00Z">
              <w:del w:id="2432" w:author="OLIVARES MARTINEZ FERNANDO JESUS" w:date="2026-09-01T11:55:00Z">
                <w:r w:rsidRPr="00B9567B" w:rsidDel="001D13EE">
                  <w:rPr>
                    <w:lang w:val="es-ES_tradnl"/>
                  </w:rPr>
                  <w:delText>Oculto / Autocompletado.</w:delText>
                </w:r>
                <w:r w:rsidDel="001D13EE">
                  <w:rPr>
                    <w:lang w:val="es-ES_tradnl"/>
                  </w:rPr>
                  <w:delText xml:space="preserve"> </w:delText>
                </w:r>
                <w:r w:rsidRPr="00B9567B" w:rsidDel="001D13EE">
                  <w:rPr>
                    <w:lang w:val="es-ES_tradnl"/>
                  </w:rPr>
                  <w:delText>Estado de alta por defecto en la creación del registro.</w:delText>
                </w:r>
              </w:del>
            </w:ins>
          </w:p>
        </w:tc>
        <w:tc>
          <w:tcPr>
            <w:tcW w:w="0" w:type="auto"/>
          </w:tcPr>
          <w:p w14:paraId="798AD335" w14:textId="388671B2" w:rsidR="00E6379A" w:rsidDel="001D13EE" w:rsidRDefault="00E6379A" w:rsidP="00E6379A">
            <w:pPr>
              <w:rPr>
                <w:ins w:id="2433" w:author="BERNARDO MONJAS GEMA" w:date="2026-05-27T19:54:00Z"/>
                <w:del w:id="2434" w:author="OLIVARES MARTINEZ FERNANDO JESUS" w:date="2026-09-01T11:55:00Z"/>
              </w:rPr>
            </w:pPr>
            <w:ins w:id="2435" w:author="BERNARDO MONJAS GEMA" w:date="2026-05-27T19:54:00Z">
              <w:del w:id="2436" w:author="OLIVARES MARTINEZ FERNANDO JESUS" w:date="2026-09-01T11:55:00Z">
                <w:r w:rsidDel="001D13EE">
                  <w:delText>SIA_DAT_</w:delText>
                </w:r>
              </w:del>
              <w:del w:id="2437" w:author="OLIVARES MARTINEZ FERNANDO JESUS" w:date="2026-09-01T10:02:00Z">
                <w:r w:rsidDel="00EA4C3E">
                  <w:delText>VOZ</w:delText>
                </w:r>
              </w:del>
            </w:ins>
          </w:p>
          <w:p w14:paraId="5DD584D3" w14:textId="4644E597" w:rsidR="00E6379A" w:rsidDel="001D13EE" w:rsidRDefault="00E6379A" w:rsidP="00E6379A">
            <w:pPr>
              <w:rPr>
                <w:ins w:id="2438" w:author="BERNARDO MONJAS GEMA" w:date="2026-05-27T19:54:00Z"/>
                <w:del w:id="2439" w:author="OLIVARES MARTINEZ FERNANDO JESUS" w:date="2026-09-01T11:55:00Z"/>
              </w:rPr>
            </w:pPr>
            <w:ins w:id="2440" w:author="BERNARDO MONJAS GEMA" w:date="2026-05-27T19:54:00Z">
              <w:del w:id="2441" w:author="OLIVARES MARTINEZ FERNANDO JESUS" w:date="2026-09-01T11:55:00Z">
                <w:r w:rsidDel="001D13EE">
                  <w:delText>IND_ACTIVO = 1</w:delText>
                </w:r>
              </w:del>
            </w:ins>
          </w:p>
        </w:tc>
      </w:tr>
    </w:tbl>
    <w:p w14:paraId="7B245BCF" w14:textId="03F8D239" w:rsidR="00E6379A" w:rsidDel="001D13EE" w:rsidRDefault="00E6379A" w:rsidP="00B9567B">
      <w:pPr>
        <w:rPr>
          <w:ins w:id="2442" w:author="BERNARDO MONJAS GEMA" w:date="2026-05-27T20:01:00Z"/>
          <w:del w:id="2443" w:author="OLIVARES MARTINEZ FERNANDO JESUS" w:date="2026-09-01T11:56:00Z"/>
        </w:rPr>
      </w:pPr>
    </w:p>
    <w:p w14:paraId="53A805F5" w14:textId="61BFDC53" w:rsidR="007A42B9" w:rsidRDefault="007A42B9" w:rsidP="007A42B9">
      <w:pPr>
        <w:rPr>
          <w:b/>
          <w:u w:val="single"/>
          <w:lang w:val="es-ES_tradnl"/>
        </w:rPr>
      </w:pPr>
      <w:r w:rsidRPr="00752F16">
        <w:rPr>
          <w:b/>
          <w:u w:val="single"/>
          <w:lang w:val="es-ES_tradnl"/>
        </w:rPr>
        <w:lastRenderedPageBreak/>
        <w:t xml:space="preserve">Validar datos </w:t>
      </w:r>
      <w:r w:rsidR="00EA4C3E">
        <w:rPr>
          <w:b/>
          <w:u w:val="single"/>
          <w:lang w:val="es-ES_tradnl"/>
        </w:rPr>
        <w:t>CIO</w:t>
      </w:r>
    </w:p>
    <w:p w14:paraId="6FF96CEE" w14:textId="3D5C420A" w:rsidR="007A42B9" w:rsidRDefault="007A42B9" w:rsidP="007A42B9">
      <w:pPr>
        <w:rPr>
          <w:lang w:val="es-ES_tradnl"/>
        </w:rPr>
      </w:pPr>
      <w:r>
        <w:rPr>
          <w:lang w:val="es-ES_tradnl"/>
        </w:rPr>
        <w:t>Al pulsar “+Dar de Alta” se validarán los valores establecidos en los campos del formulario de</w:t>
      </w:r>
      <w:r w:rsidRPr="002206D2">
        <w:rPr>
          <w:lang w:val="es-ES_tradnl"/>
        </w:rPr>
        <w:t xml:space="preserve"> </w:t>
      </w:r>
      <w:r>
        <w:rPr>
          <w:lang w:val="es-ES_tradnl"/>
        </w:rPr>
        <w:t xml:space="preserve">definición de </w:t>
      </w:r>
      <w:r w:rsidR="00EA4C3E">
        <w:rPr>
          <w:lang w:val="es-ES_tradnl"/>
        </w:rPr>
        <w:t>CIO</w:t>
      </w:r>
      <w:r>
        <w:rPr>
          <w:lang w:val="es-ES_tradnl"/>
        </w:rPr>
        <w:t>:</w:t>
      </w:r>
    </w:p>
    <w:p w14:paraId="4ED4DA00" w14:textId="77777777" w:rsidR="007A42B9" w:rsidRPr="00B84B47" w:rsidRDefault="007A42B9" w:rsidP="007A42B9">
      <w:pPr>
        <w:spacing w:after="160" w:line="259" w:lineRule="auto"/>
        <w:rPr>
          <w:lang w:val="es-ES_tradnl"/>
        </w:rPr>
      </w:pPr>
      <w:r w:rsidRPr="00B84B47">
        <w:rPr>
          <w:lang w:val="es-ES_tradnl"/>
        </w:rPr>
        <w:t>Validaciones a tener en cuenta:</w:t>
      </w:r>
    </w:p>
    <w:p w14:paraId="56BC0F6F" w14:textId="77777777" w:rsidR="007A42B9" w:rsidRDefault="007A42B9" w:rsidP="007A42B9">
      <w:pPr>
        <w:pStyle w:val="Prrafodelista"/>
        <w:numPr>
          <w:ilvl w:val="0"/>
          <w:numId w:val="13"/>
        </w:numPr>
        <w:spacing w:after="160" w:line="259" w:lineRule="auto"/>
        <w:rPr>
          <w:lang w:val="es-ES_tradnl"/>
        </w:rPr>
      </w:pPr>
      <w:r>
        <w:rPr>
          <w:lang w:val="es-ES_tradnl"/>
        </w:rPr>
        <w:t>Se deben cumplir las longitudes máximas y tipos de datos de los campos de la tabla</w:t>
      </w:r>
    </w:p>
    <w:p w14:paraId="07A90293" w14:textId="77777777" w:rsidR="007A42B9" w:rsidRPr="00CF7D3E" w:rsidRDefault="007A42B9" w:rsidP="007A42B9">
      <w:pPr>
        <w:pStyle w:val="Prrafodelista"/>
        <w:numPr>
          <w:ilvl w:val="0"/>
          <w:numId w:val="13"/>
        </w:numPr>
        <w:spacing w:after="160" w:line="259" w:lineRule="auto"/>
        <w:rPr>
          <w:lang w:val="es-ES_tradnl"/>
        </w:rPr>
      </w:pPr>
      <w:r w:rsidRPr="00B84B47">
        <w:rPr>
          <w:lang w:val="es-ES_tradnl"/>
        </w:rPr>
        <w:t xml:space="preserve">Todos los campos </w:t>
      </w:r>
      <w:r>
        <w:rPr>
          <w:lang w:val="es-ES_tradnl"/>
        </w:rPr>
        <w:t>obligatorios (marcados con *), deben ser informados.</w:t>
      </w:r>
      <w:r w:rsidRPr="00B84B47">
        <w:rPr>
          <w:lang w:val="es-ES_tradnl"/>
        </w:rPr>
        <w:t xml:space="preserve"> </w:t>
      </w:r>
    </w:p>
    <w:tbl>
      <w:tblPr>
        <w:tblStyle w:val="Tablaconcuadrcula"/>
        <w:tblpPr w:leftFromText="141" w:rightFromText="141" w:vertAnchor="text" w:tblpY="1"/>
        <w:tblOverlap w:val="never"/>
        <w:tblW w:w="4670" w:type="pct"/>
        <w:tblLook w:val="04A0" w:firstRow="1" w:lastRow="0" w:firstColumn="1" w:lastColumn="0" w:noHBand="0" w:noVBand="1"/>
        <w:tblPrChange w:id="2444" w:author="OLIVARES MARTINEZ FERNANDO JESUS" w:date="2026-08-13T11:25:00Z">
          <w:tblPr>
            <w:tblStyle w:val="Tablaconcuadrcula"/>
            <w:tblpPr w:leftFromText="141" w:rightFromText="141" w:vertAnchor="text" w:tblpY="1"/>
            <w:tblOverlap w:val="never"/>
            <w:tblW w:w="3429" w:type="pct"/>
            <w:tblLook w:val="04A0" w:firstRow="1" w:lastRow="0" w:firstColumn="1" w:lastColumn="0" w:noHBand="0" w:noVBand="1"/>
          </w:tblPr>
        </w:tblPrChange>
      </w:tblPr>
      <w:tblGrid>
        <w:gridCol w:w="3540"/>
        <w:gridCol w:w="4393"/>
        <w:tblGridChange w:id="2445">
          <w:tblGrid>
            <w:gridCol w:w="1648"/>
            <w:gridCol w:w="1892"/>
            <w:gridCol w:w="2285"/>
            <w:gridCol w:w="2108"/>
          </w:tblGrid>
        </w:tblGridChange>
      </w:tblGrid>
      <w:tr w:rsidR="007A42B9" w:rsidRPr="00784151" w14:paraId="6525DBEF" w14:textId="77777777" w:rsidTr="007A42B9">
        <w:trPr>
          <w:trHeight w:val="1134"/>
          <w:tblHeader/>
          <w:trPrChange w:id="2446" w:author="OLIVARES MARTINEZ FERNANDO JESUS" w:date="2026-08-13T11:25:00Z">
            <w:trPr>
              <w:gridAfter w:val="0"/>
              <w:trHeight w:val="1134"/>
              <w:tblHeader/>
            </w:trPr>
          </w:trPrChange>
        </w:trPr>
        <w:tc>
          <w:tcPr>
            <w:tcW w:w="2231" w:type="pct"/>
            <w:shd w:val="clear" w:color="auto" w:fill="1F4E79" w:themeFill="accent1" w:themeFillShade="80"/>
            <w:tcPrChange w:id="2447" w:author="OLIVARES MARTINEZ FERNANDO JESUS" w:date="2026-08-13T11:25:00Z">
              <w:tcPr>
                <w:tcW w:w="1415" w:type="pct"/>
                <w:shd w:val="clear" w:color="auto" w:fill="1F4E79" w:themeFill="accent1" w:themeFillShade="80"/>
              </w:tcPr>
            </w:tcPrChange>
          </w:tcPr>
          <w:p w14:paraId="79D46E6E" w14:textId="77777777" w:rsidR="007A42B9" w:rsidRPr="00784151" w:rsidRDefault="007A42B9" w:rsidP="000A29D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Campos Formulario</w:t>
            </w:r>
          </w:p>
        </w:tc>
        <w:tc>
          <w:tcPr>
            <w:tcW w:w="2769" w:type="pct"/>
            <w:shd w:val="clear" w:color="auto" w:fill="1F4E79" w:themeFill="accent1" w:themeFillShade="80"/>
            <w:tcPrChange w:id="2448" w:author="OLIVARES MARTINEZ FERNANDO JESUS" w:date="2026-08-13T11:25:00Z">
              <w:tcPr>
                <w:tcW w:w="3585" w:type="pct"/>
                <w:gridSpan w:val="2"/>
                <w:shd w:val="clear" w:color="auto" w:fill="1F4E79" w:themeFill="accent1" w:themeFillShade="80"/>
              </w:tcPr>
            </w:tcPrChange>
          </w:tcPr>
          <w:p w14:paraId="659D7888" w14:textId="77777777" w:rsidR="007A42B9" w:rsidRDefault="007A42B9" w:rsidP="000A29D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Detalle validación </w:t>
            </w:r>
          </w:p>
        </w:tc>
      </w:tr>
      <w:tr w:rsidR="001D13EE" w14:paraId="72BB92A9" w14:textId="77777777" w:rsidTr="007A42B9">
        <w:trPr>
          <w:trHeight w:val="404"/>
        </w:trPr>
        <w:tc>
          <w:tcPr>
            <w:tcW w:w="2231" w:type="pct"/>
            <w:shd w:val="clear" w:color="auto" w:fill="FFFFFF" w:themeFill="background1"/>
          </w:tcPr>
          <w:p w14:paraId="5CD353D5" w14:textId="6100E530" w:rsidR="001D13EE" w:rsidRDefault="001D13EE" w:rsidP="000A29DB">
            <w:pPr>
              <w:rPr>
                <w:lang w:val="es-ES_tradnl"/>
              </w:rPr>
            </w:pPr>
            <w:r>
              <w:rPr>
                <w:lang w:val="es-ES_tradnl"/>
              </w:rPr>
              <w:t>Ejército*</w:t>
            </w:r>
          </w:p>
        </w:tc>
        <w:tc>
          <w:tcPr>
            <w:tcW w:w="2769" w:type="pct"/>
            <w:shd w:val="clear" w:color="auto" w:fill="FFFFFF" w:themeFill="background1"/>
          </w:tcPr>
          <w:p w14:paraId="3243EBD8" w14:textId="23D1E1B0" w:rsidR="001D13EE" w:rsidRDefault="001D13EE" w:rsidP="000A29DB">
            <w:pPr>
              <w:rPr>
                <w:noProof/>
              </w:rPr>
            </w:pPr>
            <w:r>
              <w:rPr>
                <w:noProof/>
              </w:rPr>
              <w:t>Debe estar informado</w:t>
            </w:r>
          </w:p>
        </w:tc>
      </w:tr>
      <w:tr w:rsidR="001D13EE" w14:paraId="608293DB" w14:textId="77777777" w:rsidTr="007A42B9">
        <w:trPr>
          <w:trHeight w:val="404"/>
        </w:trPr>
        <w:tc>
          <w:tcPr>
            <w:tcW w:w="2231" w:type="pct"/>
            <w:shd w:val="clear" w:color="auto" w:fill="FFFFFF" w:themeFill="background1"/>
          </w:tcPr>
          <w:p w14:paraId="3DD84073" w14:textId="3C126CCD" w:rsidR="001D13EE" w:rsidRDefault="001D13EE" w:rsidP="000A29DB">
            <w:pPr>
              <w:rPr>
                <w:lang w:val="es-ES_tradnl"/>
              </w:rPr>
            </w:pPr>
            <w:r>
              <w:rPr>
                <w:lang w:val="es-ES_tradnl"/>
              </w:rPr>
              <w:t>Nombre Unidad</w:t>
            </w:r>
          </w:p>
        </w:tc>
        <w:tc>
          <w:tcPr>
            <w:tcW w:w="2769" w:type="pct"/>
            <w:shd w:val="clear" w:color="auto" w:fill="FFFFFF" w:themeFill="background1"/>
          </w:tcPr>
          <w:p w14:paraId="2C2D4A27" w14:textId="72B48EFF" w:rsidR="001D13EE" w:rsidRDefault="001D13EE" w:rsidP="000A29DB">
            <w:pPr>
              <w:rPr>
                <w:noProof/>
              </w:rPr>
            </w:pPr>
            <w:r>
              <w:rPr>
                <w:noProof/>
              </w:rPr>
              <w:t xml:space="preserve">Máximo </w:t>
            </w:r>
            <w:r>
              <w:rPr>
                <w:noProof/>
              </w:rPr>
              <w:t>100</w:t>
            </w:r>
            <w:r>
              <w:rPr>
                <w:noProof/>
              </w:rPr>
              <w:t xml:space="preserve"> caracteres alfanuméricos</w:t>
            </w:r>
          </w:p>
        </w:tc>
      </w:tr>
      <w:tr w:rsidR="001D13EE" w14:paraId="4BB161C5" w14:textId="77777777" w:rsidTr="007A42B9">
        <w:trPr>
          <w:trHeight w:val="404"/>
        </w:trPr>
        <w:tc>
          <w:tcPr>
            <w:tcW w:w="2231" w:type="pct"/>
            <w:shd w:val="clear" w:color="auto" w:fill="FFFFFF" w:themeFill="background1"/>
          </w:tcPr>
          <w:p w14:paraId="0A2CEBB2" w14:textId="72752667" w:rsidR="001D13EE" w:rsidRDefault="001D13EE" w:rsidP="000A29DB">
            <w:pPr>
              <w:rPr>
                <w:lang w:val="es-ES_tradnl"/>
              </w:rPr>
            </w:pPr>
            <w:r>
              <w:rPr>
                <w:lang w:val="es-ES_tradnl"/>
              </w:rPr>
              <w:t>Código Unidad</w:t>
            </w:r>
            <w:ins w:id="2449" w:author="OLIVARES MARTINEZ FERNANDO JESUS" w:date="2026-09-01T11:57:00Z">
              <w:r>
                <w:rPr>
                  <w:lang w:val="es-ES_tradnl"/>
                </w:rPr>
                <w:t>*</w:t>
              </w:r>
            </w:ins>
          </w:p>
        </w:tc>
        <w:tc>
          <w:tcPr>
            <w:tcW w:w="2769" w:type="pct"/>
            <w:shd w:val="clear" w:color="auto" w:fill="FFFFFF" w:themeFill="background1"/>
          </w:tcPr>
          <w:p w14:paraId="785ABA7E" w14:textId="728FB3D2" w:rsidR="001D13EE" w:rsidRDefault="001D13EE" w:rsidP="000A29DB">
            <w:pPr>
              <w:rPr>
                <w:noProof/>
              </w:rPr>
            </w:pPr>
            <w:r>
              <w:rPr>
                <w:noProof/>
              </w:rPr>
              <w:t>Debe estar informado</w:t>
            </w:r>
            <w:r>
              <w:rPr>
                <w:noProof/>
              </w:rPr>
              <w:t>. Numérico 1</w:t>
            </w:r>
          </w:p>
        </w:tc>
      </w:tr>
      <w:tr w:rsidR="001D13EE" w14:paraId="0D858070" w14:textId="77777777" w:rsidTr="007A42B9">
        <w:trPr>
          <w:trHeight w:val="404"/>
          <w:ins w:id="2450" w:author="OLIVARES MARTINEZ FERNANDO JESUS" w:date="2026-09-01T11:57:00Z"/>
        </w:trPr>
        <w:tc>
          <w:tcPr>
            <w:tcW w:w="2231" w:type="pct"/>
            <w:shd w:val="clear" w:color="auto" w:fill="FFFFFF" w:themeFill="background1"/>
          </w:tcPr>
          <w:p w14:paraId="65A27177" w14:textId="5937D963" w:rsidR="001D13EE" w:rsidRDefault="001D13EE" w:rsidP="001D13EE">
            <w:pPr>
              <w:rPr>
                <w:ins w:id="2451" w:author="OLIVARES MARTINEZ FERNANDO JESUS" w:date="2026-09-01T11:57:00Z"/>
                <w:lang w:val="es-ES_tradnl"/>
              </w:rPr>
            </w:pPr>
            <w:ins w:id="2452" w:author="OLIVARES MARTINEZ FERNANDO JESUS" w:date="2026-09-01T11:57:00Z">
              <w:r>
                <w:rPr>
                  <w:lang w:val="es-ES_tradnl"/>
                </w:rPr>
                <w:t xml:space="preserve">Nombre </w:t>
              </w:r>
              <w:r>
                <w:rPr>
                  <w:lang w:val="es-ES_tradnl"/>
                </w:rPr>
                <w:t>Subu</w:t>
              </w:r>
              <w:r>
                <w:rPr>
                  <w:lang w:val="es-ES_tradnl"/>
                </w:rPr>
                <w:t>nidad</w:t>
              </w:r>
            </w:ins>
          </w:p>
        </w:tc>
        <w:tc>
          <w:tcPr>
            <w:tcW w:w="2769" w:type="pct"/>
            <w:shd w:val="clear" w:color="auto" w:fill="FFFFFF" w:themeFill="background1"/>
          </w:tcPr>
          <w:p w14:paraId="23E7C536" w14:textId="042DC360" w:rsidR="001D13EE" w:rsidRDefault="001D13EE" w:rsidP="001D13EE">
            <w:pPr>
              <w:rPr>
                <w:ins w:id="2453" w:author="OLIVARES MARTINEZ FERNANDO JESUS" w:date="2026-09-01T11:57:00Z"/>
                <w:noProof/>
              </w:rPr>
            </w:pPr>
            <w:ins w:id="2454" w:author="OLIVARES MARTINEZ FERNANDO JESUS" w:date="2026-09-01T11:57:00Z">
              <w:r>
                <w:rPr>
                  <w:noProof/>
                </w:rPr>
                <w:t>Máximo 100 caracteres alfanuméricos</w:t>
              </w:r>
            </w:ins>
          </w:p>
        </w:tc>
      </w:tr>
      <w:tr w:rsidR="001D13EE" w14:paraId="459C2ED6" w14:textId="77777777" w:rsidTr="007A42B9">
        <w:trPr>
          <w:trHeight w:val="404"/>
        </w:trPr>
        <w:tc>
          <w:tcPr>
            <w:tcW w:w="2231" w:type="pct"/>
            <w:shd w:val="clear" w:color="auto" w:fill="FFFFFF" w:themeFill="background1"/>
          </w:tcPr>
          <w:p w14:paraId="33253CB3" w14:textId="39EAB8C6" w:rsidR="001D13EE" w:rsidRDefault="001D13EE" w:rsidP="001D13EE">
            <w:pPr>
              <w:rPr>
                <w:lang w:val="es-ES_tradnl"/>
              </w:rPr>
            </w:pPr>
            <w:ins w:id="2455" w:author="OLIVARES MARTINEZ FERNANDO JESUS" w:date="2026-09-01T11:57:00Z">
              <w:r>
                <w:rPr>
                  <w:lang w:val="es-ES_tradnl"/>
                </w:rPr>
                <w:t xml:space="preserve">Código </w:t>
              </w:r>
              <w:r>
                <w:rPr>
                  <w:lang w:val="es-ES_tradnl"/>
                </w:rPr>
                <w:t>Subu</w:t>
              </w:r>
              <w:r>
                <w:rPr>
                  <w:lang w:val="es-ES_tradnl"/>
                </w:rPr>
                <w:t>nidad</w:t>
              </w:r>
              <w:r>
                <w:rPr>
                  <w:lang w:val="es-ES_tradnl"/>
                </w:rPr>
                <w:t>*</w:t>
              </w:r>
            </w:ins>
          </w:p>
        </w:tc>
        <w:tc>
          <w:tcPr>
            <w:tcW w:w="2769" w:type="pct"/>
            <w:shd w:val="clear" w:color="auto" w:fill="FFFFFF" w:themeFill="background1"/>
          </w:tcPr>
          <w:p w14:paraId="36967891" w14:textId="06D56A7A" w:rsidR="001D13EE" w:rsidRDefault="001D13EE" w:rsidP="001D13EE">
            <w:pPr>
              <w:rPr>
                <w:noProof/>
              </w:rPr>
            </w:pPr>
            <w:ins w:id="2456" w:author="OLIVARES MARTINEZ FERNANDO JESUS" w:date="2026-09-01T11:57:00Z">
              <w:r>
                <w:rPr>
                  <w:noProof/>
                </w:rPr>
                <w:t>Debe estar informado. Numérico 1</w:t>
              </w:r>
            </w:ins>
          </w:p>
        </w:tc>
      </w:tr>
      <w:tr w:rsidR="001D13EE" w14:paraId="6C74EB6D" w14:textId="77777777" w:rsidTr="007A42B9">
        <w:trPr>
          <w:trHeight w:val="404"/>
          <w:trPrChange w:id="2457" w:author="OLIVARES MARTINEZ FERNANDO JESUS" w:date="2026-08-13T11:25:00Z">
            <w:trPr>
              <w:gridAfter w:val="0"/>
              <w:trHeight w:val="404"/>
            </w:trPr>
          </w:trPrChange>
        </w:trPr>
        <w:tc>
          <w:tcPr>
            <w:tcW w:w="2231" w:type="pct"/>
            <w:shd w:val="clear" w:color="auto" w:fill="FFFFFF" w:themeFill="background1"/>
            <w:tcPrChange w:id="2458" w:author="OLIVARES MARTINEZ FERNANDO JESUS" w:date="2026-08-13T11:25:00Z">
              <w:tcPr>
                <w:tcW w:w="1415" w:type="pct"/>
                <w:shd w:val="clear" w:color="auto" w:fill="FFFFFF" w:themeFill="background1"/>
              </w:tcPr>
            </w:tcPrChange>
          </w:tcPr>
          <w:p w14:paraId="78735A8E" w14:textId="2BBD50D2" w:rsidR="001D13EE" w:rsidRDefault="001D13EE" w:rsidP="001D13EE">
            <w:pPr>
              <w:rPr>
                <w:lang w:val="es-ES_tradnl"/>
              </w:rPr>
            </w:pPr>
            <w:r>
              <w:rPr>
                <w:lang w:val="es-ES_tradnl"/>
              </w:rPr>
              <w:t>Descripción *</w:t>
            </w:r>
          </w:p>
        </w:tc>
        <w:tc>
          <w:tcPr>
            <w:tcW w:w="2769" w:type="pct"/>
            <w:shd w:val="clear" w:color="auto" w:fill="FFFFFF" w:themeFill="background1"/>
            <w:tcPrChange w:id="2459" w:author="OLIVARES MARTINEZ FERNANDO JESUS" w:date="2026-08-13T11:25:00Z">
              <w:tcPr>
                <w:tcW w:w="3585" w:type="pct"/>
                <w:gridSpan w:val="2"/>
                <w:shd w:val="clear" w:color="auto" w:fill="FFFFFF" w:themeFill="background1"/>
              </w:tcPr>
            </w:tcPrChange>
          </w:tcPr>
          <w:p w14:paraId="7C65E7A7" w14:textId="4FDE93D2" w:rsidR="001D13EE" w:rsidRPr="00741B94" w:rsidRDefault="001D13EE" w:rsidP="001D13EE">
            <w:pPr>
              <w:rPr>
                <w:noProof/>
                <w:highlight w:val="yellow"/>
              </w:rPr>
            </w:pPr>
            <w:r>
              <w:rPr>
                <w:noProof/>
              </w:rPr>
              <w:t xml:space="preserve">Máximo </w:t>
            </w:r>
            <w:del w:id="2460" w:author="OLIVARES MARTINEZ FERNANDO JESUS" w:date="2026-09-01T11:58:00Z">
              <w:r w:rsidDel="001D13EE">
                <w:rPr>
                  <w:noProof/>
                </w:rPr>
                <w:delText xml:space="preserve">50 </w:delText>
              </w:r>
            </w:del>
            <w:ins w:id="2461" w:author="OLIVARES MARTINEZ FERNANDO JESUS" w:date="2026-09-01T11:58:00Z">
              <w:r>
                <w:rPr>
                  <w:noProof/>
                </w:rPr>
                <w:t>100</w:t>
              </w:r>
              <w:r>
                <w:rPr>
                  <w:noProof/>
                </w:rPr>
                <w:t xml:space="preserve"> </w:t>
              </w:r>
            </w:ins>
            <w:r>
              <w:rPr>
                <w:noProof/>
              </w:rPr>
              <w:t>caracteres alfanuméricos</w:t>
            </w:r>
          </w:p>
        </w:tc>
      </w:tr>
      <w:tr w:rsidR="001D13EE" w:rsidRPr="00052F48" w:rsidDel="001D13EE" w14:paraId="72DF8547" w14:textId="000A8A81" w:rsidTr="007A42B9">
        <w:trPr>
          <w:trHeight w:val="404"/>
          <w:del w:id="2462" w:author="OLIVARES MARTINEZ FERNANDO JESUS" w:date="2026-09-01T11:58:00Z"/>
          <w:trPrChange w:id="2463" w:author="OLIVARES MARTINEZ FERNANDO JESUS" w:date="2026-08-13T11:25:00Z">
            <w:trPr>
              <w:gridAfter w:val="0"/>
              <w:trHeight w:val="404"/>
            </w:trPr>
          </w:trPrChange>
        </w:trPr>
        <w:tc>
          <w:tcPr>
            <w:tcW w:w="2231" w:type="pct"/>
            <w:shd w:val="clear" w:color="auto" w:fill="FFFFFF" w:themeFill="background1"/>
            <w:tcPrChange w:id="2464" w:author="OLIVARES MARTINEZ FERNANDO JESUS" w:date="2026-08-13T11:25:00Z">
              <w:tcPr>
                <w:tcW w:w="1415" w:type="pct"/>
                <w:shd w:val="clear" w:color="auto" w:fill="FFFFFF" w:themeFill="background1"/>
              </w:tcPr>
            </w:tcPrChange>
          </w:tcPr>
          <w:p w14:paraId="5C7894E1" w14:textId="52829D98" w:rsidR="001D13EE" w:rsidRPr="00052F48" w:rsidDel="001D13EE" w:rsidRDefault="001D13EE" w:rsidP="001D13EE">
            <w:pPr>
              <w:rPr>
                <w:del w:id="2465" w:author="OLIVARES MARTINEZ FERNANDO JESUS" w:date="2026-09-01T11:58:00Z"/>
                <w:noProof/>
              </w:rPr>
            </w:pPr>
            <w:del w:id="2466" w:author="OLIVARES MARTINEZ FERNANDO JESUS" w:date="2026-09-01T11:58:00Z">
              <w:r w:rsidDel="001D13EE">
                <w:rPr>
                  <w:noProof/>
                </w:rPr>
                <w:delText>Tipo*</w:delText>
              </w:r>
            </w:del>
          </w:p>
        </w:tc>
        <w:tc>
          <w:tcPr>
            <w:tcW w:w="2769" w:type="pct"/>
            <w:shd w:val="clear" w:color="auto" w:fill="FFFFFF" w:themeFill="background1"/>
            <w:tcPrChange w:id="2467" w:author="OLIVARES MARTINEZ FERNANDO JESUS" w:date="2026-08-13T11:25:00Z">
              <w:tcPr>
                <w:tcW w:w="3585" w:type="pct"/>
                <w:gridSpan w:val="2"/>
                <w:shd w:val="clear" w:color="auto" w:fill="FFFFFF" w:themeFill="background1"/>
              </w:tcPr>
            </w:tcPrChange>
          </w:tcPr>
          <w:p w14:paraId="18F46551" w14:textId="4CB6132D" w:rsidR="001D13EE" w:rsidDel="001D13EE" w:rsidRDefault="001D13EE" w:rsidP="001D13EE">
            <w:pPr>
              <w:rPr>
                <w:del w:id="2468" w:author="OLIVARES MARTINEZ FERNANDO JESUS" w:date="2026-09-01T11:58:00Z"/>
                <w:noProof/>
              </w:rPr>
            </w:pPr>
            <w:del w:id="2469" w:author="OLIVARES MARTINEZ FERNANDO JESUS" w:date="2026-09-01T11:58:00Z">
              <w:r w:rsidDel="001D13EE">
                <w:rPr>
                  <w:noProof/>
                </w:rPr>
                <w:delText>Sección, Vicisitud, Epígrafe</w:delText>
              </w:r>
            </w:del>
          </w:p>
        </w:tc>
      </w:tr>
      <w:tr w:rsidR="001D13EE" w:rsidRPr="00052F48" w14:paraId="1AB043E3" w14:textId="77777777" w:rsidTr="007A42B9">
        <w:trPr>
          <w:trHeight w:val="373"/>
          <w:trPrChange w:id="2470" w:author="OLIVARES MARTINEZ FERNANDO JESUS" w:date="2026-08-13T11:25:00Z">
            <w:trPr>
              <w:gridAfter w:val="0"/>
              <w:trHeight w:val="373"/>
            </w:trPr>
          </w:trPrChange>
        </w:trPr>
        <w:tc>
          <w:tcPr>
            <w:tcW w:w="2231" w:type="pct"/>
            <w:shd w:val="clear" w:color="auto" w:fill="FFFFFF" w:themeFill="background1"/>
            <w:tcPrChange w:id="2471" w:author="OLIVARES MARTINEZ FERNANDO JESUS" w:date="2026-08-13T11:25:00Z">
              <w:tcPr>
                <w:tcW w:w="1415" w:type="pct"/>
                <w:shd w:val="clear" w:color="auto" w:fill="FFFFFF" w:themeFill="background1"/>
              </w:tcPr>
            </w:tcPrChange>
          </w:tcPr>
          <w:p w14:paraId="0408DF1F" w14:textId="5AF5A5F9" w:rsidR="001D13EE" w:rsidRPr="00052F48" w:rsidRDefault="001D13EE" w:rsidP="001D13EE">
            <w:pPr>
              <w:rPr>
                <w:noProof/>
              </w:rPr>
            </w:pPr>
            <w:r>
              <w:rPr>
                <w:lang w:val="es-ES_tradnl"/>
              </w:rPr>
              <w:t>Activo*</w:t>
            </w:r>
          </w:p>
        </w:tc>
        <w:tc>
          <w:tcPr>
            <w:tcW w:w="2769" w:type="pct"/>
            <w:shd w:val="clear" w:color="auto" w:fill="FFFFFF" w:themeFill="background1"/>
            <w:tcPrChange w:id="2472" w:author="OLIVARES MARTINEZ FERNANDO JESUS" w:date="2026-08-13T11:25:00Z">
              <w:tcPr>
                <w:tcW w:w="3585" w:type="pct"/>
                <w:gridSpan w:val="2"/>
                <w:shd w:val="clear" w:color="auto" w:fill="FFFFFF" w:themeFill="background1"/>
              </w:tcPr>
            </w:tcPrChange>
          </w:tcPr>
          <w:p w14:paraId="63645225" w14:textId="45F92429" w:rsidR="001D13EE" w:rsidRPr="008C20EC" w:rsidRDefault="001D13EE" w:rsidP="001D13EE">
            <w:pPr>
              <w:rPr>
                <w:noProof/>
              </w:rPr>
            </w:pPr>
            <w:r>
              <w:rPr>
                <w:noProof/>
              </w:rPr>
              <w:t>Booleano. Si/No</w:t>
            </w:r>
          </w:p>
        </w:tc>
      </w:tr>
      <w:tr w:rsidR="001D13EE" w:rsidRPr="00052F48" w:rsidDel="001D13EE" w14:paraId="63E08FC4" w14:textId="7CEB9CDC" w:rsidTr="007A42B9">
        <w:trPr>
          <w:trHeight w:val="373"/>
          <w:del w:id="2473" w:author="OLIVARES MARTINEZ FERNANDO JESUS" w:date="2026-09-01T11:58:00Z"/>
          <w:trPrChange w:id="2474" w:author="OLIVARES MARTINEZ FERNANDO JESUS" w:date="2026-08-13T11:25:00Z">
            <w:trPr>
              <w:gridAfter w:val="0"/>
              <w:trHeight w:val="373"/>
            </w:trPr>
          </w:trPrChange>
        </w:trPr>
        <w:tc>
          <w:tcPr>
            <w:tcW w:w="2231" w:type="pct"/>
            <w:shd w:val="clear" w:color="auto" w:fill="FFFFFF" w:themeFill="background1"/>
            <w:tcPrChange w:id="2475" w:author="OLIVARES MARTINEZ FERNANDO JESUS" w:date="2026-08-13T11:25:00Z">
              <w:tcPr>
                <w:tcW w:w="1415" w:type="pct"/>
                <w:shd w:val="clear" w:color="auto" w:fill="FFFFFF" w:themeFill="background1"/>
              </w:tcPr>
            </w:tcPrChange>
          </w:tcPr>
          <w:p w14:paraId="1BF4DD14" w14:textId="53003BA2" w:rsidR="001D13EE" w:rsidDel="001D13EE" w:rsidRDefault="001D13EE" w:rsidP="001D13EE">
            <w:pPr>
              <w:rPr>
                <w:del w:id="2476" w:author="OLIVARES MARTINEZ FERNANDO JESUS" w:date="2026-09-01T11:58:00Z"/>
                <w:lang w:val="es-ES_tradnl"/>
              </w:rPr>
            </w:pPr>
            <w:del w:id="2477" w:author="OLIVARES MARTINEZ FERNANDO JESUS" w:date="2026-09-01T11:58:00Z">
              <w:r w:rsidDel="001D13EE">
                <w:rPr>
                  <w:lang w:val="es-ES_tradnl"/>
                </w:rPr>
                <w:delText>BOE/BOD*</w:delText>
              </w:r>
            </w:del>
          </w:p>
          <w:p w14:paraId="77292B43" w14:textId="57B3B8DE" w:rsidR="001D13EE" w:rsidDel="001D13EE" w:rsidRDefault="001D13EE" w:rsidP="001D13EE">
            <w:pPr>
              <w:rPr>
                <w:del w:id="2478" w:author="OLIVARES MARTINEZ FERNANDO JESUS" w:date="2026-09-01T11:58:00Z"/>
                <w:lang w:val="es-ES_tradnl"/>
              </w:rPr>
            </w:pPr>
            <w:del w:id="2479" w:author="OLIVARES MARTINEZ FERNANDO JESUS" w:date="2026-09-01T11:58:00Z">
              <w:r w:rsidDel="001D13EE">
                <w:rPr>
                  <w:lang w:val="es-ES_tradnl"/>
                </w:rPr>
                <w:delText>Para el caso de Vicisitud y Epígrafe</w:delText>
              </w:r>
            </w:del>
          </w:p>
        </w:tc>
        <w:tc>
          <w:tcPr>
            <w:tcW w:w="2769" w:type="pct"/>
            <w:shd w:val="clear" w:color="auto" w:fill="FFFFFF" w:themeFill="background1"/>
            <w:tcPrChange w:id="2480" w:author="OLIVARES MARTINEZ FERNANDO JESUS" w:date="2026-08-13T11:25:00Z">
              <w:tcPr>
                <w:tcW w:w="3585" w:type="pct"/>
                <w:gridSpan w:val="2"/>
                <w:shd w:val="clear" w:color="auto" w:fill="FFFFFF" w:themeFill="background1"/>
              </w:tcPr>
            </w:tcPrChange>
          </w:tcPr>
          <w:p w14:paraId="016D9457" w14:textId="25FD2E72" w:rsidR="001D13EE" w:rsidDel="001D13EE" w:rsidRDefault="001D13EE" w:rsidP="001D13EE">
            <w:pPr>
              <w:rPr>
                <w:del w:id="2481" w:author="OLIVARES MARTINEZ FERNANDO JESUS" w:date="2026-09-01T11:58:00Z"/>
                <w:noProof/>
              </w:rPr>
            </w:pPr>
            <w:del w:id="2482" w:author="OLIVARES MARTINEZ FERNANDO JESUS" w:date="2026-09-01T11:58:00Z">
              <w:r w:rsidDel="001D13EE">
                <w:rPr>
                  <w:noProof/>
                </w:rPr>
                <w:delText>Booleano. Si/No</w:delText>
              </w:r>
            </w:del>
          </w:p>
        </w:tc>
      </w:tr>
    </w:tbl>
    <w:p w14:paraId="38F83AF4" w14:textId="77777777" w:rsidR="007A42B9" w:rsidRPr="00052F48" w:rsidRDefault="007A42B9" w:rsidP="007A42B9">
      <w:pPr>
        <w:rPr>
          <w:rFonts w:ascii="Times" w:eastAsia="Times New Roman" w:hAnsi="Times" w:cs="Times New Roman"/>
          <w:noProof/>
          <w:sz w:val="20"/>
          <w:szCs w:val="20"/>
          <w:lang w:eastAsia="es-ES"/>
        </w:rPr>
      </w:pPr>
    </w:p>
    <w:p w14:paraId="25FA8566" w14:textId="77777777" w:rsidR="007A42B9" w:rsidRDefault="007A42B9" w:rsidP="007A42B9">
      <w:pPr>
        <w:spacing w:after="160" w:line="259" w:lineRule="auto"/>
        <w:rPr>
          <w:rFonts w:ascii="Times" w:eastAsia="Times New Roman" w:hAnsi="Times" w:cs="Times New Roman"/>
          <w:noProof/>
          <w:sz w:val="20"/>
          <w:szCs w:val="20"/>
          <w:lang w:eastAsia="es-ES"/>
        </w:rPr>
      </w:pPr>
    </w:p>
    <w:p w14:paraId="16DC5CF8" w14:textId="77777777" w:rsidR="007A42B9" w:rsidRDefault="007A42B9" w:rsidP="007A42B9">
      <w:pPr>
        <w:spacing w:after="160" w:line="259" w:lineRule="auto"/>
        <w:rPr>
          <w:lang w:val="es-ES_tradnl"/>
        </w:rPr>
      </w:pPr>
    </w:p>
    <w:p w14:paraId="1EE75170" w14:textId="77777777" w:rsidR="007A42B9" w:rsidRDefault="007A42B9" w:rsidP="007A42B9">
      <w:pPr>
        <w:spacing w:after="160" w:line="259" w:lineRule="auto"/>
        <w:rPr>
          <w:lang w:val="es-ES_tradnl"/>
        </w:rPr>
      </w:pPr>
    </w:p>
    <w:p w14:paraId="2B2C0A22" w14:textId="77777777" w:rsidR="007A42B9" w:rsidRDefault="007A42B9" w:rsidP="007A42B9">
      <w:pPr>
        <w:spacing w:after="160" w:line="259" w:lineRule="auto"/>
        <w:rPr>
          <w:lang w:val="es-ES_tradnl"/>
        </w:rPr>
      </w:pPr>
    </w:p>
    <w:p w14:paraId="538D8907" w14:textId="3BDA2EDF" w:rsidR="007A42B9" w:rsidDel="001D13EE" w:rsidRDefault="007A42B9" w:rsidP="007A42B9">
      <w:pPr>
        <w:spacing w:after="160" w:line="259" w:lineRule="auto"/>
        <w:rPr>
          <w:del w:id="2483" w:author="OLIVARES MARTINEZ FERNANDO JESUS" w:date="2026-09-01T11:58:00Z"/>
          <w:lang w:val="es-ES_tradnl"/>
        </w:rPr>
      </w:pPr>
    </w:p>
    <w:p w14:paraId="77CEA0BD" w14:textId="5A27FAF8" w:rsidR="007A42B9" w:rsidDel="001D13EE" w:rsidRDefault="007A42B9" w:rsidP="007A42B9">
      <w:pPr>
        <w:spacing w:after="160" w:line="259" w:lineRule="auto"/>
        <w:rPr>
          <w:del w:id="2484" w:author="OLIVARES MARTINEZ FERNANDO JESUS" w:date="2026-09-01T11:58:00Z"/>
          <w:lang w:val="es-ES_tradnl"/>
        </w:rPr>
      </w:pPr>
    </w:p>
    <w:p w14:paraId="4CF972A3" w14:textId="77777777" w:rsidR="007A42B9" w:rsidRDefault="007A42B9" w:rsidP="007A42B9">
      <w:pPr>
        <w:spacing w:after="160" w:line="259" w:lineRule="auto"/>
        <w:rPr>
          <w:lang w:val="es-ES_tradnl"/>
        </w:rPr>
      </w:pPr>
    </w:p>
    <w:p w14:paraId="18AFBA59" w14:textId="77777777" w:rsidR="007A42B9" w:rsidRPr="00EE3F9D" w:rsidRDefault="007A42B9" w:rsidP="007A42B9">
      <w:pPr>
        <w:spacing w:after="160" w:line="259" w:lineRule="auto"/>
        <w:rPr>
          <w:lang w:val="es-ES_tradnl"/>
        </w:rPr>
      </w:pPr>
      <w:r>
        <w:rPr>
          <w:lang w:val="es-ES_tradnl"/>
        </w:rPr>
        <w:t>Si no se superan las validaciones, se deberá mostrar el aviso con el detalle del error correspondiente.</w:t>
      </w:r>
    </w:p>
    <w:p w14:paraId="3ECE6E0A" w14:textId="24926FC7" w:rsidR="007A42B9" w:rsidDel="001D13EE" w:rsidRDefault="007A42B9">
      <w:pPr>
        <w:spacing w:after="160" w:line="259" w:lineRule="auto"/>
        <w:rPr>
          <w:del w:id="2485" w:author="OLIVARES MARTINEZ FERNANDO JESUS" w:date="2026-09-01T11:58:00Z"/>
          <w:b/>
          <w:u w:val="single"/>
          <w:lang w:val="es-ES_tradnl"/>
        </w:rPr>
      </w:pPr>
      <w:del w:id="2486" w:author="OLIVARES MARTINEZ FERNANDO JESUS" w:date="2026-09-01T11:58:00Z">
        <w:r w:rsidDel="001D13EE">
          <w:rPr>
            <w:b/>
            <w:u w:val="single"/>
            <w:lang w:val="es-ES_tradnl"/>
          </w:rPr>
          <w:br w:type="page"/>
        </w:r>
      </w:del>
    </w:p>
    <w:p w14:paraId="4B4D4F40" w14:textId="576E5562" w:rsidR="00E6379A" w:rsidRPr="007A42B9" w:rsidDel="007A42B9" w:rsidRDefault="00E6379A" w:rsidP="001D13EE">
      <w:pPr>
        <w:spacing w:after="160" w:line="259" w:lineRule="auto"/>
        <w:rPr>
          <w:ins w:id="2487" w:author="BERNARDO MONJAS GEMA" w:date="2026-05-27T20:01:00Z"/>
          <w:del w:id="2488" w:author="OLIVARES MARTINEZ FERNANDO JESUS" w:date="2026-08-13T11:23:00Z"/>
          <w:b/>
          <w:u w:val="single"/>
          <w:lang w:val="es-ES_tradnl"/>
          <w:rPrChange w:id="2489" w:author="OLIVARES MARTINEZ FERNANDO JESUS" w:date="2026-08-13T11:26:00Z">
            <w:rPr>
              <w:ins w:id="2490" w:author="BERNARDO MONJAS GEMA" w:date="2026-05-27T20:01:00Z"/>
              <w:del w:id="2491" w:author="OLIVARES MARTINEZ FERNANDO JESUS" w:date="2026-08-13T11:23:00Z"/>
              <w:b/>
              <w:bCs/>
              <w:u w:val="single"/>
            </w:rPr>
          </w:rPrChange>
        </w:rPr>
        <w:pPrChange w:id="2492" w:author="OLIVARES MARTINEZ FERNANDO JESUS" w:date="2026-09-01T11:58:00Z">
          <w:pPr/>
        </w:pPrChange>
      </w:pPr>
      <w:ins w:id="2493" w:author="BERNARDO MONJAS GEMA" w:date="2026-05-27T20:01:00Z">
        <w:del w:id="2494" w:author="OLIVARES MARTINEZ FERNANDO JESUS" w:date="2026-08-13T11:23:00Z">
          <w:r w:rsidRPr="007A42B9" w:rsidDel="007A42B9">
            <w:rPr>
              <w:b/>
              <w:u w:val="single"/>
              <w:lang w:val="es-ES_tradnl"/>
              <w:rPrChange w:id="2495" w:author="OLIVARES MARTINEZ FERNANDO JESUS" w:date="2026-08-13T11:26:00Z">
                <w:rPr/>
              </w:rPrChange>
            </w:rPr>
            <w:lastRenderedPageBreak/>
            <w:delText>Crear Voz</w:delText>
          </w:r>
        </w:del>
      </w:ins>
    </w:p>
    <w:p w14:paraId="18AC4924" w14:textId="175E5C8A" w:rsidR="007A42B9" w:rsidRPr="007A42B9" w:rsidRDefault="007A42B9">
      <w:pPr>
        <w:rPr>
          <w:b/>
          <w:u w:val="single"/>
          <w:lang w:val="es-ES_tradnl"/>
        </w:rPr>
        <w:pPrChange w:id="2496" w:author="OLIVARES MARTINEZ FERNANDO JESUS" w:date="2026-08-13T11:26:00Z">
          <w:pPr>
            <w:pStyle w:val="Prrafodelista"/>
            <w:numPr>
              <w:numId w:val="4"/>
            </w:numPr>
            <w:spacing w:after="160" w:line="259" w:lineRule="auto"/>
            <w:ind w:left="360" w:hanging="360"/>
          </w:pPr>
        </w:pPrChange>
      </w:pPr>
      <w:r w:rsidRPr="007A42B9">
        <w:rPr>
          <w:b/>
          <w:u w:val="single"/>
          <w:lang w:val="es-ES_tradnl"/>
        </w:rPr>
        <w:t xml:space="preserve">Registrar Datos </w:t>
      </w:r>
      <w:del w:id="2497" w:author="OLIVARES MARTINEZ FERNANDO JESUS" w:date="2026-09-01T10:02:00Z">
        <w:r w:rsidDel="00EA4C3E">
          <w:rPr>
            <w:b/>
            <w:u w:val="single"/>
            <w:lang w:val="es-ES_tradnl"/>
          </w:rPr>
          <w:delText>Voz</w:delText>
        </w:r>
      </w:del>
      <w:ins w:id="2498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6F0CA62E" w14:textId="528FA0F4" w:rsidR="00413BBB" w:rsidRPr="00440D27" w:rsidDel="00440D27" w:rsidRDefault="007A42B9">
      <w:pPr>
        <w:rPr>
          <w:del w:id="2499" w:author="OLIVARES MARTINEZ FERNANDO JESUS" w:date="2026-09-01T12:08:00Z"/>
          <w:lang w:val="es-ES_tradnl"/>
        </w:rPr>
        <w:pPrChange w:id="2500" w:author="OLIVARES MARTINEZ FERNANDO JESUS" w:date="2026-08-13T11:26:00Z">
          <w:pPr>
            <w:pStyle w:val="Prrafodelista"/>
            <w:numPr>
              <w:numId w:val="4"/>
            </w:numPr>
            <w:ind w:left="360" w:hanging="360"/>
          </w:pPr>
        </w:pPrChange>
      </w:pPr>
      <w:r w:rsidRPr="007A42B9">
        <w:rPr>
          <w:lang w:val="es-ES_tradnl"/>
        </w:rPr>
        <w:t xml:space="preserve">Si se superan las validaciones del formulario de alta de </w:t>
      </w:r>
      <w:del w:id="2501" w:author="OLIVARES MARTINEZ FERNANDO JESUS" w:date="2026-09-01T10:02:00Z">
        <w:r w:rsidDel="00EA4C3E">
          <w:rPr>
            <w:lang w:val="es-ES_tradnl"/>
          </w:rPr>
          <w:delText>Voz</w:delText>
        </w:r>
      </w:del>
      <w:ins w:id="2502" w:author="OLIVARES MARTINEZ FERNANDO JESUS" w:date="2026-09-01T10:02:00Z">
        <w:r w:rsidR="00EA4C3E">
          <w:rPr>
            <w:lang w:val="es-ES_tradnl"/>
          </w:rPr>
          <w:t>CIO</w:t>
        </w:r>
      </w:ins>
      <w:r w:rsidRPr="007A42B9">
        <w:rPr>
          <w:lang w:val="es-ES_tradnl"/>
        </w:rPr>
        <w:t xml:space="preserve">, se lanzará el proceso de alta de la definición de </w:t>
      </w:r>
      <w:del w:id="2503" w:author="OLIVARES MARTINEZ FERNANDO JESUS" w:date="2026-09-01T10:02:00Z">
        <w:r w:rsidDel="00EA4C3E">
          <w:rPr>
            <w:b/>
            <w:bCs/>
            <w:lang w:val="es-ES_tradnl"/>
          </w:rPr>
          <w:delText>VOZ</w:delText>
        </w:r>
      </w:del>
      <w:ins w:id="2504" w:author="OLIVARES MARTINEZ FERNANDO JESUS" w:date="2026-09-01T10:02:00Z">
        <w:r w:rsidR="00EA4C3E">
          <w:rPr>
            <w:b/>
            <w:bCs/>
            <w:lang w:val="es-ES_tradnl"/>
          </w:rPr>
          <w:t>CIO</w:t>
        </w:r>
      </w:ins>
      <w:r w:rsidRPr="007A42B9">
        <w:rPr>
          <w:lang w:val="es-ES_tradnl"/>
        </w:rPr>
        <w:t xml:space="preserve"> en la BBDD de SIABOD.</w:t>
      </w:r>
    </w:p>
    <w:p w14:paraId="52279C8D" w14:textId="77777777" w:rsidR="007A42B9" w:rsidRPr="00440D27" w:rsidRDefault="007A42B9" w:rsidP="00440D27">
      <w:pPr>
        <w:rPr>
          <w:lang w:val="es-ES_tradnl"/>
        </w:rPr>
        <w:pPrChange w:id="2505" w:author="OLIVARES MARTINEZ FERNANDO JESUS" w:date="2026-09-01T12:08:00Z">
          <w:pPr>
            <w:pStyle w:val="Prrafodelista"/>
            <w:numPr>
              <w:numId w:val="4"/>
            </w:numPr>
            <w:ind w:left="360" w:hanging="360"/>
          </w:pPr>
        </w:pPrChange>
      </w:pPr>
    </w:p>
    <w:tbl>
      <w:tblPr>
        <w:tblStyle w:val="Tablaconcuadrcula"/>
        <w:tblpPr w:leftFromText="141" w:rightFromText="141" w:vertAnchor="text" w:tblpX="-572" w:tblpY="1"/>
        <w:tblOverlap w:val="never"/>
        <w:tblW w:w="5838" w:type="pct"/>
        <w:tblLayout w:type="fixed"/>
        <w:tblLook w:val="04A0" w:firstRow="1" w:lastRow="0" w:firstColumn="1" w:lastColumn="0" w:noHBand="0" w:noVBand="1"/>
      </w:tblPr>
      <w:tblGrid>
        <w:gridCol w:w="2123"/>
        <w:gridCol w:w="2408"/>
        <w:gridCol w:w="1275"/>
        <w:gridCol w:w="4112"/>
        <w:tblGridChange w:id="2506">
          <w:tblGrid>
            <w:gridCol w:w="2123"/>
            <w:gridCol w:w="2408"/>
            <w:gridCol w:w="1275"/>
            <w:gridCol w:w="4112"/>
          </w:tblGrid>
        </w:tblGridChange>
      </w:tblGrid>
      <w:tr w:rsidR="007A42B9" w:rsidRPr="00784151" w14:paraId="28C31663" w14:textId="77777777" w:rsidTr="00DB5899">
        <w:trPr>
          <w:trHeight w:val="274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54ADC09C" w14:textId="04084D81" w:rsidR="007A42B9" w:rsidRDefault="007A42B9" w:rsidP="000A29DB">
            <w:pPr>
              <w:jc w:val="center"/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TABLA: </w:t>
            </w:r>
            <w:r>
              <w:t xml:space="preserve"> </w:t>
            </w:r>
            <w:r>
              <w:rPr>
                <w:b/>
                <w:color w:val="FFFFFF" w:themeColor="background1"/>
                <w:lang w:val="es-ES_tradnl"/>
              </w:rPr>
              <w:t>SIA_DAT_</w:t>
            </w:r>
            <w:del w:id="2507" w:author="OLIVARES MARTINEZ FERNANDO JESUS" w:date="2026-09-01T10:02:00Z">
              <w:r w:rsidDel="00EA4C3E">
                <w:rPr>
                  <w:b/>
                  <w:color w:val="FFFFFF" w:themeColor="background1"/>
                  <w:lang w:val="es-ES_tradnl"/>
                </w:rPr>
                <w:delText>VOZ</w:delText>
              </w:r>
            </w:del>
            <w:ins w:id="2508" w:author="OLIVARES MARTINEZ FERNANDO JESUS" w:date="2026-09-01T10:02:00Z">
              <w:r w:rsidR="00EA4C3E">
                <w:rPr>
                  <w:b/>
                  <w:color w:val="FFFFFF" w:themeColor="background1"/>
                  <w:lang w:val="es-ES_tradnl"/>
                </w:rPr>
                <w:t>CIO</w:t>
              </w:r>
            </w:ins>
          </w:p>
        </w:tc>
      </w:tr>
      <w:tr w:rsidR="007A42B9" w:rsidRPr="00784151" w14:paraId="06794D7B" w14:textId="77777777" w:rsidTr="00DB5899">
        <w:trPr>
          <w:trHeight w:val="1134"/>
        </w:trPr>
        <w:tc>
          <w:tcPr>
            <w:tcW w:w="1070" w:type="pct"/>
            <w:shd w:val="clear" w:color="auto" w:fill="1F4E79" w:themeFill="accent1" w:themeFillShade="80"/>
          </w:tcPr>
          <w:p w14:paraId="5F3E9527" w14:textId="77777777" w:rsidR="007A42B9" w:rsidRPr="00784151" w:rsidRDefault="007A42B9" w:rsidP="000A29D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BD</w:t>
            </w:r>
          </w:p>
        </w:tc>
        <w:tc>
          <w:tcPr>
            <w:tcW w:w="1214" w:type="pct"/>
            <w:shd w:val="clear" w:color="auto" w:fill="1F4E79" w:themeFill="accent1" w:themeFillShade="80"/>
          </w:tcPr>
          <w:p w14:paraId="7EECD40D" w14:textId="77777777" w:rsidR="007A42B9" w:rsidRDefault="007A42B9" w:rsidP="000A29D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Campo Formulario</w:t>
            </w:r>
          </w:p>
        </w:tc>
        <w:tc>
          <w:tcPr>
            <w:tcW w:w="643" w:type="pct"/>
            <w:shd w:val="clear" w:color="auto" w:fill="1F4E79" w:themeFill="accent1" w:themeFillShade="80"/>
          </w:tcPr>
          <w:p w14:paraId="5E900396" w14:textId="77777777" w:rsidR="007A42B9" w:rsidRDefault="007A42B9" w:rsidP="000A29D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2073" w:type="pct"/>
            <w:shd w:val="clear" w:color="auto" w:fill="1F4E79" w:themeFill="accent1" w:themeFillShade="80"/>
          </w:tcPr>
          <w:p w14:paraId="55E67DEA" w14:textId="77777777" w:rsidR="007A42B9" w:rsidRDefault="007A42B9" w:rsidP="000A29DB">
            <w:pPr>
              <w:rPr>
                <w:b/>
                <w:color w:val="FFFFFF" w:themeColor="background1"/>
                <w:lang w:val="es-ES_tradnl"/>
              </w:rPr>
            </w:pPr>
            <w:r>
              <w:rPr>
                <w:b/>
                <w:color w:val="FFFFFF" w:themeColor="background1"/>
                <w:lang w:val="es-ES_tradnl"/>
              </w:rPr>
              <w:t xml:space="preserve">Detalles registro </w:t>
            </w:r>
          </w:p>
        </w:tc>
      </w:tr>
      <w:tr w:rsidR="007A42B9" w14:paraId="01CBBA01" w14:textId="77777777" w:rsidTr="00440D27">
        <w:tblPrEx>
          <w:tblW w:w="5838" w:type="pct"/>
          <w:tblLayout w:type="fixed"/>
          <w:tblPrExChange w:id="2509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510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bottom"/>
            <w:tcPrChange w:id="2511" w:author="OLIVARES MARTINEZ FERNANDO JESUS" w:date="2026-09-01T12:07:00Z">
              <w:tcPr>
                <w:tcW w:w="1070" w:type="pct"/>
                <w:shd w:val="clear" w:color="auto" w:fill="FFFFFF" w:themeFill="background1"/>
                <w:vAlign w:val="bottom"/>
              </w:tcPr>
            </w:tcPrChange>
          </w:tcPr>
          <w:p w14:paraId="769E287E" w14:textId="4D91EF22" w:rsidR="007A42B9" w:rsidRDefault="007A42B9" w:rsidP="000A29DB">
            <w:pPr>
              <w:rPr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ID_</w:t>
            </w:r>
            <w:del w:id="2512" w:author="OLIVARES MARTINEZ FERNANDO JESUS" w:date="2026-09-01T10:02:00Z">
              <w:r w:rsidDel="00EA4C3E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VOZ</w:delText>
              </w:r>
            </w:del>
            <w:ins w:id="2513" w:author="OLIVARES MARTINEZ FERNANDO JESUS" w:date="2026-09-01T10:02:00Z">
              <w:r w:rsidR="00EA4C3E">
                <w:rPr>
                  <w:rFonts w:ascii="Calibri" w:hAnsi="Calibri" w:cs="Calibri"/>
                  <w:color w:val="000000"/>
                  <w:sz w:val="22"/>
                  <w:szCs w:val="22"/>
                </w:rPr>
                <w:t>CIO</w:t>
              </w:r>
            </w:ins>
          </w:p>
        </w:tc>
        <w:tc>
          <w:tcPr>
            <w:tcW w:w="1214" w:type="pct"/>
            <w:shd w:val="clear" w:color="auto" w:fill="FFFFFF" w:themeFill="background1"/>
            <w:tcPrChange w:id="2514" w:author="OLIVARES MARTINEZ FERNANDO JESUS" w:date="2026-09-01T12:07:00Z">
              <w:tcPr>
                <w:tcW w:w="1214" w:type="pct"/>
                <w:shd w:val="clear" w:color="auto" w:fill="FFFFFF" w:themeFill="background1"/>
              </w:tcPr>
            </w:tcPrChange>
          </w:tcPr>
          <w:p w14:paraId="2C846E8C" w14:textId="77777777" w:rsidR="007A42B9" w:rsidRPr="00FC6EA0" w:rsidRDefault="007A42B9" w:rsidP="000A29DB">
            <w:pPr>
              <w:rPr>
                <w:lang w:val="es-ES_tradnl"/>
              </w:rPr>
            </w:pPr>
          </w:p>
        </w:tc>
        <w:tc>
          <w:tcPr>
            <w:tcW w:w="643" w:type="pct"/>
            <w:shd w:val="clear" w:color="auto" w:fill="FFFFFF" w:themeFill="background1"/>
            <w:vAlign w:val="center"/>
            <w:tcPrChange w:id="2515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6F91C59A" w14:textId="77777777" w:rsidR="007A42B9" w:rsidRPr="00F10BA8" w:rsidRDefault="007A42B9" w:rsidP="000A29D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SEQ</w:t>
            </w:r>
          </w:p>
        </w:tc>
        <w:tc>
          <w:tcPr>
            <w:tcW w:w="2073" w:type="pct"/>
            <w:shd w:val="clear" w:color="auto" w:fill="FFFFFF" w:themeFill="background1"/>
            <w:tcPrChange w:id="2516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46568F7E" w14:textId="77777777" w:rsidR="007A42B9" w:rsidRDefault="007A42B9" w:rsidP="000A29DB">
            <w:pPr>
              <w:rPr>
                <w:noProof/>
              </w:rPr>
            </w:pPr>
            <w:r>
              <w:rPr>
                <w:rFonts w:cs="Arial"/>
              </w:rPr>
              <w:t>Secuencial</w:t>
            </w:r>
          </w:p>
        </w:tc>
      </w:tr>
      <w:tr w:rsidR="00DB5899" w14:paraId="1F2065F2" w14:textId="77777777" w:rsidTr="00440D27">
        <w:tblPrEx>
          <w:tblW w:w="5838" w:type="pct"/>
          <w:tblLayout w:type="fixed"/>
          <w:tblPrExChange w:id="2517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518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bottom"/>
            <w:tcPrChange w:id="2519" w:author="OLIVARES MARTINEZ FERNANDO JESUS" w:date="2026-09-01T12:07:00Z">
              <w:tcPr>
                <w:tcW w:w="1070" w:type="pct"/>
                <w:shd w:val="clear" w:color="auto" w:fill="FFFFFF" w:themeFill="background1"/>
                <w:vAlign w:val="bottom"/>
              </w:tcPr>
            </w:tcPrChange>
          </w:tcPr>
          <w:p w14:paraId="796E3128" w14:textId="53A37FC1" w:rsidR="00DB5899" w:rsidRDefault="00DB5899" w:rsidP="00DB5899">
            <w:pPr>
              <w:rPr>
                <w:rFonts w:ascii="Calibri" w:hAnsi="Calibri" w:cs="Calibri"/>
                <w:color w:val="000000"/>
              </w:rPr>
            </w:pPr>
            <w:ins w:id="2520" w:author="OLIVARES MARTINEZ FERNANDO JESUS" w:date="2026-09-01T12:00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DESCRIPCION</w:t>
              </w:r>
            </w:ins>
            <w:del w:id="2521" w:author="OLIVARES MARTINEZ FERNANDO JESUS" w:date="2026-09-01T12:00:00Z">
              <w:r w:rsidDel="00E13574">
                <w:rPr>
                  <w:rFonts w:ascii="Calibri" w:hAnsi="Calibri" w:cs="Calibri"/>
                  <w:color w:val="000000"/>
                </w:rPr>
                <w:delText>ID_EJERCITO</w:delText>
              </w:r>
            </w:del>
          </w:p>
        </w:tc>
        <w:tc>
          <w:tcPr>
            <w:tcW w:w="1214" w:type="pct"/>
            <w:shd w:val="clear" w:color="auto" w:fill="FFFFFF" w:themeFill="background1"/>
            <w:tcPrChange w:id="2522" w:author="OLIVARES MARTINEZ FERNANDO JESUS" w:date="2026-09-01T12:07:00Z">
              <w:tcPr>
                <w:tcW w:w="1214" w:type="pct"/>
                <w:shd w:val="clear" w:color="auto" w:fill="FFFFFF" w:themeFill="background1"/>
              </w:tcPr>
            </w:tcPrChange>
          </w:tcPr>
          <w:p w14:paraId="1360B87B" w14:textId="4EB3BBDE" w:rsidR="00DB5899" w:rsidRDefault="00DB5899" w:rsidP="00DB5899">
            <w:pPr>
              <w:rPr>
                <w:lang w:val="es-ES_tradnl"/>
              </w:rPr>
            </w:pPr>
            <w:ins w:id="2523" w:author="OLIVARES MARTINEZ FERNANDO JESUS" w:date="2026-09-01T12:00:00Z">
              <w:r>
                <w:rPr>
                  <w:lang w:val="es-ES_tradnl"/>
                </w:rPr>
                <w:t>Descripción</w:t>
              </w:r>
            </w:ins>
            <w:ins w:id="2524" w:author="OLIVARES MARTINEZ FERNANDO JESUS" w:date="2026-09-01T12:01:00Z">
              <w:r>
                <w:rPr>
                  <w:lang w:val="es-ES_tradnl"/>
                </w:rPr>
                <w:t>*</w:t>
              </w:r>
            </w:ins>
          </w:p>
        </w:tc>
        <w:tc>
          <w:tcPr>
            <w:tcW w:w="643" w:type="pct"/>
            <w:shd w:val="clear" w:color="auto" w:fill="FFFFFF" w:themeFill="background1"/>
            <w:vAlign w:val="center"/>
            <w:tcPrChange w:id="2525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0091FE5C" w14:textId="6038DD0A" w:rsidR="00DB5899" w:rsidRDefault="00DB5899" w:rsidP="00DB5899">
            <w:pPr>
              <w:rPr>
                <w:rFonts w:cs="Arial"/>
                <w:sz w:val="16"/>
                <w:szCs w:val="16"/>
              </w:rPr>
            </w:pPr>
            <w:ins w:id="2526" w:author="OLIVARES MARTINEZ FERNANDO JESUS" w:date="2026-09-01T12:00:00Z">
              <w:r>
                <w:rPr>
                  <w:rFonts w:cs="Arial"/>
                  <w:sz w:val="16"/>
                  <w:szCs w:val="16"/>
                </w:rPr>
                <w:t>AUT</w:t>
              </w:r>
            </w:ins>
            <w:del w:id="2527" w:author="OLIVARES MARTINEZ FERNANDO JESUS" w:date="2026-09-01T12:00:00Z">
              <w:r w:rsidDel="00E13574">
                <w:rPr>
                  <w:rFonts w:cs="Arial"/>
                  <w:sz w:val="16"/>
                  <w:szCs w:val="16"/>
                </w:rPr>
                <w:delText>ALG</w:delText>
              </w:r>
            </w:del>
          </w:p>
        </w:tc>
        <w:tc>
          <w:tcPr>
            <w:tcW w:w="2073" w:type="pct"/>
            <w:shd w:val="clear" w:color="auto" w:fill="FFFFFF" w:themeFill="background1"/>
            <w:tcPrChange w:id="2528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6DC84828" w14:textId="3C63709E" w:rsidR="00DB5899" w:rsidDel="00E13574" w:rsidRDefault="00DB5899" w:rsidP="00DB5899">
            <w:pPr>
              <w:rPr>
                <w:del w:id="2529" w:author="OLIVARES MARTINEZ FERNANDO JESUS" w:date="2026-09-01T12:00:00Z"/>
                <w:rFonts w:cs="Arial"/>
              </w:rPr>
            </w:pPr>
            <w:ins w:id="2530" w:author="OLIVARES MARTINEZ FERNANDO JESUS" w:date="2026-09-01T12:00:00Z">
              <w:r>
                <w:rPr>
                  <w:rFonts w:cs="Arial"/>
                </w:rPr>
                <w:t>Se grabará el valor informado en el campo “</w:t>
              </w:r>
              <w:r>
                <w:rPr>
                  <w:lang w:val="es-ES_tradnl"/>
                </w:rPr>
                <w:t>Descripción”</w:t>
              </w:r>
            </w:ins>
            <w:del w:id="2531" w:author="OLIVARES MARTINEZ FERNANDO JESUS" w:date="2026-09-01T12:00:00Z">
              <w:r w:rsidDel="00E13574">
                <w:rPr>
                  <w:rFonts w:cs="Arial"/>
                </w:rPr>
                <w:delText>Con el valor seleccionado para Ejército.</w:delText>
              </w:r>
            </w:del>
          </w:p>
          <w:p w14:paraId="017B8611" w14:textId="204F5F22" w:rsidR="00DB5899" w:rsidDel="00E13574" w:rsidRDefault="00DB5899" w:rsidP="00DB5899">
            <w:pPr>
              <w:rPr>
                <w:del w:id="2532" w:author="OLIVARES MARTINEZ FERNANDO JESUS" w:date="2026-09-01T12:00:00Z"/>
                <w:rFonts w:cs="Arial"/>
              </w:rPr>
            </w:pPr>
            <w:del w:id="2533" w:author="OLIVARES MARTINEZ FERNANDO JESUS" w:date="2026-09-01T12:00:00Z">
              <w:r w:rsidDel="00E13574">
                <w:rPr>
                  <w:rFonts w:cs="Arial"/>
                </w:rPr>
                <w:delText>SIA_DAT_EJERCITO = “Código”</w:delText>
              </w:r>
            </w:del>
          </w:p>
          <w:p w14:paraId="7BD7C152" w14:textId="6FC38F75" w:rsidR="00DB5899" w:rsidRDefault="00DB5899" w:rsidP="00DB5899">
            <w:pPr>
              <w:rPr>
                <w:rFonts w:cs="Arial"/>
              </w:rPr>
            </w:pPr>
            <w:del w:id="2534" w:author="OLIVARES MARTINEZ FERNANDO JESUS" w:date="2026-09-01T12:00:00Z">
              <w:r w:rsidDel="00E13574">
                <w:rPr>
                  <w:rFonts w:cs="Arial"/>
                </w:rPr>
                <w:delText>Con esto tenemos el ID_EJERCITO que insertamos en SIA_DAT_CIO</w:delText>
              </w:r>
            </w:del>
          </w:p>
        </w:tc>
      </w:tr>
      <w:tr w:rsidR="00DB5899" w14:paraId="62862481" w14:textId="77777777" w:rsidTr="00440D27">
        <w:tblPrEx>
          <w:tblW w:w="5838" w:type="pct"/>
          <w:tblLayout w:type="fixed"/>
          <w:tblPrExChange w:id="2535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536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center"/>
            <w:tcPrChange w:id="2537" w:author="OLIVARES MARTINEZ FERNANDO JESUS" w:date="2026-09-01T12:07:00Z">
              <w:tcPr>
                <w:tcW w:w="1070" w:type="pct"/>
                <w:shd w:val="clear" w:color="auto" w:fill="FFFFFF" w:themeFill="background1"/>
                <w:vAlign w:val="center"/>
              </w:tcPr>
            </w:tcPrChange>
          </w:tcPr>
          <w:p w14:paraId="3134B95D" w14:textId="3EBBF3DB" w:rsidR="00DB5899" w:rsidRDefault="00DB5899" w:rsidP="00DB5899">
            <w:pPr>
              <w:rPr>
                <w:rFonts w:ascii="Calibri" w:hAnsi="Calibri" w:cs="Calibri"/>
                <w:color w:val="000000"/>
              </w:rPr>
            </w:pPr>
            <w:ins w:id="2538" w:author="OLIVARES MARTINEZ FERNANDO JESUS" w:date="2026-09-01T12:00:00Z">
              <w:r>
                <w:rPr>
                  <w:rFonts w:ascii="Calibri" w:hAnsi="Calibri" w:cs="Calibri"/>
                  <w:color w:val="000000"/>
                </w:rPr>
                <w:t>ID_EJERCITO</w:t>
              </w:r>
            </w:ins>
          </w:p>
        </w:tc>
        <w:tc>
          <w:tcPr>
            <w:tcW w:w="1214" w:type="pct"/>
            <w:shd w:val="clear" w:color="auto" w:fill="FFFFFF" w:themeFill="background1"/>
            <w:tcPrChange w:id="2539" w:author="OLIVARES MARTINEZ FERNANDO JESUS" w:date="2026-09-01T12:07:00Z">
              <w:tcPr>
                <w:tcW w:w="1214" w:type="pct"/>
                <w:shd w:val="clear" w:color="auto" w:fill="FFFFFF" w:themeFill="background1"/>
              </w:tcPr>
            </w:tcPrChange>
          </w:tcPr>
          <w:p w14:paraId="4EB7E0F4" w14:textId="6862539A" w:rsidR="00DB5899" w:rsidRDefault="00DB5899" w:rsidP="00DB5899">
            <w:pPr>
              <w:rPr>
                <w:lang w:val="es-ES_tradnl"/>
              </w:rPr>
            </w:pPr>
            <w:ins w:id="2540" w:author="OLIVARES MARTINEZ FERNANDO JESUS" w:date="2026-09-01T12:01:00Z">
              <w:r>
                <w:rPr>
                  <w:lang w:val="es-ES_tradnl"/>
                </w:rPr>
                <w:t>Ejército*. Este campo nos sirve de FK para buscar en la tabla SIA_DAT_EJERCITO.CODIGO</w:t>
              </w:r>
            </w:ins>
          </w:p>
        </w:tc>
        <w:tc>
          <w:tcPr>
            <w:tcW w:w="643" w:type="pct"/>
            <w:shd w:val="clear" w:color="auto" w:fill="FFFFFF" w:themeFill="background1"/>
            <w:vAlign w:val="center"/>
            <w:tcPrChange w:id="2541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7F3DC502" w14:textId="4B86EEBA" w:rsidR="00DB5899" w:rsidRDefault="00DB5899" w:rsidP="00DB5899">
            <w:pPr>
              <w:rPr>
                <w:rFonts w:cs="Arial"/>
                <w:sz w:val="16"/>
                <w:szCs w:val="16"/>
              </w:rPr>
            </w:pPr>
            <w:ins w:id="2542" w:author="OLIVARES MARTINEZ FERNANDO JESUS" w:date="2026-09-01T12:00:00Z">
              <w:r>
                <w:rPr>
                  <w:rFonts w:cs="Arial"/>
                  <w:sz w:val="16"/>
                  <w:szCs w:val="16"/>
                </w:rPr>
                <w:t>ALG</w:t>
              </w:r>
            </w:ins>
          </w:p>
        </w:tc>
        <w:tc>
          <w:tcPr>
            <w:tcW w:w="2073" w:type="pct"/>
            <w:shd w:val="clear" w:color="auto" w:fill="FFFFFF" w:themeFill="background1"/>
            <w:tcPrChange w:id="2543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12812B11" w14:textId="77777777" w:rsidR="00DB5899" w:rsidRDefault="00DB5899" w:rsidP="00DB5899">
            <w:pPr>
              <w:rPr>
                <w:ins w:id="2544" w:author="OLIVARES MARTINEZ FERNANDO JESUS" w:date="2026-09-01T12:00:00Z"/>
                <w:rFonts w:cs="Arial"/>
              </w:rPr>
            </w:pPr>
            <w:ins w:id="2545" w:author="OLIVARES MARTINEZ FERNANDO JESUS" w:date="2026-09-01T12:00:00Z">
              <w:r>
                <w:rPr>
                  <w:rFonts w:cs="Arial"/>
                </w:rPr>
                <w:t>Con el valor seleccionado para Ejército.</w:t>
              </w:r>
            </w:ins>
          </w:p>
          <w:p w14:paraId="005DE852" w14:textId="77777777" w:rsidR="00DB5899" w:rsidRDefault="00DB5899" w:rsidP="00DB5899">
            <w:pPr>
              <w:rPr>
                <w:ins w:id="2546" w:author="OLIVARES MARTINEZ FERNANDO JESUS" w:date="2026-09-01T12:00:00Z"/>
                <w:rFonts w:cs="Arial"/>
              </w:rPr>
            </w:pPr>
            <w:ins w:id="2547" w:author="OLIVARES MARTINEZ FERNANDO JESUS" w:date="2026-09-01T12:00:00Z">
              <w:r>
                <w:rPr>
                  <w:rFonts w:cs="Arial"/>
                </w:rPr>
                <w:t>SIA_DAT_EJERCITO = “Código”</w:t>
              </w:r>
            </w:ins>
          </w:p>
          <w:p w14:paraId="7FBBCBCB" w14:textId="2DA64DA9" w:rsidR="00DB5899" w:rsidRDefault="00DB5899" w:rsidP="00DB5899">
            <w:pPr>
              <w:rPr>
                <w:rFonts w:cs="Arial"/>
              </w:rPr>
            </w:pPr>
            <w:ins w:id="2548" w:author="OLIVARES MARTINEZ FERNANDO JESUS" w:date="2026-09-01T12:00:00Z">
              <w:r>
                <w:rPr>
                  <w:rFonts w:cs="Arial"/>
                </w:rPr>
                <w:t>Con esto tenemos el ID_EJERCITO que insertamos en SIA_DAT_CIO</w:t>
              </w:r>
            </w:ins>
          </w:p>
        </w:tc>
      </w:tr>
      <w:tr w:rsidR="00DB5899" w14:paraId="1D82E8DD" w14:textId="77777777" w:rsidTr="00440D27">
        <w:tblPrEx>
          <w:tblW w:w="5838" w:type="pct"/>
          <w:tblLayout w:type="fixed"/>
          <w:tblPrExChange w:id="2549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550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bottom"/>
            <w:tcPrChange w:id="2551" w:author="OLIVARES MARTINEZ FERNANDO JESUS" w:date="2026-09-01T12:07:00Z">
              <w:tcPr>
                <w:tcW w:w="1070" w:type="pct"/>
                <w:shd w:val="clear" w:color="auto" w:fill="FFFFFF" w:themeFill="background1"/>
                <w:vAlign w:val="bottom"/>
              </w:tcPr>
            </w:tcPrChange>
          </w:tcPr>
          <w:p w14:paraId="21445532" w14:textId="1E6DE29A" w:rsidR="00DB5899" w:rsidRDefault="00DB5899" w:rsidP="00DB5899">
            <w:pPr>
              <w:rPr>
                <w:lang w:val="es-ES_tradnl"/>
              </w:rPr>
            </w:pPr>
            <w:del w:id="2552" w:author="OLIVARES MARTINEZ FERNANDO JESUS" w:date="2026-09-01T12:00:00Z">
              <w:r w:rsidDel="00DB5899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DESCRIPCION</w:delText>
              </w:r>
            </w:del>
            <w:ins w:id="2553" w:author="OLIVARES MARTINEZ FERNANDO JESUS" w:date="2026-09-01T12:00:00Z">
              <w:r w:rsidRPr="00DB5899">
                <w:rPr>
                  <w:rFonts w:ascii="Calibri" w:hAnsi="Calibri" w:cs="Calibri"/>
                  <w:color w:val="000000"/>
                  <w:sz w:val="22"/>
                  <w:szCs w:val="22"/>
                </w:rPr>
                <w:t>NOMBRE_UNIDAD2</w:t>
              </w:r>
            </w:ins>
          </w:p>
        </w:tc>
        <w:tc>
          <w:tcPr>
            <w:tcW w:w="1214" w:type="pct"/>
            <w:shd w:val="clear" w:color="auto" w:fill="FFFFFF" w:themeFill="background1"/>
            <w:tcPrChange w:id="2554" w:author="OLIVARES MARTINEZ FERNANDO JESUS" w:date="2026-09-01T12:07:00Z">
              <w:tcPr>
                <w:tcW w:w="1214" w:type="pct"/>
                <w:shd w:val="clear" w:color="auto" w:fill="FFFFFF" w:themeFill="background1"/>
              </w:tcPr>
            </w:tcPrChange>
          </w:tcPr>
          <w:p w14:paraId="55853614" w14:textId="64977D42" w:rsidR="00DB5899" w:rsidRPr="00FC6EA0" w:rsidRDefault="00DB5899" w:rsidP="00DB5899">
            <w:pPr>
              <w:rPr>
                <w:lang w:val="es-ES_tradnl"/>
              </w:rPr>
            </w:pPr>
            <w:ins w:id="2555" w:author="OLIVARES MARTINEZ FERNANDO JESUS" w:date="2026-09-01T12:01:00Z">
              <w:r w:rsidRPr="00DB5899">
                <w:t>Nombre Unidad</w:t>
              </w:r>
            </w:ins>
            <w:del w:id="2556" w:author="OLIVARES MARTINEZ FERNANDO JESUS" w:date="2026-09-01T12:01:00Z">
              <w:r w:rsidDel="00DB5899">
                <w:rPr>
                  <w:lang w:val="es-ES_tradnl"/>
                </w:rPr>
                <w:delText>Descripción</w:delText>
              </w:r>
            </w:del>
          </w:p>
        </w:tc>
        <w:tc>
          <w:tcPr>
            <w:tcW w:w="643" w:type="pct"/>
            <w:shd w:val="clear" w:color="auto" w:fill="FFFFFF" w:themeFill="background1"/>
            <w:vAlign w:val="center"/>
            <w:tcPrChange w:id="2557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72789213" w14:textId="77777777" w:rsidR="00DB5899" w:rsidRDefault="00DB5899" w:rsidP="00DB589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073" w:type="pct"/>
            <w:shd w:val="clear" w:color="auto" w:fill="FFFFFF" w:themeFill="background1"/>
            <w:tcPrChange w:id="2558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1688E9ED" w14:textId="38390633" w:rsidR="00DB5899" w:rsidRDefault="00DB5899" w:rsidP="00DB5899">
            <w:pPr>
              <w:rPr>
                <w:noProof/>
              </w:rPr>
            </w:pPr>
            <w:r>
              <w:rPr>
                <w:rFonts w:cs="Arial"/>
              </w:rPr>
              <w:t>Se grabará el valor informado en el campo “</w:t>
            </w:r>
            <w:ins w:id="2559" w:author="OLIVARES MARTINEZ FERNANDO JESUS" w:date="2026-09-01T12:02:00Z">
              <w:r w:rsidRPr="00DB5899">
                <w:t>Nombre Unidad</w:t>
              </w:r>
            </w:ins>
            <w:del w:id="2560" w:author="OLIVARES MARTINEZ FERNANDO JESUS" w:date="2026-09-01T12:02:00Z">
              <w:r w:rsidDel="00DB5899">
                <w:rPr>
                  <w:lang w:val="es-ES_tradnl"/>
                </w:rPr>
                <w:delText>Descripción</w:delText>
              </w:r>
            </w:del>
            <w:r>
              <w:rPr>
                <w:lang w:val="es-ES_tradnl"/>
              </w:rPr>
              <w:t>”</w:t>
            </w:r>
          </w:p>
        </w:tc>
      </w:tr>
      <w:tr w:rsidR="00DB5899" w14:paraId="77FEC1C8" w14:textId="77777777" w:rsidTr="00440D27">
        <w:tblPrEx>
          <w:tblW w:w="5838" w:type="pct"/>
          <w:tblLayout w:type="fixed"/>
          <w:tblPrExChange w:id="2561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562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center"/>
            <w:tcPrChange w:id="2563" w:author="OLIVARES MARTINEZ FERNANDO JESUS" w:date="2026-09-01T12:07:00Z">
              <w:tcPr>
                <w:tcW w:w="1070" w:type="pct"/>
                <w:shd w:val="clear" w:color="auto" w:fill="FFFFFF" w:themeFill="background1"/>
                <w:vAlign w:val="center"/>
              </w:tcPr>
            </w:tcPrChange>
          </w:tcPr>
          <w:p w14:paraId="717726D0" w14:textId="2E779283" w:rsidR="00DB5899" w:rsidRPr="00C67F00" w:rsidRDefault="00DB5899" w:rsidP="00DB5899">
            <w:pPr>
              <w:rPr>
                <w:rFonts w:ascii="Calibri" w:hAnsi="Calibri" w:cs="Calibri"/>
                <w:color w:val="000000"/>
                <w:sz w:val="22"/>
                <w:szCs w:val="22"/>
                <w:rPrChange w:id="2564" w:author="OLIVARES MARTINEZ FERNANDO JESUS" w:date="2026-08-13T11:28:00Z">
                  <w:rPr>
                    <w:rFonts w:ascii="Calibri" w:hAnsi="Calibri" w:cs="Calibri"/>
                    <w:color w:val="000000"/>
                  </w:rPr>
                </w:rPrChange>
              </w:rPr>
            </w:pPr>
            <w:r w:rsidRPr="00DB5899">
              <w:rPr>
                <w:rFonts w:ascii="Calibri" w:hAnsi="Calibri" w:cs="Calibri"/>
                <w:color w:val="000000"/>
              </w:rPr>
              <w:t>ID_UNIDAD2_CIO</w:t>
            </w:r>
            <w:del w:id="2565" w:author="OLIVARES MARTINEZ FERNANDO JESUS" w:date="2026-09-01T12:02:00Z">
              <w:r w:rsidRPr="00C67F00" w:rsidDel="00DB5899">
                <w:rPr>
                  <w:rFonts w:ascii="Calibri" w:hAnsi="Calibri" w:cs="Calibri"/>
                  <w:color w:val="000000"/>
                </w:rPr>
                <w:delText>ID_TIPO_</w:delText>
              </w:r>
            </w:del>
            <w:del w:id="2566" w:author="OLIVARES MARTINEZ FERNANDO JESUS" w:date="2026-09-01T10:02:00Z">
              <w:r w:rsidRPr="00C67F00" w:rsidDel="00EA4C3E">
                <w:rPr>
                  <w:rFonts w:ascii="Calibri" w:hAnsi="Calibri" w:cs="Calibri"/>
                  <w:color w:val="000000"/>
                </w:rPr>
                <w:delText>VOZ</w:delText>
              </w:r>
            </w:del>
          </w:p>
        </w:tc>
        <w:tc>
          <w:tcPr>
            <w:tcW w:w="1214" w:type="pct"/>
            <w:shd w:val="clear" w:color="auto" w:fill="FFFFFF" w:themeFill="background1"/>
            <w:vAlign w:val="center"/>
            <w:tcPrChange w:id="2567" w:author="OLIVARES MARTINEZ FERNANDO JESUS" w:date="2026-09-01T12:07:00Z">
              <w:tcPr>
                <w:tcW w:w="1214" w:type="pct"/>
                <w:shd w:val="clear" w:color="auto" w:fill="FFFFFF" w:themeFill="background1"/>
              </w:tcPr>
            </w:tcPrChange>
          </w:tcPr>
          <w:p w14:paraId="0318F20D" w14:textId="65CAF1EA" w:rsidR="00DB5899" w:rsidRDefault="00DB5899" w:rsidP="00DB5899">
            <w:pPr>
              <w:rPr>
                <w:lang w:val="es-ES_tradnl"/>
              </w:rPr>
            </w:pPr>
            <w:r w:rsidRPr="00DB5899">
              <w:t>Código Unidad *</w:t>
            </w:r>
            <w:del w:id="2568" w:author="OLIVARES MARTINEZ FERNANDO JESUS" w:date="2026-09-01T12:02:00Z">
              <w:r w:rsidDel="00DB5899">
                <w:rPr>
                  <w:lang w:val="es-ES_tradnl"/>
                </w:rPr>
                <w:delText>Tipo</w:delText>
              </w:r>
            </w:del>
          </w:p>
        </w:tc>
        <w:tc>
          <w:tcPr>
            <w:tcW w:w="643" w:type="pct"/>
            <w:shd w:val="clear" w:color="auto" w:fill="FFFFFF" w:themeFill="background1"/>
            <w:vAlign w:val="center"/>
            <w:tcPrChange w:id="2569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6F0A9EBB" w14:textId="1FC3C0A3" w:rsidR="00DB5899" w:rsidRDefault="00DB5899" w:rsidP="00DB589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AUT</w:t>
            </w:r>
          </w:p>
        </w:tc>
        <w:tc>
          <w:tcPr>
            <w:tcW w:w="2073" w:type="pct"/>
            <w:shd w:val="clear" w:color="auto" w:fill="FFFFFF" w:themeFill="background1"/>
            <w:tcPrChange w:id="2570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3C3A2DD3" w14:textId="55119299" w:rsidR="00DB5899" w:rsidDel="00DB5899" w:rsidRDefault="00DB5899" w:rsidP="00DB5899">
            <w:pPr>
              <w:rPr>
                <w:del w:id="2571" w:author="OLIVARES MARTINEZ FERNANDO JESUS" w:date="2026-09-01T12:02:00Z"/>
                <w:rFonts w:cs="Arial"/>
              </w:rPr>
            </w:pPr>
            <w:del w:id="2572" w:author="OLIVARES MARTINEZ FERNANDO JESUS" w:date="2026-09-01T12:02:00Z">
              <w:r w:rsidDel="00DB5899">
                <w:rPr>
                  <w:rFonts w:cs="Arial"/>
                </w:rPr>
                <w:delText xml:space="preserve">Grabaremos un índice correspondiente al tipo de </w:delText>
              </w:r>
            </w:del>
            <w:del w:id="2573" w:author="OLIVARES MARTINEZ FERNANDO JESUS" w:date="2026-09-01T10:02:00Z">
              <w:r w:rsidDel="00EA4C3E">
                <w:rPr>
                  <w:rFonts w:cs="Arial"/>
                </w:rPr>
                <w:delText>voz</w:delText>
              </w:r>
            </w:del>
            <w:del w:id="2574" w:author="OLIVARES MARTINEZ FERNANDO JESUS" w:date="2026-09-01T12:02:00Z">
              <w:r w:rsidDel="00DB5899">
                <w:rPr>
                  <w:rFonts w:cs="Arial"/>
                </w:rPr>
                <w:delText xml:space="preserve"> seleccionado de acuerdo a los datos almacenados en la tabla SIA_DAT_TIPO_</w:delText>
              </w:r>
            </w:del>
            <w:del w:id="2575" w:author="OLIVARES MARTINEZ FERNANDO JESUS" w:date="2026-09-01T10:02:00Z">
              <w:r w:rsidDel="00EA4C3E">
                <w:rPr>
                  <w:rFonts w:cs="Arial"/>
                </w:rPr>
                <w:delText>VOZ</w:delText>
              </w:r>
            </w:del>
          </w:p>
          <w:p w14:paraId="7D616E3E" w14:textId="77223A94" w:rsidR="00DB5899" w:rsidRPr="00C67F00" w:rsidDel="00DB5899" w:rsidRDefault="00DB5899" w:rsidP="00DB5899">
            <w:pPr>
              <w:rPr>
                <w:del w:id="2576" w:author="OLIVARES MARTINEZ FERNANDO JESUS" w:date="2026-09-01T12:02:00Z"/>
                <w:rFonts w:cs="Arial"/>
              </w:rPr>
            </w:pPr>
            <w:del w:id="2577" w:author="OLIVARES MARTINEZ FERNANDO JESUS" w:date="2026-09-01T12:02:00Z">
              <w:r w:rsidRPr="00C67F00" w:rsidDel="00DB5899">
                <w:rPr>
                  <w:rFonts w:cs="Arial"/>
                </w:rPr>
                <w:delText>1</w:delText>
              </w:r>
              <w:r w:rsidRPr="00C67F00" w:rsidDel="00DB5899">
                <w:rPr>
                  <w:rFonts w:cs="Arial"/>
                </w:rPr>
                <w:tab/>
                <w:delText>S</w:delText>
              </w:r>
              <w:r w:rsidRPr="00C67F00" w:rsidDel="00DB5899">
                <w:rPr>
                  <w:rFonts w:cs="Arial"/>
                </w:rPr>
                <w:tab/>
                <w:delText>Sección</w:delText>
              </w:r>
            </w:del>
          </w:p>
          <w:p w14:paraId="1DCF3F28" w14:textId="632A024E" w:rsidR="00DB5899" w:rsidRPr="00C67F00" w:rsidDel="00DB5899" w:rsidRDefault="00DB5899" w:rsidP="00DB5899">
            <w:pPr>
              <w:rPr>
                <w:del w:id="2578" w:author="OLIVARES MARTINEZ FERNANDO JESUS" w:date="2026-09-01T12:02:00Z"/>
                <w:rFonts w:cs="Arial"/>
              </w:rPr>
            </w:pPr>
            <w:del w:id="2579" w:author="OLIVARES MARTINEZ FERNANDO JESUS" w:date="2026-09-01T12:02:00Z">
              <w:r w:rsidRPr="00C67F00" w:rsidDel="00DB5899">
                <w:rPr>
                  <w:rFonts w:cs="Arial"/>
                </w:rPr>
                <w:delText>2</w:delText>
              </w:r>
              <w:r w:rsidRPr="00C67F00" w:rsidDel="00DB5899">
                <w:rPr>
                  <w:rFonts w:cs="Arial"/>
                </w:rPr>
                <w:tab/>
                <w:delText>E</w:delText>
              </w:r>
              <w:r w:rsidRPr="00C67F00" w:rsidDel="00DB5899">
                <w:rPr>
                  <w:rFonts w:cs="Arial"/>
                </w:rPr>
                <w:tab/>
                <w:delText>Epígrafe</w:delText>
              </w:r>
            </w:del>
          </w:p>
          <w:p w14:paraId="348E8230" w14:textId="77777777" w:rsidR="00DB5899" w:rsidRDefault="00DB5899" w:rsidP="00DB5899">
            <w:pPr>
              <w:rPr>
                <w:ins w:id="2580" w:author="OLIVARES MARTINEZ FERNANDO JESUS" w:date="2026-09-01T12:03:00Z"/>
                <w:rFonts w:cs="Arial"/>
              </w:rPr>
            </w:pPr>
            <w:del w:id="2581" w:author="OLIVARES MARTINEZ FERNANDO JESUS" w:date="2026-09-01T12:02:00Z">
              <w:r w:rsidRPr="00C67F00" w:rsidDel="00DB5899">
                <w:rPr>
                  <w:rFonts w:cs="Arial"/>
                </w:rPr>
                <w:delText>3</w:delText>
              </w:r>
              <w:r w:rsidRPr="00C67F00" w:rsidDel="00DB5899">
                <w:rPr>
                  <w:rFonts w:cs="Arial"/>
                </w:rPr>
                <w:tab/>
                <w:delText>V</w:delText>
              </w:r>
              <w:r w:rsidRPr="00C67F00" w:rsidDel="00DB5899">
                <w:rPr>
                  <w:rFonts w:cs="Arial"/>
                </w:rPr>
                <w:tab/>
                <w:delText>Vicisitud</w:delText>
              </w:r>
            </w:del>
            <w:ins w:id="2582" w:author="OLIVARES MARTINEZ FERNANDO JESUS" w:date="2026-09-01T12:02:00Z">
              <w:r>
                <w:rPr>
                  <w:rFonts w:cs="Arial"/>
                </w:rPr>
                <w:t xml:space="preserve"> </w:t>
              </w:r>
              <w:r>
                <w:rPr>
                  <w:rFonts w:cs="Arial"/>
                </w:rPr>
                <w:t xml:space="preserve">Se grabará el valor informado en el campo </w:t>
              </w:r>
            </w:ins>
          </w:p>
          <w:p w14:paraId="05786D1E" w14:textId="04FF83C6" w:rsidR="00DB5899" w:rsidRDefault="00DB5899" w:rsidP="00DB5899">
            <w:pPr>
              <w:rPr>
                <w:rFonts w:cs="Arial"/>
              </w:rPr>
            </w:pPr>
            <w:ins w:id="2583" w:author="OLIVARES MARTINEZ FERNANDO JESUS" w:date="2026-09-01T12:02:00Z">
              <w:r>
                <w:rPr>
                  <w:rFonts w:cs="Arial"/>
                </w:rPr>
                <w:t>“</w:t>
              </w:r>
            </w:ins>
            <w:ins w:id="2584" w:author="OLIVARES MARTINEZ FERNANDO JESUS" w:date="2026-09-01T12:03:00Z">
              <w:r w:rsidRPr="00DB5899">
                <w:t>Código Unidad</w:t>
              </w:r>
            </w:ins>
            <w:ins w:id="2585" w:author="OLIVARES MARTINEZ FERNANDO JESUS" w:date="2026-09-01T12:02:00Z">
              <w:r>
                <w:rPr>
                  <w:lang w:val="es-ES_tradnl"/>
                </w:rPr>
                <w:t>”</w:t>
              </w:r>
            </w:ins>
          </w:p>
        </w:tc>
      </w:tr>
      <w:tr w:rsidR="00DB5899" w14:paraId="69EAF9D3" w14:textId="77777777" w:rsidTr="00440D27">
        <w:tblPrEx>
          <w:tblW w:w="5838" w:type="pct"/>
          <w:tblLayout w:type="fixed"/>
          <w:tblPrExChange w:id="2586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587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bottom"/>
            <w:tcPrChange w:id="2588" w:author="OLIVARES MARTINEZ FERNANDO JESUS" w:date="2026-09-01T12:07:00Z">
              <w:tcPr>
                <w:tcW w:w="1070" w:type="pct"/>
                <w:shd w:val="clear" w:color="auto" w:fill="FFFFFF" w:themeFill="background1"/>
                <w:vAlign w:val="bottom"/>
              </w:tcPr>
            </w:tcPrChange>
          </w:tcPr>
          <w:p w14:paraId="422C2FDD" w14:textId="48C9153E" w:rsidR="00DB5899" w:rsidRDefault="00005507" w:rsidP="00DB5899">
            <w:pPr>
              <w:rPr>
                <w:rFonts w:ascii="Calibri" w:hAnsi="Calibri" w:cs="Calibri"/>
                <w:color w:val="000000"/>
              </w:rPr>
            </w:pPr>
            <w:ins w:id="2589" w:author="OLIVARES MARTINEZ FERNANDO JESUS" w:date="2026-09-01T12:04:00Z">
              <w:r w:rsidRPr="00DB5899">
                <w:rPr>
                  <w:rFonts w:ascii="Calibri" w:hAnsi="Calibri" w:cs="Calibri"/>
                  <w:color w:val="000000"/>
                  <w:sz w:val="22"/>
                  <w:szCs w:val="22"/>
                </w:rPr>
                <w:t>NOMBRE_UNIDAD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3</w:t>
              </w:r>
            </w:ins>
            <w:del w:id="2590" w:author="OLIVARES MARTINEZ FERNANDO JESUS" w:date="2026-09-01T12:04:00Z">
              <w:r w:rsidR="00DB5899" w:rsidRPr="00C67F00" w:rsidDel="00005507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IND_BOE</w:delText>
              </w:r>
            </w:del>
          </w:p>
        </w:tc>
        <w:tc>
          <w:tcPr>
            <w:tcW w:w="1214" w:type="pct"/>
            <w:shd w:val="clear" w:color="auto" w:fill="FFFFFF" w:themeFill="background1"/>
            <w:vAlign w:val="center"/>
            <w:tcPrChange w:id="2591" w:author="OLIVARES MARTINEZ FERNANDO JESUS" w:date="2026-09-01T12:07:00Z">
              <w:tcPr>
                <w:tcW w:w="1214" w:type="pct"/>
                <w:shd w:val="clear" w:color="auto" w:fill="FFFFFF" w:themeFill="background1"/>
                <w:vAlign w:val="center"/>
              </w:tcPr>
            </w:tcPrChange>
          </w:tcPr>
          <w:p w14:paraId="3435195D" w14:textId="13F877EC" w:rsidR="00DB5899" w:rsidRDefault="00005507" w:rsidP="00DB5899">
            <w:pPr>
              <w:rPr>
                <w:lang w:val="es-ES_tradnl"/>
              </w:rPr>
            </w:pPr>
            <w:r w:rsidRPr="00005507">
              <w:t>Nombre Subunidad</w:t>
            </w:r>
            <w:del w:id="2592" w:author="OLIVARES MARTINEZ FERNANDO JESUS" w:date="2026-09-01T12:05:00Z">
              <w:r w:rsidR="00DB5899" w:rsidDel="00005507">
                <w:rPr>
                  <w:lang w:val="es-ES_tradnl"/>
                </w:rPr>
                <w:delText>BOE</w:delText>
              </w:r>
              <w:r w:rsidR="00DB5899" w:rsidRPr="008A09AC" w:rsidDel="00005507">
                <w:rPr>
                  <w:lang w:val="es-ES_tradnl"/>
                </w:rPr>
                <w:delText>*</w:delText>
              </w:r>
            </w:del>
          </w:p>
        </w:tc>
        <w:tc>
          <w:tcPr>
            <w:tcW w:w="643" w:type="pct"/>
            <w:shd w:val="clear" w:color="auto" w:fill="FFFFFF" w:themeFill="background1"/>
            <w:vAlign w:val="center"/>
            <w:tcPrChange w:id="2593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741AC3B9" w14:textId="03F2371D" w:rsidR="00DB5899" w:rsidRDefault="00005507" w:rsidP="00DB5899">
            <w:pPr>
              <w:rPr>
                <w:rFonts w:cs="Arial"/>
                <w:sz w:val="16"/>
                <w:szCs w:val="16"/>
              </w:rPr>
            </w:pPr>
            <w:ins w:id="2594" w:author="OLIVARES MARTINEZ FERNANDO JESUS" w:date="2026-09-01T12:05:00Z">
              <w:r>
                <w:rPr>
                  <w:rFonts w:cs="Arial"/>
                  <w:sz w:val="16"/>
                  <w:szCs w:val="16"/>
                </w:rPr>
                <w:t>AUT</w:t>
              </w:r>
            </w:ins>
            <w:del w:id="2595" w:author="OLIVARES MARTINEZ FERNANDO JESUS" w:date="2026-09-01T12:05:00Z">
              <w:r w:rsidR="00DB5899" w:rsidDel="00005507">
                <w:rPr>
                  <w:rFonts w:cs="Arial"/>
                  <w:sz w:val="16"/>
                  <w:szCs w:val="16"/>
                </w:rPr>
                <w:delText>BOOL</w:delText>
              </w:r>
            </w:del>
          </w:p>
        </w:tc>
        <w:tc>
          <w:tcPr>
            <w:tcW w:w="2073" w:type="pct"/>
            <w:shd w:val="clear" w:color="auto" w:fill="FFFFFF" w:themeFill="background1"/>
            <w:tcPrChange w:id="2596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41D3803A" w14:textId="5C1B78EB" w:rsidR="00DB5899" w:rsidRDefault="00DB5899" w:rsidP="00DB5899">
            <w:pPr>
              <w:rPr>
                <w:rFonts w:cs="Arial"/>
              </w:rPr>
            </w:pPr>
            <w:del w:id="2597" w:author="OLIVARES MARTINEZ FERNANDO JESUS" w:date="2026-08-14T09:25:00Z">
              <w:r w:rsidDel="00A97732">
                <w:rPr>
                  <w:rFonts w:cs="Arial"/>
                </w:rPr>
                <w:delText>Estado de activación</w:delText>
              </w:r>
            </w:del>
            <w:ins w:id="2598" w:author="OLIVARES MARTINEZ FERNANDO JESUS" w:date="2026-09-01T12:05:00Z">
              <w:r w:rsidR="00005507">
                <w:rPr>
                  <w:rFonts w:cs="Arial"/>
                </w:rPr>
                <w:t xml:space="preserve"> </w:t>
              </w:r>
              <w:r w:rsidR="00005507">
                <w:rPr>
                  <w:rFonts w:cs="Arial"/>
                </w:rPr>
                <w:t>Se grabará el valor informado en el campo “</w:t>
              </w:r>
              <w:r w:rsidR="00005507" w:rsidRPr="00DB5899">
                <w:t xml:space="preserve">Nombre </w:t>
              </w:r>
              <w:r w:rsidR="00005507">
                <w:t>Subu</w:t>
              </w:r>
              <w:r w:rsidR="00005507" w:rsidRPr="00DB5899">
                <w:t>nidad</w:t>
              </w:r>
              <w:r w:rsidR="00005507">
                <w:rPr>
                  <w:lang w:val="es-ES_tradnl"/>
                </w:rPr>
                <w:t>”</w:t>
              </w:r>
            </w:ins>
            <w:del w:id="2599" w:author="OLIVARES MARTINEZ FERNANDO JESUS" w:date="2026-08-14T09:26:00Z">
              <w:r w:rsidDel="00A97732">
                <w:rPr>
                  <w:rFonts w:cs="Arial"/>
                </w:rPr>
                <w:delText xml:space="preserve"> </w:delText>
              </w:r>
            </w:del>
            <w:del w:id="2600" w:author="OLIVARES MARTINEZ FERNANDO JESUS" w:date="2026-09-01T12:05:00Z">
              <w:r w:rsidDel="00005507">
                <w:rPr>
                  <w:rFonts w:cs="Arial"/>
                </w:rPr>
                <w:delText xml:space="preserve">de la </w:delText>
              </w:r>
            </w:del>
            <w:del w:id="2601" w:author="OLIVARES MARTINEZ FERNANDO JESUS" w:date="2026-09-01T10:02:00Z">
              <w:r w:rsidDel="00EA4C3E">
                <w:rPr>
                  <w:rFonts w:cs="Arial"/>
                </w:rPr>
                <w:delText>Voz</w:delText>
              </w:r>
            </w:del>
            <w:del w:id="2602" w:author="OLIVARES MARTINEZ FERNANDO JESUS" w:date="2026-09-01T12:05:00Z">
              <w:r w:rsidDel="00005507">
                <w:rPr>
                  <w:rFonts w:cs="Arial"/>
                </w:rPr>
                <w:delText xml:space="preserve"> (1=BOE, 0=BOD)</w:delText>
              </w:r>
            </w:del>
          </w:p>
        </w:tc>
      </w:tr>
      <w:tr w:rsidR="00440D27" w14:paraId="3664ACA4" w14:textId="77777777" w:rsidTr="00440D27">
        <w:tblPrEx>
          <w:tblW w:w="5838" w:type="pct"/>
          <w:tblLayout w:type="fixed"/>
          <w:tblPrExChange w:id="2603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ins w:id="2604" w:author="OLIVARES MARTINEZ FERNANDO JESUS" w:date="2026-09-01T12:07:00Z"/>
          <w:trPrChange w:id="2605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center"/>
            <w:tcPrChange w:id="2606" w:author="OLIVARES MARTINEZ FERNANDO JESUS" w:date="2026-09-01T12:07:00Z">
              <w:tcPr>
                <w:tcW w:w="1070" w:type="pct"/>
                <w:shd w:val="clear" w:color="auto" w:fill="FFFFFF" w:themeFill="background1"/>
                <w:vAlign w:val="bottom"/>
              </w:tcPr>
            </w:tcPrChange>
          </w:tcPr>
          <w:p w14:paraId="1F5845CB" w14:textId="448B8DC8" w:rsidR="00440D27" w:rsidRPr="00DB5899" w:rsidRDefault="00440D27" w:rsidP="00440D27">
            <w:pPr>
              <w:rPr>
                <w:ins w:id="2607" w:author="OLIVARES MARTINEZ FERNANDO JESUS" w:date="2026-09-01T12:07:00Z"/>
                <w:rFonts w:ascii="Calibri" w:hAnsi="Calibri" w:cs="Calibri"/>
                <w:color w:val="000000"/>
              </w:rPr>
            </w:pPr>
            <w:ins w:id="2608" w:author="OLIVARES MARTINEZ FERNANDO JESUS" w:date="2026-09-01T12:07:00Z">
              <w:r w:rsidRPr="00DB5899">
                <w:rPr>
                  <w:rFonts w:ascii="Calibri" w:hAnsi="Calibri" w:cs="Calibri"/>
                  <w:color w:val="000000"/>
                </w:rPr>
                <w:t>ID_UNIDAD</w:t>
              </w:r>
              <w:r>
                <w:rPr>
                  <w:rFonts w:ascii="Calibri" w:hAnsi="Calibri" w:cs="Calibri"/>
                  <w:color w:val="000000"/>
                </w:rPr>
                <w:t>3</w:t>
              </w:r>
              <w:r w:rsidRPr="00DB5899">
                <w:rPr>
                  <w:rFonts w:ascii="Calibri" w:hAnsi="Calibri" w:cs="Calibri"/>
                  <w:color w:val="000000"/>
                </w:rPr>
                <w:t>_CIO</w:t>
              </w:r>
            </w:ins>
          </w:p>
        </w:tc>
        <w:tc>
          <w:tcPr>
            <w:tcW w:w="1214" w:type="pct"/>
            <w:shd w:val="clear" w:color="auto" w:fill="FFFFFF" w:themeFill="background1"/>
            <w:vAlign w:val="center"/>
            <w:tcPrChange w:id="2609" w:author="OLIVARES MARTINEZ FERNANDO JESUS" w:date="2026-09-01T12:07:00Z">
              <w:tcPr>
                <w:tcW w:w="1214" w:type="pct"/>
                <w:shd w:val="clear" w:color="auto" w:fill="FFFFFF" w:themeFill="background1"/>
                <w:vAlign w:val="center"/>
              </w:tcPr>
            </w:tcPrChange>
          </w:tcPr>
          <w:p w14:paraId="187A3911" w14:textId="4097ABC1" w:rsidR="00440D27" w:rsidRPr="00005507" w:rsidRDefault="00440D27" w:rsidP="00440D27">
            <w:pPr>
              <w:rPr>
                <w:ins w:id="2610" w:author="OLIVARES MARTINEZ FERNANDO JESUS" w:date="2026-09-01T12:07:00Z"/>
              </w:rPr>
            </w:pPr>
            <w:ins w:id="2611" w:author="OLIVARES MARTINEZ FERNANDO JESUS" w:date="2026-09-01T12:07:00Z">
              <w:r w:rsidRPr="00DB5899">
                <w:t xml:space="preserve">Código </w:t>
              </w:r>
              <w:r>
                <w:t>Subu</w:t>
              </w:r>
              <w:r w:rsidRPr="00DB5899">
                <w:t>nidad *</w:t>
              </w:r>
            </w:ins>
          </w:p>
        </w:tc>
        <w:tc>
          <w:tcPr>
            <w:tcW w:w="643" w:type="pct"/>
            <w:shd w:val="clear" w:color="auto" w:fill="FFFFFF" w:themeFill="background1"/>
            <w:vAlign w:val="center"/>
            <w:tcPrChange w:id="2612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23EBFD1F" w14:textId="666BA1E5" w:rsidR="00440D27" w:rsidRDefault="00440D27" w:rsidP="00440D27">
            <w:pPr>
              <w:rPr>
                <w:ins w:id="2613" w:author="OLIVARES MARTINEZ FERNANDO JESUS" w:date="2026-09-01T12:07:00Z"/>
                <w:rFonts w:cs="Arial"/>
                <w:sz w:val="16"/>
                <w:szCs w:val="16"/>
              </w:rPr>
            </w:pPr>
            <w:ins w:id="2614" w:author="OLIVARES MARTINEZ FERNANDO JESUS" w:date="2026-09-01T12:07:00Z">
              <w:r>
                <w:rPr>
                  <w:rFonts w:cs="Arial"/>
                  <w:sz w:val="16"/>
                  <w:szCs w:val="16"/>
                </w:rPr>
                <w:t>AUT</w:t>
              </w:r>
            </w:ins>
          </w:p>
        </w:tc>
        <w:tc>
          <w:tcPr>
            <w:tcW w:w="2073" w:type="pct"/>
            <w:shd w:val="clear" w:color="auto" w:fill="FFFFFF" w:themeFill="background1"/>
            <w:tcPrChange w:id="2615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4A2ECE2B" w14:textId="77777777" w:rsidR="00440D27" w:rsidRDefault="00440D27" w:rsidP="00440D27">
            <w:pPr>
              <w:rPr>
                <w:ins w:id="2616" w:author="OLIVARES MARTINEZ FERNANDO JESUS" w:date="2026-09-01T12:07:00Z"/>
                <w:rFonts w:cs="Arial"/>
              </w:rPr>
            </w:pPr>
            <w:ins w:id="2617" w:author="OLIVARES MARTINEZ FERNANDO JESUS" w:date="2026-09-01T12:07:00Z">
              <w:r>
                <w:rPr>
                  <w:rFonts w:cs="Arial"/>
                </w:rPr>
                <w:t xml:space="preserve"> Se grabará el valor informado en el campo </w:t>
              </w:r>
            </w:ins>
          </w:p>
          <w:p w14:paraId="2F5A4DBA" w14:textId="4B1E326E" w:rsidR="00440D27" w:rsidDel="00A97732" w:rsidRDefault="00440D27" w:rsidP="00440D27">
            <w:pPr>
              <w:rPr>
                <w:ins w:id="2618" w:author="OLIVARES MARTINEZ FERNANDO JESUS" w:date="2026-09-01T12:07:00Z"/>
                <w:rFonts w:cs="Arial"/>
              </w:rPr>
            </w:pPr>
            <w:ins w:id="2619" w:author="OLIVARES MARTINEZ FERNANDO JESUS" w:date="2026-09-01T12:07:00Z">
              <w:r>
                <w:rPr>
                  <w:rFonts w:cs="Arial"/>
                </w:rPr>
                <w:t>“</w:t>
              </w:r>
              <w:r w:rsidRPr="00DB5899">
                <w:t xml:space="preserve">Código </w:t>
              </w:r>
              <w:r>
                <w:t>Subu</w:t>
              </w:r>
              <w:r w:rsidRPr="00DB5899">
                <w:t>nidad</w:t>
              </w:r>
              <w:r>
                <w:rPr>
                  <w:lang w:val="es-ES_tradnl"/>
                </w:rPr>
                <w:t>”</w:t>
              </w:r>
            </w:ins>
          </w:p>
        </w:tc>
      </w:tr>
      <w:tr w:rsidR="00440D27" w14:paraId="0E890970" w14:textId="77777777" w:rsidTr="00440D27">
        <w:tblPrEx>
          <w:tblW w:w="5838" w:type="pct"/>
          <w:tblLayout w:type="fixed"/>
          <w:tblPrExChange w:id="2620" w:author="OLIVARES MARTINEZ FERNANDO JESUS" w:date="2026-09-01T12:07:00Z">
            <w:tblPrEx>
              <w:tblW w:w="5838" w:type="pct"/>
              <w:tblLayout w:type="fixed"/>
            </w:tblPrEx>
          </w:tblPrExChange>
        </w:tblPrEx>
        <w:trPr>
          <w:trHeight w:val="404"/>
          <w:trPrChange w:id="2621" w:author="OLIVARES MARTINEZ FERNANDO JESUS" w:date="2026-09-01T12:07:00Z">
            <w:trPr>
              <w:trHeight w:val="404"/>
            </w:trPr>
          </w:trPrChange>
        </w:trPr>
        <w:tc>
          <w:tcPr>
            <w:tcW w:w="1070" w:type="pct"/>
            <w:shd w:val="clear" w:color="auto" w:fill="FFFFFF" w:themeFill="background1"/>
            <w:vAlign w:val="bottom"/>
            <w:tcPrChange w:id="2622" w:author="OLIVARES MARTINEZ FERNANDO JESUS" w:date="2026-09-01T12:07:00Z">
              <w:tcPr>
                <w:tcW w:w="1070" w:type="pct"/>
                <w:shd w:val="clear" w:color="auto" w:fill="FFFFFF" w:themeFill="background1"/>
                <w:vAlign w:val="bottom"/>
              </w:tcPr>
            </w:tcPrChange>
          </w:tcPr>
          <w:p w14:paraId="767EFBCD" w14:textId="77777777" w:rsidR="00440D27" w:rsidRPr="001A3C54" w:rsidRDefault="00440D27" w:rsidP="00440D27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F73F24">
              <w:rPr>
                <w:rFonts w:ascii="Calibri" w:hAnsi="Calibri" w:cs="Calibri"/>
                <w:color w:val="000000"/>
                <w:sz w:val="22"/>
                <w:szCs w:val="22"/>
              </w:rPr>
              <w:t>IND_ACTIVO</w:t>
            </w:r>
          </w:p>
        </w:tc>
        <w:tc>
          <w:tcPr>
            <w:tcW w:w="1214" w:type="pct"/>
            <w:shd w:val="clear" w:color="auto" w:fill="FFFFFF" w:themeFill="background1"/>
            <w:vAlign w:val="center"/>
            <w:tcPrChange w:id="2623" w:author="OLIVARES MARTINEZ FERNANDO JESUS" w:date="2026-09-01T12:07:00Z">
              <w:tcPr>
                <w:tcW w:w="1214" w:type="pct"/>
                <w:shd w:val="clear" w:color="auto" w:fill="FFFFFF" w:themeFill="background1"/>
                <w:vAlign w:val="center"/>
              </w:tcPr>
            </w:tcPrChange>
          </w:tcPr>
          <w:p w14:paraId="008ED3C0" w14:textId="77777777" w:rsidR="00440D27" w:rsidRDefault="00440D27" w:rsidP="00440D27">
            <w:pPr>
              <w:rPr>
                <w:lang w:val="es-ES_tradnl"/>
              </w:rPr>
            </w:pPr>
            <w:r>
              <w:rPr>
                <w:lang w:val="es-ES_tradnl"/>
              </w:rPr>
              <w:t>Activo</w:t>
            </w:r>
            <w:r w:rsidRPr="0022340E">
              <w:rPr>
                <w:lang w:val="es-ES_tradnl"/>
              </w:rPr>
              <w:t>*</w:t>
            </w:r>
          </w:p>
        </w:tc>
        <w:tc>
          <w:tcPr>
            <w:tcW w:w="643" w:type="pct"/>
            <w:shd w:val="clear" w:color="auto" w:fill="FFFFFF" w:themeFill="background1"/>
            <w:vAlign w:val="center"/>
            <w:tcPrChange w:id="2624" w:author="OLIVARES MARTINEZ FERNANDO JESUS" w:date="2026-09-01T12:07:00Z">
              <w:tcPr>
                <w:tcW w:w="643" w:type="pct"/>
                <w:shd w:val="clear" w:color="auto" w:fill="FFFFFF" w:themeFill="background1"/>
              </w:tcPr>
            </w:tcPrChange>
          </w:tcPr>
          <w:p w14:paraId="025E0C00" w14:textId="77777777" w:rsidR="00440D27" w:rsidRDefault="00440D27" w:rsidP="00440D27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BOOL</w:t>
            </w:r>
          </w:p>
        </w:tc>
        <w:tc>
          <w:tcPr>
            <w:tcW w:w="2073" w:type="pct"/>
            <w:shd w:val="clear" w:color="auto" w:fill="FFFFFF" w:themeFill="background1"/>
            <w:tcPrChange w:id="2625" w:author="OLIVARES MARTINEZ FERNANDO JESUS" w:date="2026-09-01T12:07:00Z">
              <w:tcPr>
                <w:tcW w:w="2073" w:type="pct"/>
                <w:shd w:val="clear" w:color="auto" w:fill="FFFFFF" w:themeFill="background1"/>
              </w:tcPr>
            </w:tcPrChange>
          </w:tcPr>
          <w:p w14:paraId="6CFF05A9" w14:textId="184AD45C" w:rsidR="00440D27" w:rsidRDefault="00440D27" w:rsidP="00440D27">
            <w:pPr>
              <w:rPr>
                <w:rFonts w:cs="Arial"/>
              </w:rPr>
            </w:pPr>
            <w:r>
              <w:rPr>
                <w:rFonts w:cs="Arial"/>
              </w:rPr>
              <w:t xml:space="preserve">Estado de activación de la </w:t>
            </w:r>
            <w:del w:id="2626" w:author="OLIVARES MARTINEZ FERNANDO JESUS" w:date="2026-08-13T11:33:00Z">
              <w:r w:rsidDel="00C67F00">
                <w:rPr>
                  <w:rFonts w:cs="Arial"/>
                </w:rPr>
                <w:delText>Voz  (</w:delText>
              </w:r>
            </w:del>
            <w:ins w:id="2627" w:author="OLIVARES MARTINEZ FERNANDO JESUS" w:date="2026-09-01T10:02:00Z">
              <w:r>
                <w:rPr>
                  <w:rFonts w:cs="Arial"/>
                </w:rPr>
                <w:t>CIO</w:t>
              </w:r>
            </w:ins>
            <w:ins w:id="2628" w:author="OLIVARES MARTINEZ FERNANDO JESUS" w:date="2026-08-13T11:33:00Z">
              <w:r>
                <w:rPr>
                  <w:rFonts w:cs="Arial"/>
                </w:rPr>
                <w:t xml:space="preserve"> (</w:t>
              </w:r>
            </w:ins>
            <w:r>
              <w:rPr>
                <w:rFonts w:cs="Arial"/>
              </w:rPr>
              <w:t xml:space="preserve">1=Activo, 0=No Activo) </w:t>
            </w:r>
          </w:p>
        </w:tc>
      </w:tr>
    </w:tbl>
    <w:p w14:paraId="3A3BBB2B" w14:textId="77777777" w:rsidR="007A42B9" w:rsidRDefault="007A42B9" w:rsidP="00C67F00">
      <w:pPr>
        <w:pStyle w:val="Prrafodelista"/>
        <w:ind w:left="360"/>
      </w:pPr>
    </w:p>
    <w:p w14:paraId="5688BB9F" w14:textId="51656E6B" w:rsidR="00C67F00" w:rsidRPr="00C67F00" w:rsidDel="00430EDC" w:rsidRDefault="00C67F00" w:rsidP="00C67F00">
      <w:pPr>
        <w:rPr>
          <w:del w:id="2629" w:author="OLIVARES MARTINEZ FERNANDO JESUS" w:date="2026-09-01T11:29:00Z"/>
          <w:lang w:val="es-ES_tradnl"/>
          <w:rPrChange w:id="2630" w:author="OLIVARES MARTINEZ FERNANDO JESUS" w:date="2026-08-13T11:30:00Z">
            <w:rPr>
              <w:del w:id="2631" w:author="OLIVARES MARTINEZ FERNANDO JESUS" w:date="2026-09-01T11:29:00Z"/>
            </w:rPr>
          </w:rPrChange>
        </w:rPr>
      </w:pPr>
      <w:del w:id="2632" w:author="OLIVARES MARTINEZ FERNANDO JESUS" w:date="2026-09-01T11:29:00Z">
        <w:r w:rsidRPr="00C67F00" w:rsidDel="00430EDC">
          <w:rPr>
            <w:lang w:val="es-ES_tradnl"/>
            <w:rPrChange w:id="2633" w:author="OLIVARES MARTINEZ FERNANDO JESUS" w:date="2026-08-13T11:30:00Z">
              <w:rPr/>
            </w:rPrChange>
          </w:rPr>
          <w:delText>Cuando estemos guardando un registro de tipo “Sección”, almacenamos un registro de detalle en la tabla: SIA_DAT_</w:delText>
        </w:r>
      </w:del>
      <w:del w:id="2634" w:author="OLIVARES MARTINEZ FERNANDO JESUS" w:date="2026-09-01T10:02:00Z">
        <w:r w:rsidRPr="00C67F00" w:rsidDel="00EA4C3E">
          <w:rPr>
            <w:lang w:val="es-ES_tradnl"/>
            <w:rPrChange w:id="2635" w:author="OLIVARES MARTINEZ FERNANDO JESUS" w:date="2026-08-13T11:30:00Z">
              <w:rPr/>
            </w:rPrChange>
          </w:rPr>
          <w:delText>VOZ</w:delText>
        </w:r>
      </w:del>
      <w:del w:id="2636" w:author="OLIVARES MARTINEZ FERNANDO JESUS" w:date="2026-09-01T11:29:00Z">
        <w:r w:rsidRPr="00C67F00" w:rsidDel="00430EDC">
          <w:rPr>
            <w:lang w:val="es-ES_tradnl"/>
            <w:rPrChange w:id="2637" w:author="OLIVARES MARTINEZ FERNANDO JESUS" w:date="2026-08-13T11:30:00Z">
              <w:rPr/>
            </w:rPrChange>
          </w:rPr>
          <w:delText>_SECCION</w:delText>
        </w:r>
      </w:del>
    </w:p>
    <w:tbl>
      <w:tblPr>
        <w:tblStyle w:val="Tablaconcuadrcula"/>
        <w:tblpPr w:leftFromText="141" w:rightFromText="141" w:vertAnchor="text" w:tblpX="-572" w:tblpY="1"/>
        <w:tblOverlap w:val="never"/>
        <w:tblW w:w="5337" w:type="pct"/>
        <w:tblLayout w:type="fixed"/>
        <w:tblLook w:val="04A0" w:firstRow="1" w:lastRow="0" w:firstColumn="1" w:lastColumn="0" w:noHBand="0" w:noVBand="1"/>
      </w:tblPr>
      <w:tblGrid>
        <w:gridCol w:w="2404"/>
        <w:gridCol w:w="1420"/>
        <w:gridCol w:w="1131"/>
        <w:gridCol w:w="4111"/>
        <w:tblGridChange w:id="2638">
          <w:tblGrid>
            <w:gridCol w:w="2404"/>
            <w:gridCol w:w="1420"/>
            <w:gridCol w:w="422"/>
            <w:gridCol w:w="709"/>
            <w:gridCol w:w="4111"/>
          </w:tblGrid>
        </w:tblGridChange>
      </w:tblGrid>
      <w:tr w:rsidR="00C67F00" w:rsidDel="00430EDC" w14:paraId="208EF979" w14:textId="147409FD" w:rsidTr="000A29DB">
        <w:trPr>
          <w:trHeight w:val="274"/>
          <w:del w:id="2639" w:author="OLIVARES MARTINEZ FERNANDO JESUS" w:date="2026-09-01T11:29:00Z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1A1130EF" w14:textId="48CDA65D" w:rsidR="00C67F00" w:rsidDel="00430EDC" w:rsidRDefault="00C67F00" w:rsidP="000A29DB">
            <w:pPr>
              <w:jc w:val="center"/>
              <w:rPr>
                <w:del w:id="2640" w:author="OLIVARES MARTINEZ FERNANDO JESUS" w:date="2026-09-01T11:29:00Z"/>
                <w:b/>
                <w:color w:val="FFFFFF" w:themeColor="background1"/>
                <w:lang w:val="es-ES_tradnl"/>
              </w:rPr>
            </w:pPr>
            <w:del w:id="2641" w:author="OLIVARES MARTINEZ FERNANDO JESUS" w:date="2026-09-01T11:29:00Z">
              <w:r w:rsidDel="00430EDC">
                <w:rPr>
                  <w:b/>
                  <w:color w:val="FFFFFF" w:themeColor="background1"/>
                  <w:lang w:val="es-ES_tradnl"/>
                </w:rPr>
                <w:delText xml:space="preserve">TABLA: </w:delText>
              </w:r>
              <w:r w:rsidDel="00430EDC">
                <w:delText xml:space="preserve"> </w:delText>
              </w:r>
              <w:r w:rsidDel="00430EDC">
                <w:rPr>
                  <w:b/>
                  <w:color w:val="FFFFFF" w:themeColor="background1"/>
                  <w:lang w:val="es-ES_tradnl"/>
                </w:rPr>
                <w:delText>SIA_DAT_</w:delText>
              </w:r>
            </w:del>
            <w:del w:id="2642" w:author="OLIVARES MARTINEZ FERNANDO JESUS" w:date="2026-09-01T10:02:00Z">
              <w:r w:rsidDel="00EA4C3E">
                <w:rPr>
                  <w:b/>
                  <w:color w:val="FFFFFF" w:themeColor="background1"/>
                  <w:lang w:val="es-ES_tradnl"/>
                </w:rPr>
                <w:delText>VOZ</w:delText>
              </w:r>
            </w:del>
            <w:del w:id="2643" w:author="OLIVARES MARTINEZ FERNANDO JESUS" w:date="2026-09-01T11:29:00Z">
              <w:r w:rsidDel="00430EDC">
                <w:rPr>
                  <w:b/>
                  <w:color w:val="FFFFFF" w:themeColor="background1"/>
                  <w:lang w:val="es-ES_tradnl"/>
                </w:rPr>
                <w:delText>_SECCION</w:delText>
              </w:r>
            </w:del>
          </w:p>
        </w:tc>
      </w:tr>
      <w:tr w:rsidR="00C67F00" w:rsidDel="00430EDC" w14:paraId="1A0594B6" w14:textId="073E052B" w:rsidTr="00C67F00">
        <w:tblPrEx>
          <w:tblW w:w="5337" w:type="pct"/>
          <w:tblLayout w:type="fixed"/>
          <w:tblPrExChange w:id="2644" w:author="OLIVARES MARTINEZ FERNANDO JESUS" w:date="2026-08-13T11:32:00Z">
            <w:tblPrEx>
              <w:tblW w:w="5337" w:type="pct"/>
              <w:tblLayout w:type="fixed"/>
            </w:tblPrEx>
          </w:tblPrExChange>
        </w:tblPrEx>
        <w:trPr>
          <w:trHeight w:val="1134"/>
          <w:del w:id="2645" w:author="OLIVARES MARTINEZ FERNANDO JESUS" w:date="2026-09-01T11:29:00Z"/>
          <w:trPrChange w:id="2646" w:author="OLIVARES MARTINEZ FERNANDO JESUS" w:date="2026-08-13T11:32:00Z">
            <w:trPr>
              <w:trHeight w:val="1134"/>
            </w:trPr>
          </w:trPrChange>
        </w:trPr>
        <w:tc>
          <w:tcPr>
            <w:tcW w:w="1326" w:type="pct"/>
            <w:shd w:val="clear" w:color="auto" w:fill="1F4E79" w:themeFill="accent1" w:themeFillShade="80"/>
            <w:tcPrChange w:id="2647" w:author="OLIVARES MARTINEZ FERNANDO JESUS" w:date="2026-08-13T11:32:00Z">
              <w:tcPr>
                <w:tcW w:w="1326" w:type="pct"/>
                <w:shd w:val="clear" w:color="auto" w:fill="1F4E79" w:themeFill="accent1" w:themeFillShade="80"/>
              </w:tcPr>
            </w:tcPrChange>
          </w:tcPr>
          <w:p w14:paraId="280556B9" w14:textId="74BCF165" w:rsidR="00C67F00" w:rsidRPr="00784151" w:rsidDel="00430EDC" w:rsidRDefault="00C67F00" w:rsidP="000A29DB">
            <w:pPr>
              <w:rPr>
                <w:del w:id="2648" w:author="OLIVARES MARTINEZ FERNANDO JESUS" w:date="2026-09-01T11:29:00Z"/>
                <w:b/>
                <w:color w:val="FFFFFF" w:themeColor="background1"/>
                <w:lang w:val="es-ES_tradnl"/>
              </w:rPr>
            </w:pPr>
            <w:del w:id="2649" w:author="OLIVARES MARTINEZ FERNANDO JESUS" w:date="2026-09-01T11:29:00Z">
              <w:r w:rsidDel="00430EDC">
                <w:rPr>
                  <w:b/>
                  <w:color w:val="FFFFFF" w:themeColor="background1"/>
                  <w:lang w:val="es-ES_tradnl"/>
                </w:rPr>
                <w:delText>Campo BD</w:delText>
              </w:r>
            </w:del>
          </w:p>
        </w:tc>
        <w:tc>
          <w:tcPr>
            <w:tcW w:w="783" w:type="pct"/>
            <w:shd w:val="clear" w:color="auto" w:fill="1F4E79" w:themeFill="accent1" w:themeFillShade="80"/>
            <w:tcPrChange w:id="2650" w:author="OLIVARES MARTINEZ FERNANDO JESUS" w:date="2026-08-13T11:32:00Z">
              <w:tcPr>
                <w:tcW w:w="1016" w:type="pct"/>
                <w:gridSpan w:val="2"/>
                <w:shd w:val="clear" w:color="auto" w:fill="1F4E79" w:themeFill="accent1" w:themeFillShade="80"/>
              </w:tcPr>
            </w:tcPrChange>
          </w:tcPr>
          <w:p w14:paraId="6FDCC0C9" w14:textId="1643DB51" w:rsidR="00C67F00" w:rsidDel="00430EDC" w:rsidRDefault="00C67F00" w:rsidP="000A29DB">
            <w:pPr>
              <w:rPr>
                <w:del w:id="2651" w:author="OLIVARES MARTINEZ FERNANDO JESUS" w:date="2026-09-01T11:29:00Z"/>
                <w:b/>
                <w:color w:val="FFFFFF" w:themeColor="background1"/>
                <w:lang w:val="es-ES_tradnl"/>
              </w:rPr>
            </w:pPr>
            <w:del w:id="2652" w:author="OLIVARES MARTINEZ FERNANDO JESUS" w:date="2026-09-01T11:29:00Z">
              <w:r w:rsidDel="00430EDC">
                <w:rPr>
                  <w:b/>
                  <w:color w:val="FFFFFF" w:themeColor="background1"/>
                  <w:lang w:val="es-ES_tradnl"/>
                </w:rPr>
                <w:delText>Campo Formulario</w:delText>
              </w:r>
            </w:del>
          </w:p>
        </w:tc>
        <w:tc>
          <w:tcPr>
            <w:tcW w:w="624" w:type="pct"/>
            <w:shd w:val="clear" w:color="auto" w:fill="1F4E79" w:themeFill="accent1" w:themeFillShade="80"/>
            <w:tcPrChange w:id="2653" w:author="OLIVARES MARTINEZ FERNANDO JESUS" w:date="2026-08-13T11:32:00Z">
              <w:tcPr>
                <w:tcW w:w="391" w:type="pct"/>
                <w:shd w:val="clear" w:color="auto" w:fill="1F4E79" w:themeFill="accent1" w:themeFillShade="80"/>
              </w:tcPr>
            </w:tcPrChange>
          </w:tcPr>
          <w:p w14:paraId="02DCC719" w14:textId="20478E8B" w:rsidR="00C67F00" w:rsidDel="00430EDC" w:rsidRDefault="00C67F00" w:rsidP="000A29DB">
            <w:pPr>
              <w:rPr>
                <w:del w:id="2654" w:author="OLIVARES MARTINEZ FERNANDO JESUS" w:date="2026-09-01T11:29:00Z"/>
                <w:b/>
                <w:color w:val="FFFFFF" w:themeColor="background1"/>
                <w:lang w:val="es-ES_tradnl"/>
              </w:rPr>
            </w:pPr>
            <w:del w:id="2655" w:author="OLIVARES MARTINEZ FERNANDO JESUS" w:date="2026-09-01T11:29:00Z">
              <w:r w:rsidDel="00430EDC">
                <w:rPr>
                  <w:b/>
                  <w:color w:val="FFFFFF" w:themeColor="background1"/>
                  <w:lang w:val="es-ES_tradnl"/>
                </w:rPr>
                <w:delText>Tipo</w:delText>
              </w:r>
            </w:del>
          </w:p>
        </w:tc>
        <w:tc>
          <w:tcPr>
            <w:tcW w:w="2267" w:type="pct"/>
            <w:shd w:val="clear" w:color="auto" w:fill="1F4E79" w:themeFill="accent1" w:themeFillShade="80"/>
            <w:tcPrChange w:id="2656" w:author="OLIVARES MARTINEZ FERNANDO JESUS" w:date="2026-08-13T11:32:00Z">
              <w:tcPr>
                <w:tcW w:w="2267" w:type="pct"/>
                <w:shd w:val="clear" w:color="auto" w:fill="1F4E79" w:themeFill="accent1" w:themeFillShade="80"/>
              </w:tcPr>
            </w:tcPrChange>
          </w:tcPr>
          <w:p w14:paraId="6ACEC918" w14:textId="10D2EF96" w:rsidR="00C67F00" w:rsidDel="00430EDC" w:rsidRDefault="00C67F00" w:rsidP="000A29DB">
            <w:pPr>
              <w:rPr>
                <w:del w:id="2657" w:author="OLIVARES MARTINEZ FERNANDO JESUS" w:date="2026-09-01T11:29:00Z"/>
                <w:b/>
                <w:color w:val="FFFFFF" w:themeColor="background1"/>
                <w:lang w:val="es-ES_tradnl"/>
              </w:rPr>
            </w:pPr>
            <w:del w:id="2658" w:author="OLIVARES MARTINEZ FERNANDO JESUS" w:date="2026-09-01T11:29:00Z">
              <w:r w:rsidDel="00430EDC">
                <w:rPr>
                  <w:b/>
                  <w:color w:val="FFFFFF" w:themeColor="background1"/>
                  <w:lang w:val="es-ES_tradnl"/>
                </w:rPr>
                <w:delText xml:space="preserve">Detalles registro </w:delText>
              </w:r>
            </w:del>
          </w:p>
        </w:tc>
      </w:tr>
      <w:tr w:rsidR="00C67F00" w:rsidDel="00430EDC" w14:paraId="075170A7" w14:textId="268F460B" w:rsidTr="00C67F00">
        <w:tblPrEx>
          <w:tblW w:w="5337" w:type="pct"/>
          <w:tblLayout w:type="fixed"/>
          <w:tblPrExChange w:id="2659" w:author="OLIVARES MARTINEZ FERNANDO JESUS" w:date="2026-08-13T11:32:00Z">
            <w:tblPrEx>
              <w:tblW w:w="5337" w:type="pct"/>
              <w:tblLayout w:type="fixed"/>
            </w:tblPrEx>
          </w:tblPrExChange>
        </w:tblPrEx>
        <w:trPr>
          <w:trHeight w:val="404"/>
          <w:del w:id="2660" w:author="OLIVARES MARTINEZ FERNANDO JESUS" w:date="2026-09-01T11:29:00Z"/>
          <w:trPrChange w:id="2661" w:author="OLIVARES MARTINEZ FERNANDO JESUS" w:date="2026-08-13T11:32:00Z">
            <w:trPr>
              <w:trHeight w:val="404"/>
            </w:trPr>
          </w:trPrChange>
        </w:trPr>
        <w:tc>
          <w:tcPr>
            <w:tcW w:w="1326" w:type="pct"/>
            <w:shd w:val="clear" w:color="auto" w:fill="FFFFFF" w:themeFill="background1"/>
            <w:vAlign w:val="bottom"/>
            <w:tcPrChange w:id="2662" w:author="OLIVARES MARTINEZ FERNANDO JESUS" w:date="2026-08-13T11:32:00Z">
              <w:tcPr>
                <w:tcW w:w="1326" w:type="pct"/>
                <w:shd w:val="clear" w:color="auto" w:fill="FFFFFF" w:themeFill="background1"/>
                <w:vAlign w:val="bottom"/>
              </w:tcPr>
            </w:tcPrChange>
          </w:tcPr>
          <w:p w14:paraId="6326BF64" w14:textId="4E6EDF38" w:rsidR="00C67F00" w:rsidDel="00430EDC" w:rsidRDefault="00C67F00" w:rsidP="00C67F00">
            <w:pPr>
              <w:rPr>
                <w:del w:id="2663" w:author="OLIVARES MARTINEZ FERNANDO JESUS" w:date="2026-09-01T11:29:00Z"/>
                <w:lang w:val="es-ES_tradnl"/>
              </w:rPr>
            </w:pPr>
            <w:del w:id="2664" w:author="OLIVARES MARTINEZ FERNANDO JESUS" w:date="2026-09-01T11:29:00Z">
              <w:r w:rsidDel="00430EDC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ID_</w:delText>
              </w:r>
            </w:del>
            <w:del w:id="2665" w:author="OLIVARES MARTINEZ FERNANDO JESUS" w:date="2026-09-01T10:02:00Z">
              <w:r w:rsidDel="00EA4C3E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VOZ</w:delText>
              </w:r>
            </w:del>
          </w:p>
        </w:tc>
        <w:tc>
          <w:tcPr>
            <w:tcW w:w="783" w:type="pct"/>
            <w:shd w:val="clear" w:color="auto" w:fill="FFFFFF" w:themeFill="background1"/>
            <w:tcPrChange w:id="2666" w:author="OLIVARES MARTINEZ FERNANDO JESUS" w:date="2026-08-13T11:32:00Z">
              <w:tcPr>
                <w:tcW w:w="1016" w:type="pct"/>
                <w:gridSpan w:val="2"/>
                <w:shd w:val="clear" w:color="auto" w:fill="FFFFFF" w:themeFill="background1"/>
              </w:tcPr>
            </w:tcPrChange>
          </w:tcPr>
          <w:p w14:paraId="60893EC9" w14:textId="0E763559" w:rsidR="00C67F00" w:rsidRPr="00FC6EA0" w:rsidDel="00430EDC" w:rsidRDefault="00C67F00" w:rsidP="00C67F00">
            <w:pPr>
              <w:rPr>
                <w:del w:id="2667" w:author="OLIVARES MARTINEZ FERNANDO JESUS" w:date="2026-09-01T11:29:00Z"/>
                <w:lang w:val="es-ES_tradnl"/>
              </w:rPr>
            </w:pPr>
          </w:p>
        </w:tc>
        <w:tc>
          <w:tcPr>
            <w:tcW w:w="624" w:type="pct"/>
            <w:shd w:val="clear" w:color="auto" w:fill="FFFFFF" w:themeFill="background1"/>
            <w:tcPrChange w:id="2668" w:author="OLIVARES MARTINEZ FERNANDO JESUS" w:date="2026-08-13T11:32:00Z">
              <w:tcPr>
                <w:tcW w:w="391" w:type="pct"/>
                <w:shd w:val="clear" w:color="auto" w:fill="FFFFFF" w:themeFill="background1"/>
              </w:tcPr>
            </w:tcPrChange>
          </w:tcPr>
          <w:p w14:paraId="0C3A8E99" w14:textId="7C69130C" w:rsidR="00C67F00" w:rsidRPr="00F10BA8" w:rsidDel="00430EDC" w:rsidRDefault="00C67F00" w:rsidP="00C67F00">
            <w:pPr>
              <w:rPr>
                <w:del w:id="2669" w:author="OLIVARES MARTINEZ FERNANDO JESUS" w:date="2026-09-01T11:29:00Z"/>
                <w:rFonts w:cs="Arial"/>
                <w:sz w:val="16"/>
                <w:szCs w:val="16"/>
              </w:rPr>
            </w:pPr>
            <w:del w:id="2670" w:author="OLIVARES MARTINEZ FERNANDO JESUS" w:date="2026-09-01T11:29:00Z">
              <w:r w:rsidDel="00430EDC">
                <w:rPr>
                  <w:rFonts w:cs="Arial"/>
                  <w:sz w:val="16"/>
                  <w:szCs w:val="16"/>
                </w:rPr>
                <w:delText>SEQ</w:delText>
              </w:r>
            </w:del>
          </w:p>
        </w:tc>
        <w:tc>
          <w:tcPr>
            <w:tcW w:w="2267" w:type="pct"/>
            <w:shd w:val="clear" w:color="auto" w:fill="FFFFFF" w:themeFill="background1"/>
            <w:tcPrChange w:id="2671" w:author="OLIVARES MARTINEZ FERNANDO JESUS" w:date="2026-08-13T11:32:00Z">
              <w:tcPr>
                <w:tcW w:w="2267" w:type="pct"/>
                <w:shd w:val="clear" w:color="auto" w:fill="FFFFFF" w:themeFill="background1"/>
              </w:tcPr>
            </w:tcPrChange>
          </w:tcPr>
          <w:p w14:paraId="3D7D3470" w14:textId="113482EC" w:rsidR="00C67F00" w:rsidDel="00430EDC" w:rsidRDefault="00C67F00" w:rsidP="00C67F00">
            <w:pPr>
              <w:rPr>
                <w:del w:id="2672" w:author="OLIVARES MARTINEZ FERNANDO JESUS" w:date="2026-09-01T11:29:00Z"/>
                <w:noProof/>
              </w:rPr>
            </w:pPr>
            <w:del w:id="2673" w:author="OLIVARES MARTINEZ FERNANDO JESUS" w:date="2026-09-01T11:29:00Z">
              <w:r w:rsidDel="00430EDC">
                <w:rPr>
                  <w:rFonts w:cs="Arial"/>
                </w:rPr>
                <w:delText>Secuencial</w:delText>
              </w:r>
            </w:del>
          </w:p>
        </w:tc>
      </w:tr>
      <w:tr w:rsidR="00C67F00" w:rsidDel="00C67F00" w14:paraId="24BE534E" w14:textId="5BD66579" w:rsidTr="00C67F00">
        <w:tblPrEx>
          <w:tblW w:w="5337" w:type="pct"/>
          <w:tblLayout w:type="fixed"/>
          <w:tblPrExChange w:id="2674" w:author="OLIVARES MARTINEZ FERNANDO JESUS" w:date="2026-08-13T11:32:00Z">
            <w:tblPrEx>
              <w:tblW w:w="5337" w:type="pct"/>
              <w:tblLayout w:type="fixed"/>
            </w:tblPrEx>
          </w:tblPrExChange>
        </w:tblPrEx>
        <w:trPr>
          <w:trHeight w:val="404"/>
          <w:del w:id="2675" w:author="OLIVARES MARTINEZ FERNANDO JESUS" w:date="2026-08-13T11:32:00Z"/>
          <w:trPrChange w:id="2676" w:author="OLIVARES MARTINEZ FERNANDO JESUS" w:date="2026-08-13T11:32:00Z">
            <w:trPr>
              <w:trHeight w:val="404"/>
            </w:trPr>
          </w:trPrChange>
        </w:trPr>
        <w:tc>
          <w:tcPr>
            <w:tcW w:w="1326" w:type="pct"/>
            <w:shd w:val="clear" w:color="auto" w:fill="FFFFFF" w:themeFill="background1"/>
            <w:vAlign w:val="bottom"/>
            <w:tcPrChange w:id="2677" w:author="OLIVARES MARTINEZ FERNANDO JESUS" w:date="2026-08-13T11:32:00Z">
              <w:tcPr>
                <w:tcW w:w="1326" w:type="pct"/>
                <w:shd w:val="clear" w:color="auto" w:fill="FFFFFF" w:themeFill="background1"/>
                <w:vAlign w:val="bottom"/>
              </w:tcPr>
            </w:tcPrChange>
          </w:tcPr>
          <w:p w14:paraId="5A5B607A" w14:textId="606BB2F5" w:rsidR="00C67F00" w:rsidDel="00C67F00" w:rsidRDefault="00C67F00" w:rsidP="00C67F00">
            <w:pPr>
              <w:rPr>
                <w:del w:id="2678" w:author="OLIVARES MARTINEZ FERNANDO JESUS" w:date="2026-08-13T11:32:00Z"/>
                <w:lang w:val="es-ES_tradnl"/>
              </w:rPr>
            </w:pPr>
            <w:del w:id="2679" w:author="OLIVARES MARTINEZ FERNANDO JESUS" w:date="2026-08-13T11:32:00Z">
              <w:r w:rsidDel="00C67F00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DESCRIPCION</w:delText>
              </w:r>
            </w:del>
          </w:p>
        </w:tc>
        <w:tc>
          <w:tcPr>
            <w:tcW w:w="783" w:type="pct"/>
            <w:shd w:val="clear" w:color="auto" w:fill="FFFFFF" w:themeFill="background1"/>
            <w:tcPrChange w:id="2680" w:author="OLIVARES MARTINEZ FERNANDO JESUS" w:date="2026-08-13T11:32:00Z">
              <w:tcPr>
                <w:tcW w:w="1016" w:type="pct"/>
                <w:gridSpan w:val="2"/>
                <w:shd w:val="clear" w:color="auto" w:fill="FFFFFF" w:themeFill="background1"/>
              </w:tcPr>
            </w:tcPrChange>
          </w:tcPr>
          <w:p w14:paraId="7E910FCB" w14:textId="5E926A9A" w:rsidR="00C67F00" w:rsidRPr="00FC6EA0" w:rsidDel="00C67F00" w:rsidRDefault="00C67F00" w:rsidP="00C67F00">
            <w:pPr>
              <w:rPr>
                <w:del w:id="2681" w:author="OLIVARES MARTINEZ FERNANDO JESUS" w:date="2026-08-13T11:32:00Z"/>
                <w:lang w:val="es-ES_tradnl"/>
              </w:rPr>
            </w:pPr>
            <w:del w:id="2682" w:author="OLIVARES MARTINEZ FERNANDO JESUS" w:date="2026-08-13T11:32:00Z">
              <w:r w:rsidDel="00C67F00">
                <w:rPr>
                  <w:lang w:val="es-ES_tradnl"/>
                </w:rPr>
                <w:delText>Descripción</w:delText>
              </w:r>
            </w:del>
          </w:p>
        </w:tc>
        <w:tc>
          <w:tcPr>
            <w:tcW w:w="624" w:type="pct"/>
            <w:shd w:val="clear" w:color="auto" w:fill="FFFFFF" w:themeFill="background1"/>
            <w:tcPrChange w:id="2683" w:author="OLIVARES MARTINEZ FERNANDO JESUS" w:date="2026-08-13T11:32:00Z">
              <w:tcPr>
                <w:tcW w:w="391" w:type="pct"/>
                <w:shd w:val="clear" w:color="auto" w:fill="FFFFFF" w:themeFill="background1"/>
              </w:tcPr>
            </w:tcPrChange>
          </w:tcPr>
          <w:p w14:paraId="1E17D908" w14:textId="3E2126B9" w:rsidR="00C67F00" w:rsidDel="00C67F00" w:rsidRDefault="00C67F00" w:rsidP="00C67F00">
            <w:pPr>
              <w:rPr>
                <w:del w:id="2684" w:author="OLIVARES MARTINEZ FERNANDO JESUS" w:date="2026-08-13T11:32:00Z"/>
                <w:rFonts w:cs="Arial"/>
                <w:sz w:val="16"/>
                <w:szCs w:val="16"/>
              </w:rPr>
            </w:pPr>
            <w:del w:id="2685" w:author="OLIVARES MARTINEZ FERNANDO JESUS" w:date="2026-08-13T11:32:00Z">
              <w:r w:rsidDel="00C67F00">
                <w:rPr>
                  <w:rFonts w:cs="Arial"/>
                  <w:sz w:val="16"/>
                  <w:szCs w:val="16"/>
                </w:rPr>
                <w:delText>AUT</w:delText>
              </w:r>
            </w:del>
          </w:p>
        </w:tc>
        <w:tc>
          <w:tcPr>
            <w:tcW w:w="2267" w:type="pct"/>
            <w:shd w:val="clear" w:color="auto" w:fill="FFFFFF" w:themeFill="background1"/>
            <w:tcPrChange w:id="2686" w:author="OLIVARES MARTINEZ FERNANDO JESUS" w:date="2026-08-13T11:32:00Z">
              <w:tcPr>
                <w:tcW w:w="2267" w:type="pct"/>
                <w:shd w:val="clear" w:color="auto" w:fill="FFFFFF" w:themeFill="background1"/>
              </w:tcPr>
            </w:tcPrChange>
          </w:tcPr>
          <w:p w14:paraId="13EDCC2B" w14:textId="25C39922" w:rsidR="00C67F00" w:rsidDel="00C67F00" w:rsidRDefault="00C67F00" w:rsidP="00C67F00">
            <w:pPr>
              <w:rPr>
                <w:del w:id="2687" w:author="OLIVARES MARTINEZ FERNANDO JESUS" w:date="2026-08-13T11:32:00Z"/>
                <w:noProof/>
              </w:rPr>
            </w:pPr>
            <w:del w:id="2688" w:author="OLIVARES MARTINEZ FERNANDO JESUS" w:date="2026-08-13T11:32:00Z">
              <w:r w:rsidDel="00C67F00">
                <w:rPr>
                  <w:rFonts w:cs="Arial"/>
                </w:rPr>
                <w:delText>Se grabará el valor informado en el campo “</w:delText>
              </w:r>
              <w:r w:rsidDel="00C67F00">
                <w:rPr>
                  <w:lang w:val="es-ES_tradnl"/>
                </w:rPr>
                <w:delText>Descripción”</w:delText>
              </w:r>
            </w:del>
          </w:p>
        </w:tc>
      </w:tr>
      <w:tr w:rsidR="00C67F00" w:rsidDel="00430EDC" w14:paraId="47C457E9" w14:textId="345AB156" w:rsidTr="00C67F00">
        <w:tblPrEx>
          <w:tblW w:w="5337" w:type="pct"/>
          <w:tblLayout w:type="fixed"/>
          <w:tblPrExChange w:id="2689" w:author="OLIVARES MARTINEZ FERNANDO JESUS" w:date="2026-08-13T11:32:00Z">
            <w:tblPrEx>
              <w:tblW w:w="5337" w:type="pct"/>
              <w:tblLayout w:type="fixed"/>
            </w:tblPrEx>
          </w:tblPrExChange>
        </w:tblPrEx>
        <w:trPr>
          <w:trHeight w:val="404"/>
          <w:del w:id="2690" w:author="OLIVARES MARTINEZ FERNANDO JESUS" w:date="2026-09-01T11:29:00Z"/>
          <w:trPrChange w:id="2691" w:author="OLIVARES MARTINEZ FERNANDO JESUS" w:date="2026-08-13T11:32:00Z">
            <w:trPr>
              <w:trHeight w:val="404"/>
            </w:trPr>
          </w:trPrChange>
        </w:trPr>
        <w:tc>
          <w:tcPr>
            <w:tcW w:w="1326" w:type="pct"/>
            <w:shd w:val="clear" w:color="auto" w:fill="FFFFFF" w:themeFill="background1"/>
            <w:vAlign w:val="bottom"/>
            <w:tcPrChange w:id="2692" w:author="OLIVARES MARTINEZ FERNANDO JESUS" w:date="2026-08-13T11:32:00Z">
              <w:tcPr>
                <w:tcW w:w="1326" w:type="pct"/>
                <w:shd w:val="clear" w:color="auto" w:fill="FFFFFF" w:themeFill="background1"/>
                <w:vAlign w:val="bottom"/>
              </w:tcPr>
            </w:tcPrChange>
          </w:tcPr>
          <w:p w14:paraId="348EAE54" w14:textId="592CEDD1" w:rsidR="00C67F00" w:rsidRPr="000A29DB" w:rsidDel="00430EDC" w:rsidRDefault="00C67F00" w:rsidP="00C67F00">
            <w:pPr>
              <w:rPr>
                <w:del w:id="2693" w:author="OLIVARES MARTINEZ FERNANDO JESUS" w:date="2026-09-01T11:29:00Z"/>
                <w:rFonts w:ascii="Calibri" w:hAnsi="Calibri" w:cs="Calibri"/>
                <w:color w:val="000000"/>
                <w:sz w:val="22"/>
                <w:szCs w:val="22"/>
              </w:rPr>
            </w:pPr>
            <w:del w:id="2694" w:author="OLIVARES MARTINEZ FERNANDO JESUS" w:date="2026-08-13T11:32:00Z">
              <w:r w:rsidRPr="000A29DB" w:rsidDel="00C67F00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ID_TIPO_VOZ</w:delText>
              </w:r>
            </w:del>
          </w:p>
        </w:tc>
        <w:tc>
          <w:tcPr>
            <w:tcW w:w="783" w:type="pct"/>
            <w:shd w:val="clear" w:color="auto" w:fill="FFFFFF" w:themeFill="background1"/>
            <w:tcPrChange w:id="2695" w:author="OLIVARES MARTINEZ FERNANDO JESUS" w:date="2026-08-13T11:32:00Z">
              <w:tcPr>
                <w:tcW w:w="1016" w:type="pct"/>
                <w:gridSpan w:val="2"/>
                <w:shd w:val="clear" w:color="auto" w:fill="FFFFFF" w:themeFill="background1"/>
              </w:tcPr>
            </w:tcPrChange>
          </w:tcPr>
          <w:p w14:paraId="60C2A1EF" w14:textId="2BAC45AA" w:rsidR="00C67F00" w:rsidDel="00430EDC" w:rsidRDefault="00C67F00" w:rsidP="00C67F00">
            <w:pPr>
              <w:rPr>
                <w:del w:id="2696" w:author="OLIVARES MARTINEZ FERNANDO JESUS" w:date="2026-09-01T11:29:00Z"/>
                <w:lang w:val="es-ES_tradnl"/>
              </w:rPr>
            </w:pPr>
            <w:del w:id="2697" w:author="OLIVARES MARTINEZ FERNANDO JESUS" w:date="2026-08-13T11:32:00Z">
              <w:r w:rsidDel="00C67F00">
                <w:rPr>
                  <w:lang w:val="es-ES_tradnl"/>
                </w:rPr>
                <w:delText>Tipo</w:delText>
              </w:r>
            </w:del>
          </w:p>
        </w:tc>
        <w:tc>
          <w:tcPr>
            <w:tcW w:w="624" w:type="pct"/>
            <w:shd w:val="clear" w:color="auto" w:fill="FFFFFF" w:themeFill="background1"/>
            <w:tcPrChange w:id="2698" w:author="OLIVARES MARTINEZ FERNANDO JESUS" w:date="2026-08-13T11:32:00Z">
              <w:tcPr>
                <w:tcW w:w="391" w:type="pct"/>
                <w:shd w:val="clear" w:color="auto" w:fill="FFFFFF" w:themeFill="background1"/>
              </w:tcPr>
            </w:tcPrChange>
          </w:tcPr>
          <w:p w14:paraId="25CB2A5D" w14:textId="1C643574" w:rsidR="00C67F00" w:rsidDel="00430EDC" w:rsidRDefault="00C67F00" w:rsidP="00C67F00">
            <w:pPr>
              <w:rPr>
                <w:del w:id="2699" w:author="OLIVARES MARTINEZ FERNANDO JESUS" w:date="2026-09-01T11:29:00Z"/>
                <w:rFonts w:cs="Arial"/>
                <w:sz w:val="16"/>
                <w:szCs w:val="16"/>
              </w:rPr>
            </w:pPr>
            <w:del w:id="2700" w:author="OLIVARES MARTINEZ FERNANDO JESUS" w:date="2026-08-13T11:32:00Z">
              <w:r w:rsidDel="00C67F00">
                <w:rPr>
                  <w:rFonts w:cs="Arial"/>
                  <w:sz w:val="16"/>
                  <w:szCs w:val="16"/>
                </w:rPr>
                <w:delText>AUT</w:delText>
              </w:r>
            </w:del>
          </w:p>
        </w:tc>
        <w:tc>
          <w:tcPr>
            <w:tcW w:w="2267" w:type="pct"/>
            <w:shd w:val="clear" w:color="auto" w:fill="FFFFFF" w:themeFill="background1"/>
            <w:tcPrChange w:id="2701" w:author="OLIVARES MARTINEZ FERNANDO JESUS" w:date="2026-08-13T11:32:00Z">
              <w:tcPr>
                <w:tcW w:w="2267" w:type="pct"/>
                <w:shd w:val="clear" w:color="auto" w:fill="FFFFFF" w:themeFill="background1"/>
              </w:tcPr>
            </w:tcPrChange>
          </w:tcPr>
          <w:p w14:paraId="7E24F1C5" w14:textId="565A2641" w:rsidR="00C67F00" w:rsidDel="00C67F00" w:rsidRDefault="00C67F00" w:rsidP="00C67F00">
            <w:pPr>
              <w:rPr>
                <w:del w:id="2702" w:author="OLIVARES MARTINEZ FERNANDO JESUS" w:date="2026-08-13T11:33:00Z"/>
                <w:rFonts w:cs="Arial"/>
              </w:rPr>
            </w:pPr>
            <w:del w:id="2703" w:author="OLIVARES MARTINEZ FERNANDO JESUS" w:date="2026-08-13T11:33:00Z">
              <w:r w:rsidDel="00C67F00">
                <w:rPr>
                  <w:rFonts w:cs="Arial"/>
                </w:rPr>
                <w:delText>Grabaremos un índice correspondiente al tipo de voz seleccionado de acuerdo a los datos almacenados en la tabla SIA_DAT_TIPO_VOZ</w:delText>
              </w:r>
            </w:del>
          </w:p>
          <w:p w14:paraId="6A5C1769" w14:textId="5B7A8020" w:rsidR="00C67F00" w:rsidRPr="00C67F00" w:rsidDel="00C67F00" w:rsidRDefault="00C67F00" w:rsidP="00C67F00">
            <w:pPr>
              <w:rPr>
                <w:del w:id="2704" w:author="OLIVARES MARTINEZ FERNANDO JESUS" w:date="2026-08-13T11:33:00Z"/>
                <w:rFonts w:cs="Arial"/>
              </w:rPr>
            </w:pPr>
            <w:del w:id="2705" w:author="OLIVARES MARTINEZ FERNANDO JESUS" w:date="2026-08-13T11:33:00Z">
              <w:r w:rsidRPr="00C67F00" w:rsidDel="00C67F00">
                <w:rPr>
                  <w:rFonts w:cs="Arial"/>
                </w:rPr>
                <w:delText>1</w:delText>
              </w:r>
              <w:r w:rsidRPr="00C67F00" w:rsidDel="00C67F00">
                <w:rPr>
                  <w:rFonts w:cs="Arial"/>
                </w:rPr>
                <w:tab/>
                <w:delText>S</w:delText>
              </w:r>
              <w:r w:rsidRPr="00C67F00" w:rsidDel="00C67F00">
                <w:rPr>
                  <w:rFonts w:cs="Arial"/>
                </w:rPr>
                <w:tab/>
                <w:delText>Sección</w:delText>
              </w:r>
            </w:del>
          </w:p>
          <w:p w14:paraId="69FB194B" w14:textId="059236C7" w:rsidR="00C67F00" w:rsidRPr="00C67F00" w:rsidDel="00C67F00" w:rsidRDefault="00C67F00" w:rsidP="00C67F00">
            <w:pPr>
              <w:rPr>
                <w:del w:id="2706" w:author="OLIVARES MARTINEZ FERNANDO JESUS" w:date="2026-08-13T11:33:00Z"/>
                <w:rFonts w:cs="Arial"/>
              </w:rPr>
            </w:pPr>
            <w:del w:id="2707" w:author="OLIVARES MARTINEZ FERNANDO JESUS" w:date="2026-08-13T11:33:00Z">
              <w:r w:rsidRPr="00C67F00" w:rsidDel="00C67F00">
                <w:rPr>
                  <w:rFonts w:cs="Arial"/>
                </w:rPr>
                <w:delText>2</w:delText>
              </w:r>
              <w:r w:rsidRPr="00C67F00" w:rsidDel="00C67F00">
                <w:rPr>
                  <w:rFonts w:cs="Arial"/>
                </w:rPr>
                <w:tab/>
                <w:delText>E</w:delText>
              </w:r>
              <w:r w:rsidRPr="00C67F00" w:rsidDel="00C67F00">
                <w:rPr>
                  <w:rFonts w:cs="Arial"/>
                </w:rPr>
                <w:tab/>
                <w:delText>Epígrafe</w:delText>
              </w:r>
            </w:del>
          </w:p>
          <w:p w14:paraId="61063FA4" w14:textId="41AD6724" w:rsidR="00C67F00" w:rsidDel="00430EDC" w:rsidRDefault="00C67F00" w:rsidP="00C67F00">
            <w:pPr>
              <w:rPr>
                <w:del w:id="2708" w:author="OLIVARES MARTINEZ FERNANDO JESUS" w:date="2026-09-01T11:29:00Z"/>
                <w:rFonts w:cs="Arial"/>
              </w:rPr>
            </w:pPr>
            <w:del w:id="2709" w:author="OLIVARES MARTINEZ FERNANDO JESUS" w:date="2026-08-13T11:33:00Z">
              <w:r w:rsidRPr="00C67F00" w:rsidDel="00C67F00">
                <w:rPr>
                  <w:rFonts w:cs="Arial"/>
                </w:rPr>
                <w:delText>3</w:delText>
              </w:r>
              <w:r w:rsidRPr="00C67F00" w:rsidDel="00C67F00">
                <w:rPr>
                  <w:rFonts w:cs="Arial"/>
                </w:rPr>
                <w:tab/>
                <w:delText>V</w:delText>
              </w:r>
              <w:r w:rsidRPr="00C67F00" w:rsidDel="00C67F00">
                <w:rPr>
                  <w:rFonts w:cs="Arial"/>
                </w:rPr>
                <w:tab/>
                <w:delText>Vicisitud</w:delText>
              </w:r>
            </w:del>
          </w:p>
        </w:tc>
      </w:tr>
      <w:tr w:rsidR="00C67F00" w:rsidDel="00430EDC" w14:paraId="14D51EB6" w14:textId="019FE77E" w:rsidTr="00C67F00">
        <w:tblPrEx>
          <w:tblW w:w="5337" w:type="pct"/>
          <w:tblLayout w:type="fixed"/>
          <w:tblPrExChange w:id="2710" w:author="OLIVARES MARTINEZ FERNANDO JESUS" w:date="2026-08-13T11:32:00Z">
            <w:tblPrEx>
              <w:tblW w:w="5337" w:type="pct"/>
              <w:tblLayout w:type="fixed"/>
            </w:tblPrEx>
          </w:tblPrExChange>
        </w:tblPrEx>
        <w:trPr>
          <w:trHeight w:val="404"/>
          <w:del w:id="2711" w:author="OLIVARES MARTINEZ FERNANDO JESUS" w:date="2026-09-01T11:29:00Z"/>
          <w:trPrChange w:id="2712" w:author="OLIVARES MARTINEZ FERNANDO JESUS" w:date="2026-08-13T11:32:00Z">
            <w:trPr>
              <w:trHeight w:val="404"/>
            </w:trPr>
          </w:trPrChange>
        </w:trPr>
        <w:tc>
          <w:tcPr>
            <w:tcW w:w="1326" w:type="pct"/>
            <w:shd w:val="clear" w:color="auto" w:fill="FFFFFF" w:themeFill="background1"/>
            <w:vAlign w:val="bottom"/>
            <w:tcPrChange w:id="2713" w:author="OLIVARES MARTINEZ FERNANDO JESUS" w:date="2026-08-13T11:32:00Z">
              <w:tcPr>
                <w:tcW w:w="1326" w:type="pct"/>
                <w:shd w:val="clear" w:color="auto" w:fill="FFFFFF" w:themeFill="background1"/>
                <w:vAlign w:val="bottom"/>
              </w:tcPr>
            </w:tcPrChange>
          </w:tcPr>
          <w:p w14:paraId="526D5D9C" w14:textId="6306688F" w:rsidR="00C67F00" w:rsidDel="00430EDC" w:rsidRDefault="00C67F00" w:rsidP="00C67F00">
            <w:pPr>
              <w:rPr>
                <w:del w:id="2714" w:author="OLIVARES MARTINEZ FERNANDO JESUS" w:date="2026-09-01T11:29:00Z"/>
                <w:rFonts w:ascii="Calibri" w:hAnsi="Calibri" w:cs="Calibri"/>
                <w:color w:val="000000"/>
              </w:rPr>
            </w:pPr>
            <w:del w:id="2715" w:author="OLIVARES MARTINEZ FERNANDO JESUS" w:date="2026-08-13T11:32:00Z">
              <w:r w:rsidRPr="00C67F00" w:rsidDel="00C67F00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IND_BOE</w:delText>
              </w:r>
            </w:del>
          </w:p>
        </w:tc>
        <w:tc>
          <w:tcPr>
            <w:tcW w:w="783" w:type="pct"/>
            <w:shd w:val="clear" w:color="auto" w:fill="FFFFFF" w:themeFill="background1"/>
            <w:tcPrChange w:id="2716" w:author="OLIVARES MARTINEZ FERNANDO JESUS" w:date="2026-08-13T11:32:00Z">
              <w:tcPr>
                <w:tcW w:w="1016" w:type="pct"/>
                <w:gridSpan w:val="2"/>
                <w:shd w:val="clear" w:color="auto" w:fill="FFFFFF" w:themeFill="background1"/>
              </w:tcPr>
            </w:tcPrChange>
          </w:tcPr>
          <w:p w14:paraId="48AD0CF4" w14:textId="07E62945" w:rsidR="00C67F00" w:rsidDel="00430EDC" w:rsidRDefault="00C67F00" w:rsidP="00C67F00">
            <w:pPr>
              <w:rPr>
                <w:del w:id="2717" w:author="OLIVARES MARTINEZ FERNANDO JESUS" w:date="2026-09-01T11:29:00Z"/>
                <w:lang w:val="es-ES_tradnl"/>
              </w:rPr>
            </w:pPr>
            <w:del w:id="2718" w:author="OLIVARES MARTINEZ FERNANDO JESUS" w:date="2026-08-13T11:32:00Z">
              <w:r w:rsidDel="00C67F00">
                <w:rPr>
                  <w:lang w:val="es-ES_tradnl"/>
                </w:rPr>
                <w:delText>BOE</w:delText>
              </w:r>
              <w:r w:rsidRPr="008A09AC" w:rsidDel="00C67F00">
                <w:rPr>
                  <w:lang w:val="es-ES_tradnl"/>
                </w:rPr>
                <w:delText>*</w:delText>
              </w:r>
            </w:del>
          </w:p>
        </w:tc>
        <w:tc>
          <w:tcPr>
            <w:tcW w:w="624" w:type="pct"/>
            <w:shd w:val="clear" w:color="auto" w:fill="FFFFFF" w:themeFill="background1"/>
            <w:tcPrChange w:id="2719" w:author="OLIVARES MARTINEZ FERNANDO JESUS" w:date="2026-08-13T11:32:00Z">
              <w:tcPr>
                <w:tcW w:w="391" w:type="pct"/>
                <w:shd w:val="clear" w:color="auto" w:fill="FFFFFF" w:themeFill="background1"/>
              </w:tcPr>
            </w:tcPrChange>
          </w:tcPr>
          <w:p w14:paraId="31D6B9F8" w14:textId="1259B74E" w:rsidR="00C67F00" w:rsidDel="00430EDC" w:rsidRDefault="00C67F00" w:rsidP="00C67F00">
            <w:pPr>
              <w:rPr>
                <w:del w:id="2720" w:author="OLIVARES MARTINEZ FERNANDO JESUS" w:date="2026-09-01T11:29:00Z"/>
                <w:rFonts w:cs="Arial"/>
                <w:sz w:val="16"/>
                <w:szCs w:val="16"/>
              </w:rPr>
            </w:pPr>
            <w:del w:id="2721" w:author="OLIVARES MARTINEZ FERNANDO JESUS" w:date="2026-08-13T11:32:00Z">
              <w:r w:rsidDel="00C67F00">
                <w:rPr>
                  <w:rFonts w:cs="Arial"/>
                  <w:sz w:val="16"/>
                  <w:szCs w:val="16"/>
                </w:rPr>
                <w:delText>BOOL</w:delText>
              </w:r>
            </w:del>
          </w:p>
        </w:tc>
        <w:tc>
          <w:tcPr>
            <w:tcW w:w="2267" w:type="pct"/>
            <w:shd w:val="clear" w:color="auto" w:fill="FFFFFF" w:themeFill="background1"/>
            <w:tcPrChange w:id="2722" w:author="OLIVARES MARTINEZ FERNANDO JESUS" w:date="2026-08-13T11:32:00Z">
              <w:tcPr>
                <w:tcW w:w="2267" w:type="pct"/>
                <w:shd w:val="clear" w:color="auto" w:fill="FFFFFF" w:themeFill="background1"/>
              </w:tcPr>
            </w:tcPrChange>
          </w:tcPr>
          <w:p w14:paraId="15A923F5" w14:textId="4E0DC734" w:rsidR="00C67F00" w:rsidDel="00430EDC" w:rsidRDefault="00C67F00" w:rsidP="00C67F00">
            <w:pPr>
              <w:rPr>
                <w:del w:id="2723" w:author="OLIVARES MARTINEZ FERNANDO JESUS" w:date="2026-09-01T11:29:00Z"/>
                <w:rFonts w:cs="Arial"/>
              </w:rPr>
            </w:pPr>
            <w:del w:id="2724" w:author="OLIVARES MARTINEZ FERNANDO JESUS" w:date="2026-08-13T11:32:00Z">
              <w:r w:rsidDel="00C67F00">
                <w:rPr>
                  <w:rFonts w:cs="Arial"/>
                </w:rPr>
                <w:delText>Estado de activación de la Voz (1=BOE, 0=BOD)</w:delText>
              </w:r>
            </w:del>
          </w:p>
        </w:tc>
      </w:tr>
      <w:tr w:rsidR="00C67F00" w:rsidDel="00C67F00" w14:paraId="31177C36" w14:textId="7DF4B635" w:rsidTr="00C67F00">
        <w:tblPrEx>
          <w:tblW w:w="5337" w:type="pct"/>
          <w:tblLayout w:type="fixed"/>
          <w:tblPrExChange w:id="2725" w:author="OLIVARES MARTINEZ FERNANDO JESUS" w:date="2026-08-13T11:32:00Z">
            <w:tblPrEx>
              <w:tblW w:w="5337" w:type="pct"/>
              <w:tblLayout w:type="fixed"/>
            </w:tblPrEx>
          </w:tblPrExChange>
        </w:tblPrEx>
        <w:trPr>
          <w:trHeight w:val="404"/>
          <w:del w:id="2726" w:author="OLIVARES MARTINEZ FERNANDO JESUS" w:date="2026-08-13T11:32:00Z"/>
          <w:trPrChange w:id="2727" w:author="OLIVARES MARTINEZ FERNANDO JESUS" w:date="2026-08-13T11:32:00Z">
            <w:trPr>
              <w:trHeight w:val="404"/>
            </w:trPr>
          </w:trPrChange>
        </w:trPr>
        <w:tc>
          <w:tcPr>
            <w:tcW w:w="1326" w:type="pct"/>
            <w:shd w:val="clear" w:color="auto" w:fill="FFFFFF" w:themeFill="background1"/>
            <w:vAlign w:val="bottom"/>
            <w:tcPrChange w:id="2728" w:author="OLIVARES MARTINEZ FERNANDO JESUS" w:date="2026-08-13T11:32:00Z">
              <w:tcPr>
                <w:tcW w:w="1326" w:type="pct"/>
                <w:shd w:val="clear" w:color="auto" w:fill="FFFFFF" w:themeFill="background1"/>
                <w:vAlign w:val="bottom"/>
              </w:tcPr>
            </w:tcPrChange>
          </w:tcPr>
          <w:p w14:paraId="4F07E224" w14:textId="2A99B137" w:rsidR="00C67F00" w:rsidRPr="001A3C54" w:rsidDel="00C67F00" w:rsidRDefault="00C67F00" w:rsidP="00C67F00">
            <w:pPr>
              <w:rPr>
                <w:del w:id="2729" w:author="OLIVARES MARTINEZ FERNANDO JESUS" w:date="2026-08-13T11:32:00Z"/>
                <w:rFonts w:ascii="Calibri" w:hAnsi="Calibri" w:cs="Calibri"/>
                <w:color w:val="000000"/>
                <w:highlight w:val="yellow"/>
              </w:rPr>
            </w:pPr>
            <w:del w:id="2730" w:author="OLIVARES MARTINEZ FERNANDO JESUS" w:date="2026-08-13T11:32:00Z">
              <w:r w:rsidRPr="00F73F24" w:rsidDel="00C67F00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IND_ACTIVO</w:delText>
              </w:r>
            </w:del>
          </w:p>
        </w:tc>
        <w:tc>
          <w:tcPr>
            <w:tcW w:w="783" w:type="pct"/>
            <w:shd w:val="clear" w:color="auto" w:fill="FFFFFF" w:themeFill="background1"/>
            <w:tcPrChange w:id="2731" w:author="OLIVARES MARTINEZ FERNANDO JESUS" w:date="2026-08-13T11:32:00Z">
              <w:tcPr>
                <w:tcW w:w="1016" w:type="pct"/>
                <w:gridSpan w:val="2"/>
                <w:shd w:val="clear" w:color="auto" w:fill="FFFFFF" w:themeFill="background1"/>
              </w:tcPr>
            </w:tcPrChange>
          </w:tcPr>
          <w:p w14:paraId="7C7B577D" w14:textId="65305C0D" w:rsidR="00C67F00" w:rsidDel="00C67F00" w:rsidRDefault="00C67F00" w:rsidP="00C67F00">
            <w:pPr>
              <w:rPr>
                <w:del w:id="2732" w:author="OLIVARES MARTINEZ FERNANDO JESUS" w:date="2026-08-13T11:32:00Z"/>
                <w:lang w:val="es-ES_tradnl"/>
              </w:rPr>
            </w:pPr>
            <w:del w:id="2733" w:author="OLIVARES MARTINEZ FERNANDO JESUS" w:date="2026-08-13T11:32:00Z">
              <w:r w:rsidDel="00C67F00">
                <w:rPr>
                  <w:lang w:val="es-ES_tradnl"/>
                </w:rPr>
                <w:delText>Activo</w:delText>
              </w:r>
              <w:r w:rsidRPr="0022340E" w:rsidDel="00C67F00">
                <w:rPr>
                  <w:lang w:val="es-ES_tradnl"/>
                </w:rPr>
                <w:delText>*</w:delText>
              </w:r>
            </w:del>
          </w:p>
        </w:tc>
        <w:tc>
          <w:tcPr>
            <w:tcW w:w="624" w:type="pct"/>
            <w:shd w:val="clear" w:color="auto" w:fill="FFFFFF" w:themeFill="background1"/>
            <w:tcPrChange w:id="2734" w:author="OLIVARES MARTINEZ FERNANDO JESUS" w:date="2026-08-13T11:32:00Z">
              <w:tcPr>
                <w:tcW w:w="391" w:type="pct"/>
                <w:shd w:val="clear" w:color="auto" w:fill="FFFFFF" w:themeFill="background1"/>
              </w:tcPr>
            </w:tcPrChange>
          </w:tcPr>
          <w:p w14:paraId="22D86381" w14:textId="6FC25A8C" w:rsidR="00C67F00" w:rsidDel="00C67F00" w:rsidRDefault="00C67F00" w:rsidP="00C67F00">
            <w:pPr>
              <w:rPr>
                <w:del w:id="2735" w:author="OLIVARES MARTINEZ FERNANDO JESUS" w:date="2026-08-13T11:32:00Z"/>
                <w:rFonts w:cs="Arial"/>
                <w:sz w:val="16"/>
                <w:szCs w:val="16"/>
              </w:rPr>
            </w:pPr>
            <w:del w:id="2736" w:author="OLIVARES MARTINEZ FERNANDO JESUS" w:date="2026-08-13T11:32:00Z">
              <w:r w:rsidDel="00C67F00">
                <w:rPr>
                  <w:rFonts w:cs="Arial"/>
                  <w:sz w:val="16"/>
                  <w:szCs w:val="16"/>
                </w:rPr>
                <w:delText>BOOL</w:delText>
              </w:r>
            </w:del>
          </w:p>
        </w:tc>
        <w:tc>
          <w:tcPr>
            <w:tcW w:w="2267" w:type="pct"/>
            <w:shd w:val="clear" w:color="auto" w:fill="FFFFFF" w:themeFill="background1"/>
            <w:tcPrChange w:id="2737" w:author="OLIVARES MARTINEZ FERNANDO JESUS" w:date="2026-08-13T11:32:00Z">
              <w:tcPr>
                <w:tcW w:w="2267" w:type="pct"/>
                <w:shd w:val="clear" w:color="auto" w:fill="FFFFFF" w:themeFill="background1"/>
              </w:tcPr>
            </w:tcPrChange>
          </w:tcPr>
          <w:p w14:paraId="626E0089" w14:textId="7D5D4388" w:rsidR="00C67F00" w:rsidDel="00C67F00" w:rsidRDefault="00C67F00" w:rsidP="00C67F00">
            <w:pPr>
              <w:rPr>
                <w:del w:id="2738" w:author="OLIVARES MARTINEZ FERNANDO JESUS" w:date="2026-08-13T11:32:00Z"/>
                <w:rFonts w:cs="Arial"/>
              </w:rPr>
            </w:pPr>
            <w:del w:id="2739" w:author="OLIVARES MARTINEZ FERNANDO JESUS" w:date="2026-08-13T11:32:00Z">
              <w:r w:rsidDel="00C67F00">
                <w:rPr>
                  <w:rFonts w:cs="Arial"/>
                </w:rPr>
                <w:delText xml:space="preserve">Estado de activación de la Voz  (1=Activo, 0=No Activo) </w:delText>
              </w:r>
            </w:del>
          </w:p>
        </w:tc>
      </w:tr>
    </w:tbl>
    <w:p w14:paraId="75F5A04F" w14:textId="5692B524" w:rsidR="00C67F00" w:rsidRDefault="00C67F00" w:rsidP="00C67F00">
      <w:pPr>
        <w:pStyle w:val="Prrafodelista"/>
        <w:ind w:left="360"/>
        <w:rPr>
          <w:ins w:id="2740" w:author="OLIVARES MARTINEZ FERNANDO JESUS" w:date="2026-08-13T11:34:00Z"/>
        </w:rPr>
      </w:pPr>
    </w:p>
    <w:p w14:paraId="115A22DD" w14:textId="60FDEC5F" w:rsidR="00393793" w:rsidRPr="00AC7D7D" w:rsidDel="00393793" w:rsidRDefault="00393793">
      <w:pPr>
        <w:pStyle w:val="Prrafodelista"/>
        <w:numPr>
          <w:ilvl w:val="0"/>
          <w:numId w:val="1"/>
        </w:numPr>
        <w:rPr>
          <w:del w:id="2741" w:author="OLIVARES MARTINEZ FERNANDO JESUS" w:date="2026-08-13T11:37:00Z"/>
        </w:rPr>
        <w:pPrChange w:id="2742" w:author="OLIVARES MARTINEZ FERNANDO JESUS" w:date="2026-08-17T09:26:00Z">
          <w:pPr>
            <w:pStyle w:val="Prrafodelista"/>
            <w:numPr>
              <w:numId w:val="4"/>
            </w:numPr>
            <w:ind w:left="360" w:hanging="360"/>
          </w:pPr>
        </w:pPrChange>
      </w:pPr>
    </w:p>
    <w:p w14:paraId="57EE72AD" w14:textId="38F7E22A" w:rsidR="00E6379A" w:rsidRPr="00E6379A" w:rsidDel="007A42B9" w:rsidRDefault="00AB5366">
      <w:pPr>
        <w:numPr>
          <w:ilvl w:val="0"/>
          <w:numId w:val="1"/>
        </w:numPr>
        <w:rPr>
          <w:del w:id="2743" w:author="OLIVARES MARTINEZ FERNANDO JESUS" w:date="2026-08-13T11:25:00Z"/>
        </w:rPr>
        <w:pPrChange w:id="2744" w:author="OLIVARES MARTINEZ FERNANDO JESUS" w:date="2026-08-17T09:26:00Z">
          <w:pPr/>
        </w:pPrChange>
      </w:pPr>
      <w:ins w:id="2745" w:author="BERNARDO MONJAS GEMA" w:date="2026-05-27T20:04:00Z">
        <w:del w:id="2746" w:author="OLIVARES MARTINEZ FERNANDO JESUS" w:date="2026-08-13T11:25:00Z">
          <w:r w:rsidDel="007A42B9">
            <w:delText>[COMPLETAR]</w:delText>
          </w:r>
        </w:del>
      </w:ins>
    </w:p>
    <w:p w14:paraId="0A4AB21D" w14:textId="55BECBCD" w:rsidR="00B9567B" w:rsidRDefault="00B9567B">
      <w:pPr>
        <w:pStyle w:val="Ttulo2"/>
        <w:numPr>
          <w:ilvl w:val="2"/>
          <w:numId w:val="1"/>
        </w:numPr>
        <w:rPr>
          <w:ins w:id="2747" w:author="OLIVARES MARTINEZ FERNANDO JESUS" w:date="2026-08-13T11:41:00Z"/>
        </w:rPr>
        <w:pPrChange w:id="2748" w:author="OLIVARES MARTINEZ FERNANDO JESUS" w:date="2026-08-17T09:26:00Z">
          <w:pPr>
            <w:pStyle w:val="Ttulo2"/>
            <w:numPr>
              <w:ilvl w:val="2"/>
              <w:numId w:val="4"/>
            </w:numPr>
            <w:ind w:left="1224" w:hanging="504"/>
          </w:pPr>
        </w:pPrChange>
      </w:pPr>
      <w:r w:rsidRPr="00F14BA6">
        <w:t>SIA_</w:t>
      </w:r>
      <w:r>
        <w:t>PR</w:t>
      </w:r>
      <w:r w:rsidRPr="00F14BA6">
        <w:t>GESDAT</w:t>
      </w:r>
      <w:ins w:id="2749" w:author="OLIVARES MARTINEZ FERNANDO JESUS" w:date="2026-09-01T10:02:00Z">
        <w:r w:rsidR="00EA4C3E">
          <w:t>CIO</w:t>
        </w:r>
      </w:ins>
      <w:r w:rsidRPr="00F14BA6">
        <w:t>0</w:t>
      </w:r>
      <w:r>
        <w:t>3</w:t>
      </w:r>
      <w:r w:rsidRPr="00F14BA6">
        <w:t>:</w:t>
      </w:r>
      <w:r>
        <w:t xml:space="preserve"> </w:t>
      </w:r>
      <w:ins w:id="2750" w:author="OLIVARES MARTINEZ FERNANDO JESUS" w:date="2026-08-17T13:47:00Z">
        <w:r w:rsidR="003B37CD" w:rsidRPr="003B37CD">
          <w:t>Consultar &lt;&lt;</w:t>
        </w:r>
        <w:proofErr w:type="spellStart"/>
        <w:r w:rsidR="003B37CD" w:rsidRPr="003B37CD">
          <w:t>RegistroMaestro</w:t>
        </w:r>
        <w:proofErr w:type="spellEnd"/>
        <w:r w:rsidR="003B37CD" w:rsidRPr="003B37CD">
          <w:t>&gt;&gt;</w:t>
        </w:r>
        <w:r w:rsidR="003B37CD" w:rsidRPr="003B37CD" w:rsidDel="003B37CD">
          <w:t xml:space="preserve"> </w:t>
        </w:r>
      </w:ins>
      <w:del w:id="2751" w:author="OLIVARES MARTINEZ FERNANDO JESUS" w:date="2026-08-17T13:47:00Z">
        <w:r w:rsidDel="003B37CD">
          <w:delText xml:space="preserve">Consultar </w:delText>
        </w:r>
        <w:r w:rsidRPr="00F14BA6" w:rsidDel="003B37CD">
          <w:delText>Registro</w:delText>
        </w:r>
        <w:r w:rsidDel="003B37CD">
          <w:delText xml:space="preserve"> por ID</w:delText>
        </w:r>
        <w:r w:rsidRPr="00F14BA6" w:rsidDel="003B37CD">
          <w:delText xml:space="preserve"> </w:delText>
        </w:r>
        <w:r w:rsidDel="003B37CD">
          <w:delText>&lt;&lt;Voz&gt;&gt;</w:delText>
        </w:r>
      </w:del>
    </w:p>
    <w:p w14:paraId="3DAF35D2" w14:textId="77777777" w:rsidR="006F71A8" w:rsidRDefault="006F71A8" w:rsidP="006F71A8">
      <w:pPr>
        <w:rPr>
          <w:ins w:id="2752" w:author="OLIVARES MARTINEZ FERNANDO JESUS" w:date="2026-08-13T11:41:00Z"/>
        </w:rPr>
      </w:pPr>
      <w:ins w:id="2753" w:author="OLIVARES MARTINEZ FERNANDO JESUS" w:date="2026-08-13T11:41:00Z">
        <w:r>
          <w:t>En el siguiente esquema se describe el flujo de proceso que se debe implementar para el caso de uso:</w:t>
        </w:r>
      </w:ins>
    </w:p>
    <w:p w14:paraId="5046771F" w14:textId="5496236D" w:rsidR="0053773C" w:rsidRDefault="006F71A8">
      <w:pPr>
        <w:pStyle w:val="Prrafodelista"/>
        <w:numPr>
          <w:ilvl w:val="0"/>
          <w:numId w:val="12"/>
        </w:numPr>
        <w:rPr>
          <w:ins w:id="2754" w:author="OLIVARES MARTINEZ FERNANDO JESUS" w:date="2026-09-01T11:27:00Z"/>
        </w:rPr>
      </w:pPr>
      <w:ins w:id="2755" w:author="OLIVARES MARTINEZ FERNANDO JESUS" w:date="2026-08-13T11:41:00Z">
        <w:r w:rsidRPr="00A90069">
          <w:t>SIA_CUGES</w:t>
        </w:r>
        <w:r>
          <w:t>DAT</w:t>
        </w:r>
      </w:ins>
      <w:ins w:id="2756" w:author="OLIVARES MARTINEZ FERNANDO JESUS" w:date="2026-09-01T10:02:00Z">
        <w:r w:rsidR="00EA4C3E">
          <w:t>CIO</w:t>
        </w:r>
      </w:ins>
      <w:ins w:id="2757" w:author="OLIVARES MARTINEZ FERNANDO JESUS" w:date="2026-08-13T11:41:00Z">
        <w:r w:rsidRPr="00A90069">
          <w:t>0</w:t>
        </w:r>
        <w:r>
          <w:t>3</w:t>
        </w:r>
        <w:r w:rsidRPr="00A90069">
          <w:t>:</w:t>
        </w:r>
        <w:r>
          <w:t xml:space="preserve"> Consultar</w:t>
        </w:r>
        <w:r w:rsidRPr="00A90069">
          <w:t xml:space="preserve"> &lt;&lt;</w:t>
        </w:r>
      </w:ins>
      <w:proofErr w:type="spellStart"/>
      <w:ins w:id="2758" w:author="OLIVARES MARTINEZ FERNANDO JESUS" w:date="2026-08-17T13:47:00Z">
        <w:r w:rsidR="003B37CD" w:rsidRPr="003B37CD">
          <w:t>RegistroMaestro</w:t>
        </w:r>
      </w:ins>
      <w:proofErr w:type="spellEnd"/>
      <w:ins w:id="2759" w:author="OLIVARES MARTINEZ FERNANDO JESUS" w:date="2026-08-13T11:41:00Z">
        <w:r w:rsidRPr="00A90069">
          <w:t>&gt;&gt;</w:t>
        </w:r>
      </w:ins>
      <w:ins w:id="2760" w:author="OLIVARES MARTINEZ FERNANDO JESUS" w:date="2026-09-01T11:31:00Z">
        <w:r w:rsidR="00707E69">
          <w:t xml:space="preserve"> </w:t>
        </w:r>
      </w:ins>
      <w:ins w:id="2761" w:author="OLIVARES MARTINEZ FERNANDO JESUS" w:date="2026-08-13T11:41:00Z">
        <w:r w:rsidRPr="009B3772">
          <w:t xml:space="preserve">Proceso de </w:t>
        </w:r>
        <w:r>
          <w:t>consulta</w:t>
        </w:r>
        <w:r w:rsidRPr="009B3772">
          <w:t xml:space="preserve"> de</w:t>
        </w:r>
        <w:r>
          <w:t xml:space="preserve"> un</w:t>
        </w:r>
      </w:ins>
      <w:ins w:id="2762" w:author="OLIVARES MARTINEZ FERNANDO JESUS" w:date="2026-08-13T11:42:00Z">
        <w:r>
          <w:t>a</w:t>
        </w:r>
      </w:ins>
      <w:ins w:id="2763" w:author="OLIVARES MARTINEZ FERNANDO JESUS" w:date="2026-08-13T11:41:00Z">
        <w:r>
          <w:t xml:space="preserve"> </w:t>
        </w:r>
      </w:ins>
      <w:ins w:id="2764" w:author="OLIVARES MARTINEZ FERNANDO JESUS" w:date="2026-09-01T10:02:00Z">
        <w:r w:rsidR="00EA4C3E">
          <w:t>CIO</w:t>
        </w:r>
      </w:ins>
      <w:ins w:id="2765" w:author="OLIVARES MARTINEZ FERNANDO JESUS" w:date="2026-08-13T11:42:00Z">
        <w:r w:rsidRPr="006F71A8">
          <w:rPr>
            <w:noProof/>
          </w:rPr>
          <w:t xml:space="preserve"> </w:t>
        </w:r>
      </w:ins>
    </w:p>
    <w:p w14:paraId="1553B473" w14:textId="77777777" w:rsidR="00430EDC" w:rsidRDefault="00430EDC" w:rsidP="00430EDC">
      <w:pPr>
        <w:pStyle w:val="Prrafodelista"/>
        <w:rPr>
          <w:ins w:id="2766" w:author="OLIVARES MARTINEZ FERNANDO JESUS" w:date="2026-09-01T11:30:00Z"/>
        </w:rPr>
      </w:pPr>
    </w:p>
    <w:p w14:paraId="1CC3B95F" w14:textId="09C98394" w:rsidR="006F71A8" w:rsidRDefault="00707E69" w:rsidP="00430EDC">
      <w:pPr>
        <w:pStyle w:val="Prrafodelista"/>
        <w:rPr>
          <w:ins w:id="2767" w:author="OLIVARES MARTINEZ FERNANDO JESUS" w:date="2026-08-13T11:42:00Z"/>
        </w:rPr>
        <w:pPrChange w:id="2768" w:author="OLIVARES MARTINEZ FERNANDO JESUS" w:date="2026-09-01T11:30:00Z">
          <w:pPr/>
        </w:pPrChange>
      </w:pPr>
      <w:ins w:id="2769" w:author="OLIVARES MARTINEZ FERNANDO JESUS" w:date="2026-09-01T11:32:00Z">
        <w:r>
          <w:rPr>
            <w:noProof/>
          </w:rPr>
          <w:drawing>
            <wp:inline distT="0" distB="0" distL="0" distR="0" wp14:anchorId="12C97D90" wp14:editId="56E2CB03">
              <wp:extent cx="4483100" cy="8891270"/>
              <wp:effectExtent l="0" t="0" r="0" b="5080"/>
              <wp:docPr id="35" name="Imagen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83100" cy="88912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2770" w:author="OLIVARES MARTINEZ FERNANDO JESUS" w:date="2026-08-13T11:42:00Z">
        <w:r w:rsidR="006F71A8" w:rsidRPr="006F71A8">
          <w:t xml:space="preserve"> </w:t>
        </w:r>
      </w:ins>
    </w:p>
    <w:p w14:paraId="4652DFA4" w14:textId="4F46555E" w:rsidR="006F71A8" w:rsidRDefault="006F71A8" w:rsidP="006F71A8">
      <w:pPr>
        <w:rPr>
          <w:ins w:id="2771" w:author="OLIVARES MARTINEZ FERNANDO JESUS" w:date="2026-08-13T11:42:00Z"/>
          <w:lang w:val="es-ES_tradnl"/>
        </w:rPr>
      </w:pPr>
      <w:ins w:id="2772" w:author="OLIVARES MARTINEZ FERNANDO JESUS" w:date="2026-08-13T11:42:00Z">
        <w:r>
          <w:t xml:space="preserve">El proceso inicia el usuario selecciona uno de los </w:t>
        </w:r>
      </w:ins>
      <w:proofErr w:type="spellStart"/>
      <w:ins w:id="2773" w:author="OLIVARES MARTINEZ FERNANDO JESUS" w:date="2026-09-01T11:34:00Z">
        <w:r w:rsidR="00707E69">
          <w:t>CIO’s</w:t>
        </w:r>
      </w:ins>
      <w:proofErr w:type="spellEnd"/>
      <w:ins w:id="2774" w:author="OLIVARES MARTINEZ FERNANDO JESUS" w:date="2026-08-13T11:42:00Z">
        <w:r>
          <w:t xml:space="preserve"> mostrados en la lista de </w:t>
        </w:r>
      </w:ins>
      <w:ins w:id="2775" w:author="OLIVARES MARTINEZ FERNANDO JESUS" w:date="2026-09-01T11:34:00Z">
        <w:r w:rsidR="00707E69">
          <w:t xml:space="preserve">registros </w:t>
        </w:r>
      </w:ins>
      <w:ins w:id="2776" w:author="OLIVARES MARTINEZ FERNANDO JESUS" w:date="2026-08-13T11:42:00Z">
        <w:r>
          <w:t xml:space="preserve">recuperados y mostrados, en la columna “Acciones”, hace click en “…” y se muestra un menú pop-up con la opción de consultar y hace click sobre esta opción. En ese momento se recuperan los datos del </w:t>
        </w:r>
      </w:ins>
      <w:ins w:id="2777" w:author="OLIVARES MARTINEZ FERNANDO JESUS" w:date="2026-09-01T11:34:00Z">
        <w:r w:rsidR="00707E69">
          <w:t>CIO</w:t>
        </w:r>
      </w:ins>
      <w:ins w:id="2778" w:author="OLIVARES MARTINEZ FERNANDO JESUS" w:date="2026-08-13T11:42:00Z">
        <w:r>
          <w:t xml:space="preserve"> seleccionado y se muestran el </w:t>
        </w:r>
        <w:r w:rsidRPr="001F00F3">
          <w:rPr>
            <w:lang w:val="es-ES_tradnl"/>
          </w:rPr>
          <w:t xml:space="preserve">formulario de consulta de </w:t>
        </w:r>
      </w:ins>
      <w:ins w:id="2779" w:author="OLIVARES MARTINEZ FERNANDO JESUS" w:date="2026-09-01T11:34:00Z">
        <w:r w:rsidR="00707E69">
          <w:rPr>
            <w:lang w:val="es-ES_tradnl"/>
          </w:rPr>
          <w:t>CIO</w:t>
        </w:r>
      </w:ins>
      <w:ins w:id="2780" w:author="OLIVARES MARTINEZ FERNANDO JESUS" w:date="2026-08-13T11:42:00Z">
        <w:r w:rsidRPr="001F00F3">
          <w:rPr>
            <w:lang w:val="es-ES_tradnl"/>
          </w:rPr>
          <w:t>.</w:t>
        </w:r>
      </w:ins>
    </w:p>
    <w:p w14:paraId="4D3924EB" w14:textId="6B80E3E1" w:rsidR="006F71A8" w:rsidRPr="00B05B91" w:rsidRDefault="006F71A8" w:rsidP="006F71A8">
      <w:pPr>
        <w:rPr>
          <w:ins w:id="2781" w:author="OLIVARES MARTINEZ FERNANDO JESUS" w:date="2026-08-13T11:43:00Z"/>
          <w:b/>
          <w:u w:val="single"/>
          <w:lang w:val="es-ES_tradnl"/>
        </w:rPr>
      </w:pPr>
      <w:ins w:id="2782" w:author="OLIVARES MARTINEZ FERNANDO JESUS" w:date="2026-08-13T11:43:00Z">
        <w:r>
          <w:rPr>
            <w:b/>
            <w:u w:val="single"/>
            <w:lang w:val="es-ES_tradnl"/>
          </w:rPr>
          <w:t>Recuperar</w:t>
        </w:r>
        <w:r w:rsidRPr="00B05B91">
          <w:rPr>
            <w:b/>
            <w:u w:val="single"/>
            <w:lang w:val="es-ES_tradnl"/>
          </w:rPr>
          <w:t xml:space="preserve"> datos </w:t>
        </w:r>
      </w:ins>
      <w:ins w:id="2783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244A1939" w14:textId="6727A06C" w:rsidR="006F71A8" w:rsidRDefault="006F71A8" w:rsidP="006F71A8">
      <w:pPr>
        <w:rPr>
          <w:ins w:id="2784" w:author="OLIVARES MARTINEZ FERNANDO JESUS" w:date="2026-08-13T11:43:00Z"/>
          <w:lang w:val="es-ES_tradnl"/>
        </w:rPr>
      </w:pPr>
      <w:ins w:id="2785" w:author="OLIVARES MARTINEZ FERNANDO JESUS" w:date="2026-08-13T11:43:00Z">
        <w:r>
          <w:rPr>
            <w:lang w:val="es-ES_tradnl"/>
          </w:rPr>
          <w:t>Se realiza la búsqueda de</w:t>
        </w:r>
      </w:ins>
      <w:ins w:id="2786" w:author="OLIVARES MARTINEZ FERNANDO JESUS" w:date="2026-08-13T11:48:00Z">
        <w:r w:rsidR="00556F08">
          <w:rPr>
            <w:lang w:val="es-ES_tradnl"/>
          </w:rPr>
          <w:t xml:space="preserve"> </w:t>
        </w:r>
      </w:ins>
      <w:ins w:id="2787" w:author="OLIVARES MARTINEZ FERNANDO JESUS" w:date="2026-08-13T11:43:00Z">
        <w:r>
          <w:rPr>
            <w:lang w:val="es-ES_tradnl"/>
          </w:rPr>
          <w:t>l</w:t>
        </w:r>
      </w:ins>
      <w:ins w:id="2788" w:author="OLIVARES MARTINEZ FERNANDO JESUS" w:date="2026-08-13T11:48:00Z">
        <w:r w:rsidR="00556F08">
          <w:rPr>
            <w:lang w:val="es-ES_tradnl"/>
          </w:rPr>
          <w:t>a</w:t>
        </w:r>
      </w:ins>
      <w:ins w:id="2789" w:author="OLIVARES MARTINEZ FERNANDO JESUS" w:date="2026-08-13T11:43:00Z">
        <w:r>
          <w:rPr>
            <w:lang w:val="es-ES_tradnl"/>
          </w:rPr>
          <w:t xml:space="preserve"> </w:t>
        </w:r>
      </w:ins>
      <w:ins w:id="2790" w:author="OLIVARES MARTINEZ FERNANDO JESUS" w:date="2026-09-01T10:02:00Z">
        <w:r w:rsidR="00EA4C3E">
          <w:rPr>
            <w:lang w:val="es-ES_tradnl"/>
          </w:rPr>
          <w:t>CIO</w:t>
        </w:r>
      </w:ins>
      <w:ins w:id="2791" w:author="OLIVARES MARTINEZ FERNANDO JESUS" w:date="2026-08-13T11:43:00Z">
        <w:r>
          <w:rPr>
            <w:lang w:val="es-ES_tradnl"/>
          </w:rPr>
          <w:t xml:space="preserve"> seleccionad</w:t>
        </w:r>
      </w:ins>
      <w:ins w:id="2792" w:author="OLIVARES MARTINEZ FERNANDO JESUS" w:date="2026-08-13T11:49:00Z">
        <w:r w:rsidR="00556F08">
          <w:rPr>
            <w:lang w:val="es-ES_tradnl"/>
          </w:rPr>
          <w:t>a</w:t>
        </w:r>
      </w:ins>
      <w:ins w:id="2793" w:author="OLIVARES MARTINEZ FERNANDO JESUS" w:date="2026-08-13T11:43:00Z">
        <w:r>
          <w:rPr>
            <w:lang w:val="es-ES_tradnl"/>
          </w:rPr>
          <w:t xml:space="preserve"> (#</w:t>
        </w:r>
        <w:proofErr w:type="spellStart"/>
        <w:r>
          <w:t>id</w:t>
        </w:r>
      </w:ins>
      <w:ins w:id="2794" w:author="OLIVARES MARTINEZ FERNANDO JESUS" w:date="2026-09-01T10:02:00Z">
        <w:r w:rsidR="00EA4C3E">
          <w:t>CIO</w:t>
        </w:r>
      </w:ins>
      <w:proofErr w:type="spellEnd"/>
      <w:ins w:id="2795" w:author="OLIVARES MARTINEZ FERNANDO JESUS" w:date="2026-08-13T11:43:00Z">
        <w:r>
          <w:rPr>
            <w:lang w:val="es-ES_tradnl"/>
          </w:rPr>
          <w:t>) en la tabla SIA_</w:t>
        </w:r>
      </w:ins>
      <w:ins w:id="2796" w:author="OLIVARES MARTINEZ FERNANDO JESUS" w:date="2026-08-13T11:49:00Z">
        <w:r w:rsidR="00556F08">
          <w:rPr>
            <w:lang w:val="es-ES_tradnl"/>
          </w:rPr>
          <w:t>DAT</w:t>
        </w:r>
      </w:ins>
      <w:ins w:id="2797" w:author="OLIVARES MARTINEZ FERNANDO JESUS" w:date="2026-08-13T11:43:00Z">
        <w:r>
          <w:rPr>
            <w:lang w:val="es-ES_tradnl"/>
          </w:rPr>
          <w:t>_</w:t>
        </w:r>
      </w:ins>
      <w:ins w:id="2798" w:author="OLIVARES MARTINEZ FERNANDO JESUS" w:date="2026-09-01T10:02:00Z">
        <w:r w:rsidR="00EA4C3E">
          <w:rPr>
            <w:lang w:val="es-ES_tradnl"/>
          </w:rPr>
          <w:t>CIO</w:t>
        </w:r>
      </w:ins>
      <w:ins w:id="2799" w:author="OLIVARES MARTINEZ FERNANDO JESUS" w:date="2026-08-13T11:43:00Z">
        <w:r>
          <w:rPr>
            <w:lang w:val="es-ES_tradnl"/>
          </w:rPr>
          <w:t>: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6F71A8" w:rsidRPr="00572FB3" w14:paraId="76CC73C3" w14:textId="77777777" w:rsidTr="000A29DB">
        <w:trPr>
          <w:ins w:id="2800" w:author="OLIVARES MARTINEZ FERNANDO JESUS" w:date="2026-08-13T11:43:00Z"/>
        </w:trPr>
        <w:tc>
          <w:tcPr>
            <w:tcW w:w="4390" w:type="dxa"/>
            <w:shd w:val="clear" w:color="auto" w:fill="1F4E79" w:themeFill="accent1" w:themeFillShade="80"/>
          </w:tcPr>
          <w:p w14:paraId="49B66EFB" w14:textId="77777777" w:rsidR="006F71A8" w:rsidRPr="00572FB3" w:rsidRDefault="006F71A8" w:rsidP="000A29DB">
            <w:pPr>
              <w:rPr>
                <w:ins w:id="2801" w:author="OLIVARES MARTINEZ FERNANDO JESUS" w:date="2026-08-13T11:43:00Z"/>
                <w:b/>
                <w:color w:val="FFFFFF" w:themeColor="background1"/>
              </w:rPr>
            </w:pPr>
            <w:ins w:id="2802" w:author="OLIVARES MARTINEZ FERNANDO JESUS" w:date="2026-08-13T11:43:00Z">
              <w:r>
                <w:rPr>
                  <w:b/>
                  <w:color w:val="FFFFFF" w:themeColor="background1"/>
                </w:rPr>
                <w:t>Filtro</w:t>
              </w:r>
            </w:ins>
          </w:p>
        </w:tc>
      </w:tr>
      <w:tr w:rsidR="006F71A8" w14:paraId="430ECEBF" w14:textId="77777777" w:rsidTr="000A29DB">
        <w:trPr>
          <w:ins w:id="2803" w:author="OLIVARES MARTINEZ FERNANDO JESUS" w:date="2026-08-13T11:43:00Z"/>
        </w:trPr>
        <w:tc>
          <w:tcPr>
            <w:tcW w:w="4390" w:type="dxa"/>
          </w:tcPr>
          <w:p w14:paraId="1C820537" w14:textId="1F602145" w:rsidR="006F71A8" w:rsidRDefault="006F71A8" w:rsidP="000A29DB">
            <w:pPr>
              <w:rPr>
                <w:ins w:id="2804" w:author="OLIVARES MARTINEZ FERNANDO JESUS" w:date="2026-08-13T11:43:00Z"/>
              </w:rPr>
            </w:pPr>
            <w:ins w:id="2805" w:author="OLIVARES MARTINEZ FERNANDO JESUS" w:date="2026-08-13T11:43:00Z">
              <w:r w:rsidRPr="00EA7B24">
                <w:t>ID_</w:t>
              </w:r>
            </w:ins>
            <w:ins w:id="2806" w:author="OLIVARES MARTINEZ FERNANDO JESUS" w:date="2026-09-01T10:02:00Z">
              <w:r w:rsidR="00EA4C3E">
                <w:t>CIO</w:t>
              </w:r>
            </w:ins>
            <w:ins w:id="2807" w:author="OLIVARES MARTINEZ FERNANDO JESUS" w:date="2026-08-13T11:43:00Z">
              <w:r>
                <w:t xml:space="preserve"> = #id</w:t>
              </w:r>
            </w:ins>
            <w:ins w:id="2808" w:author="OLIVARES MARTINEZ FERNANDO JESUS" w:date="2026-09-01T10:02:00Z">
              <w:r w:rsidR="00EA4C3E">
                <w:t>CIO</w:t>
              </w:r>
            </w:ins>
          </w:p>
        </w:tc>
      </w:tr>
    </w:tbl>
    <w:p w14:paraId="2A1E3EF8" w14:textId="77777777" w:rsidR="006F71A8" w:rsidRDefault="006F71A8" w:rsidP="006F71A8">
      <w:pPr>
        <w:rPr>
          <w:ins w:id="2809" w:author="OLIVARES MARTINEZ FERNANDO JESUS" w:date="2026-08-13T11:43:00Z"/>
          <w:lang w:val="es-ES_tradnl"/>
        </w:rPr>
      </w:pPr>
    </w:p>
    <w:p w14:paraId="656271CE" w14:textId="185D2AF7" w:rsidR="006F71A8" w:rsidRDefault="006F71A8" w:rsidP="006F71A8">
      <w:pPr>
        <w:rPr>
          <w:ins w:id="2810" w:author="OLIVARES MARTINEZ FERNANDO JESUS" w:date="2026-08-13T11:43:00Z"/>
          <w:lang w:val="es-ES_tradnl"/>
        </w:rPr>
      </w:pPr>
      <w:ins w:id="2811" w:author="OLIVARES MARTINEZ FERNANDO JESUS" w:date="2026-08-13T11:43:00Z">
        <w:r>
          <w:rPr>
            <w:lang w:val="es-ES_tradnl"/>
          </w:rPr>
          <w:t xml:space="preserve">Se informan los campos del formulario de consulta de </w:t>
        </w:r>
      </w:ins>
      <w:ins w:id="2812" w:author="OLIVARES MARTINEZ FERNANDO JESUS" w:date="2026-09-01T10:02:00Z">
        <w:r w:rsidR="00EA4C3E">
          <w:rPr>
            <w:lang w:val="es-ES_tradnl"/>
          </w:rPr>
          <w:t>CIO</w:t>
        </w:r>
      </w:ins>
      <w:ins w:id="2813" w:author="OLIVARES MARTINEZ FERNANDO JESUS" w:date="2026-08-13T11:43:00Z">
        <w:r>
          <w:rPr>
            <w:lang w:val="es-ES_tradnl"/>
          </w:rPr>
          <w:t>:</w:t>
        </w:r>
      </w:ins>
    </w:p>
    <w:p w14:paraId="0CB4D124" w14:textId="0DDC0B41" w:rsidR="006F71A8" w:rsidRPr="009C2870" w:rsidRDefault="006F71A8" w:rsidP="006F71A8">
      <w:pPr>
        <w:pStyle w:val="Prrafodelista"/>
        <w:numPr>
          <w:ilvl w:val="0"/>
          <w:numId w:val="13"/>
        </w:numPr>
        <w:rPr>
          <w:ins w:id="2814" w:author="OLIVARES MARTINEZ FERNANDO JESUS" w:date="2026-08-13T11:43:00Z"/>
          <w:lang w:val="es-ES_tradnl"/>
        </w:rPr>
      </w:pPr>
      <w:ins w:id="2815" w:author="OLIVARES MARTINEZ FERNANDO JESUS" w:date="2026-08-13T11:43:00Z">
        <w:r w:rsidRPr="00AB3107">
          <w:rPr>
            <w:lang w:val="es-ES_tradnl"/>
          </w:rPr>
          <w:t xml:space="preserve">Formulario de </w:t>
        </w:r>
        <w:r>
          <w:rPr>
            <w:lang w:val="es-ES_tradnl"/>
          </w:rPr>
          <w:t>consulta</w:t>
        </w:r>
        <w:r w:rsidRPr="00AB3107">
          <w:rPr>
            <w:lang w:val="es-ES_tradnl"/>
          </w:rPr>
          <w:t>:</w:t>
        </w:r>
        <w:r>
          <w:rPr>
            <w:lang w:val="es-ES_tradnl"/>
          </w:rPr>
          <w:t xml:space="preserve"> el formulario de consulta tiene la misma definición de campo que el formulario del proceso de alta de un</w:t>
        </w:r>
      </w:ins>
      <w:ins w:id="2816" w:author="OLIVARES MARTINEZ FERNANDO JESUS" w:date="2026-08-13T11:49:00Z">
        <w:r w:rsidR="00556F08">
          <w:rPr>
            <w:lang w:val="es-ES_tradnl"/>
          </w:rPr>
          <w:t>a</w:t>
        </w:r>
      </w:ins>
      <w:ins w:id="2817" w:author="OLIVARES MARTINEZ FERNANDO JESUS" w:date="2026-08-13T11:43:00Z">
        <w:r>
          <w:rPr>
            <w:lang w:val="es-ES_tradnl"/>
          </w:rPr>
          <w:t xml:space="preserve"> </w:t>
        </w:r>
      </w:ins>
      <w:ins w:id="2818" w:author="OLIVARES MARTINEZ FERNANDO JESUS" w:date="2026-09-01T10:02:00Z">
        <w:r w:rsidR="00EA4C3E">
          <w:rPr>
            <w:lang w:val="es-ES_tradnl"/>
          </w:rPr>
          <w:t>CIO</w:t>
        </w:r>
      </w:ins>
      <w:ins w:id="2819" w:author="OLIVARES MARTINEZ FERNANDO JESUS" w:date="2026-08-13T11:43:00Z">
        <w:r>
          <w:rPr>
            <w:lang w:val="es-ES_tradnl"/>
          </w:rPr>
          <w:t xml:space="preserve"> (Ver </w:t>
        </w:r>
        <w:r w:rsidRPr="00F14BA6">
          <w:t>SIA_</w:t>
        </w:r>
        <w:r>
          <w:t>PR</w:t>
        </w:r>
        <w:r w:rsidRPr="00F14BA6">
          <w:t>GES</w:t>
        </w:r>
      </w:ins>
      <w:ins w:id="2820" w:author="OLIVARES MARTINEZ FERNANDO JESUS" w:date="2026-08-13T11:50:00Z">
        <w:r w:rsidR="00556F08">
          <w:t>DAT</w:t>
        </w:r>
      </w:ins>
      <w:ins w:id="2821" w:author="OLIVARES MARTINEZ FERNANDO JESUS" w:date="2026-09-01T11:35:00Z">
        <w:r w:rsidR="00707E69">
          <w:t>CIO</w:t>
        </w:r>
      </w:ins>
      <w:ins w:id="2822" w:author="OLIVARES MARTINEZ FERNANDO JESUS" w:date="2026-08-13T11:43:00Z">
        <w:r w:rsidRPr="00F14BA6">
          <w:t>0</w:t>
        </w:r>
        <w:r>
          <w:t xml:space="preserve">2: Crear </w:t>
        </w:r>
      </w:ins>
      <w:ins w:id="2823" w:author="OLIVARES MARTINEZ FERNANDO JESUS" w:date="2026-09-01T10:02:00Z">
        <w:r w:rsidR="00EA4C3E">
          <w:t>CIO</w:t>
        </w:r>
      </w:ins>
      <w:ins w:id="2824" w:author="OLIVARES MARTINEZ FERNANDO JESUS" w:date="2026-08-13T11:43:00Z">
        <w:r>
          <w:rPr>
            <w:lang w:val="es-ES_tradnl"/>
          </w:rPr>
          <w:t xml:space="preserve">), </w:t>
        </w:r>
        <w:r w:rsidRPr="0088580D">
          <w:rPr>
            <w:b/>
            <w:u w:val="single"/>
            <w:lang w:val="es-ES_tradnl"/>
          </w:rPr>
          <w:t xml:space="preserve">con todos los campos </w:t>
        </w:r>
        <w:r>
          <w:rPr>
            <w:b/>
            <w:u w:val="single"/>
            <w:lang w:val="es-ES_tradnl"/>
          </w:rPr>
          <w:t>des</w:t>
        </w:r>
        <w:r w:rsidRPr="0088580D">
          <w:rPr>
            <w:b/>
            <w:u w:val="single"/>
            <w:lang w:val="es-ES_tradnl"/>
          </w:rPr>
          <w:t>habilitados</w:t>
        </w:r>
        <w:r>
          <w:rPr>
            <w:b/>
            <w:u w:val="single"/>
            <w:lang w:val="es-ES_tradnl"/>
          </w:rPr>
          <w:t>.</w:t>
        </w:r>
      </w:ins>
    </w:p>
    <w:p w14:paraId="0FC81BBC" w14:textId="129AD632" w:rsidR="006F71A8" w:rsidRDefault="006F71A8" w:rsidP="006F71A8">
      <w:pPr>
        <w:pStyle w:val="Prrafodelista"/>
        <w:numPr>
          <w:ilvl w:val="0"/>
          <w:numId w:val="13"/>
        </w:numPr>
        <w:rPr>
          <w:ins w:id="2825" w:author="OLIVARES MARTINEZ FERNANDO JESUS" w:date="2026-08-13T11:43:00Z"/>
        </w:rPr>
      </w:pPr>
      <w:ins w:id="2826" w:author="OLIVARES MARTINEZ FERNANDO JESUS" w:date="2026-08-13T11:43:00Z">
        <w:r>
          <w:rPr>
            <w:lang w:val="es-ES_tradnl"/>
          </w:rPr>
          <w:t xml:space="preserve">Gráficamente el formulario de </w:t>
        </w:r>
        <w:r>
          <w:rPr>
            <w:b/>
            <w:u w:val="single"/>
            <w:shd w:val="clear" w:color="auto" w:fill="FFF2CC" w:themeFill="accent4" w:themeFillTint="33"/>
            <w:lang w:val="es-ES_tradnl"/>
          </w:rPr>
          <w:t>Consultar</w:t>
        </w:r>
        <w:r w:rsidRPr="00F73F24">
          <w:rPr>
            <w:b/>
            <w:u w:val="single"/>
            <w:shd w:val="clear" w:color="auto" w:fill="FFF2CC" w:themeFill="accent4" w:themeFillTint="33"/>
            <w:lang w:val="es-ES_tradnl"/>
          </w:rPr>
          <w:t xml:space="preserve"> </w:t>
        </w:r>
      </w:ins>
      <w:ins w:id="2827" w:author="OLIVARES MARTINEZ FERNANDO JESUS" w:date="2026-09-01T10:02:00Z">
        <w:r w:rsidR="00EA4C3E">
          <w:rPr>
            <w:b/>
            <w:u w:val="single"/>
            <w:shd w:val="clear" w:color="auto" w:fill="FFF2CC" w:themeFill="accent4" w:themeFillTint="33"/>
            <w:lang w:val="es-ES_tradnl"/>
          </w:rPr>
          <w:t>CIO</w:t>
        </w:r>
      </w:ins>
      <w:ins w:id="2828" w:author="OLIVARES MARTINEZ FERNANDO JESUS" w:date="2026-08-13T11:43:00Z">
        <w:r w:rsidRPr="00F73F24">
          <w:rPr>
            <w:lang w:val="es-ES_tradnl"/>
          </w:rPr>
          <w:t xml:space="preserve">: </w:t>
        </w:r>
        <w:r w:rsidRPr="00F73F24">
          <w:rPr>
            <w:rStyle w:val="Hipervnculo"/>
            <w:rFonts w:cs="Arial"/>
            <w:u w:val="none"/>
          </w:rPr>
          <w:t>SIABOD.</w:t>
        </w:r>
      </w:ins>
      <w:ins w:id="2829" w:author="OLIVARES MARTINEZ FERNANDO JESUS" w:date="2026-08-13T11:51:00Z">
        <w:r w:rsidR="00556F08">
          <w:rPr>
            <w:rStyle w:val="Hipervnculo"/>
            <w:rFonts w:cs="Arial"/>
            <w:u w:val="none"/>
          </w:rPr>
          <w:t>DAT</w:t>
        </w:r>
      </w:ins>
      <w:ins w:id="2830" w:author="OLIVARES MARTINEZ FERNANDO JESUS" w:date="2026-08-13T11:43:00Z">
        <w:r w:rsidRPr="00F73F24">
          <w:rPr>
            <w:rStyle w:val="Hipervnculo"/>
            <w:rFonts w:cs="Arial"/>
            <w:u w:val="none"/>
          </w:rPr>
          <w:t>.</w:t>
        </w:r>
        <w:r w:rsidRPr="00AC7D7D">
          <w:t>SIA_CUGES</w:t>
        </w:r>
      </w:ins>
      <w:ins w:id="2831" w:author="OLIVARES MARTINEZ FERNANDO JESUS" w:date="2026-08-13T11:51:00Z">
        <w:r w:rsidR="00556F08">
          <w:t>DAT</w:t>
        </w:r>
      </w:ins>
      <w:ins w:id="2832" w:author="OLIVARES MARTINEZ FERNANDO JESUS" w:date="2026-09-01T11:35:00Z">
        <w:r w:rsidR="00707E69">
          <w:t>CIO</w:t>
        </w:r>
      </w:ins>
      <w:ins w:id="2833" w:author="OLIVARES MARTINEZ FERNANDO JESUS" w:date="2026-08-13T11:43:00Z">
        <w:r w:rsidRPr="00AC7D7D">
          <w:t>0</w:t>
        </w:r>
        <w:r>
          <w:t>3</w:t>
        </w:r>
        <w:r w:rsidRPr="00AC7D7D">
          <w:t xml:space="preserve"> C</w:t>
        </w:r>
        <w:r>
          <w:t>onsultar</w:t>
        </w:r>
        <w:r w:rsidRPr="00AC7D7D">
          <w:t xml:space="preserve"> </w:t>
        </w:r>
      </w:ins>
      <w:ins w:id="2834" w:author="OLIVARES MARTINEZ FERNANDO JESUS" w:date="2026-09-01T10:02:00Z">
        <w:r w:rsidR="00EA4C3E">
          <w:t>CIO</w:t>
        </w:r>
      </w:ins>
      <w:ins w:id="2835" w:author="OLIVARES MARTINEZ FERNANDO JESUS" w:date="2026-08-13T11:43:00Z">
        <w:r>
          <w:t>:</w:t>
        </w:r>
      </w:ins>
    </w:p>
    <w:p w14:paraId="0ADCC3FB" w14:textId="37139F5B" w:rsidR="006F71A8" w:rsidRPr="009C2870" w:rsidRDefault="00707E69" w:rsidP="006F71A8">
      <w:pPr>
        <w:ind w:left="420"/>
        <w:rPr>
          <w:ins w:id="2836" w:author="OLIVARES MARTINEZ FERNANDO JESUS" w:date="2026-08-13T11:43:00Z"/>
          <w:u w:val="single"/>
        </w:rPr>
      </w:pPr>
      <w:ins w:id="2837" w:author="OLIVARES MARTINEZ FERNANDO JESUS" w:date="2026-09-01T11:36:00Z">
        <w:r w:rsidRPr="00707E69">
          <w:rPr>
            <w:u w:val="single"/>
          </w:rPr>
          <w:drawing>
            <wp:inline distT="0" distB="0" distL="0" distR="0" wp14:anchorId="06D54A17" wp14:editId="740C21EF">
              <wp:extent cx="4174435" cy="3499967"/>
              <wp:effectExtent l="0" t="0" r="0" b="5715"/>
              <wp:docPr id="36" name="Imagen 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8637" cy="3503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2572F00" w14:textId="77777777" w:rsidR="006F71A8" w:rsidRPr="009C2870" w:rsidRDefault="006F71A8" w:rsidP="006F71A8">
      <w:pPr>
        <w:rPr>
          <w:ins w:id="2838" w:author="OLIVARES MARTINEZ FERNANDO JESUS" w:date="2026-08-13T11:43:00Z"/>
        </w:rPr>
      </w:pPr>
    </w:p>
    <w:p w14:paraId="75B30364" w14:textId="77777777" w:rsidR="006F71A8" w:rsidRPr="00D85B99" w:rsidRDefault="006F71A8" w:rsidP="006F71A8">
      <w:pPr>
        <w:spacing w:after="160" w:line="259" w:lineRule="auto"/>
        <w:rPr>
          <w:ins w:id="2839" w:author="OLIVARES MARTINEZ FERNANDO JESUS" w:date="2026-08-13T11:43:00Z"/>
          <w:u w:val="single"/>
        </w:rPr>
      </w:pPr>
      <w:ins w:id="2840" w:author="OLIVARES MARTINEZ FERNANDO JESUS" w:date="2026-08-13T11:43:00Z">
        <w:r>
          <w:t xml:space="preserve">El formulario presenta los campos informados con el valor que tienen registrado en el </w:t>
        </w:r>
        <w:r w:rsidRPr="00707E69">
          <w:rPr>
            <w:rPrChange w:id="2841" w:author="OLIVARES MARTINEZ FERNANDO JESUS" w:date="2026-09-01T11:36:00Z">
              <w:rPr>
                <w:u w:val="single"/>
              </w:rPr>
            </w:rPrChange>
          </w:rPr>
          <w:t>correspondiente campo y tabla de la BD de SIABOD:</w:t>
        </w:r>
      </w:ins>
    </w:p>
    <w:tbl>
      <w:tblPr>
        <w:tblStyle w:val="Tablaconcuadrcula"/>
        <w:tblpPr w:leftFromText="141" w:rightFromText="141" w:vertAnchor="text" w:tblpX="-572" w:tblpY="1"/>
        <w:tblOverlap w:val="never"/>
        <w:tblW w:w="5337" w:type="pct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709"/>
        <w:gridCol w:w="4109"/>
        <w:tblGridChange w:id="2842">
          <w:tblGrid>
            <w:gridCol w:w="1838"/>
            <w:gridCol w:w="2410"/>
            <w:gridCol w:w="709"/>
            <w:gridCol w:w="4109"/>
          </w:tblGrid>
        </w:tblGridChange>
      </w:tblGrid>
      <w:tr w:rsidR="006F71A8" w:rsidRPr="00784151" w14:paraId="685EBDD8" w14:textId="77777777" w:rsidTr="000A29DB">
        <w:trPr>
          <w:trHeight w:val="274"/>
          <w:ins w:id="2843" w:author="OLIVARES MARTINEZ FERNANDO JESUS" w:date="2026-08-13T11:43:00Z"/>
        </w:trPr>
        <w:tc>
          <w:tcPr>
            <w:tcW w:w="5000" w:type="pct"/>
            <w:gridSpan w:val="4"/>
            <w:shd w:val="clear" w:color="auto" w:fill="1F4E79" w:themeFill="accent1" w:themeFillShade="80"/>
          </w:tcPr>
          <w:p w14:paraId="6F95FED9" w14:textId="703D507B" w:rsidR="006F71A8" w:rsidRDefault="006F71A8" w:rsidP="000A29DB">
            <w:pPr>
              <w:jc w:val="center"/>
              <w:rPr>
                <w:ins w:id="2844" w:author="OLIVARES MARTINEZ FERNANDO JESUS" w:date="2026-08-13T11:43:00Z"/>
                <w:b/>
                <w:color w:val="FFFFFF" w:themeColor="background1"/>
                <w:lang w:val="es-ES_tradnl"/>
              </w:rPr>
            </w:pPr>
            <w:ins w:id="2845" w:author="OLIVARES MARTINEZ FERNANDO JESUS" w:date="2026-08-13T11:43:00Z">
              <w:r>
                <w:rPr>
                  <w:b/>
                  <w:color w:val="FFFFFF" w:themeColor="background1"/>
                  <w:lang w:val="es-ES_tradnl"/>
                </w:rPr>
                <w:t xml:space="preserve">TABLA: </w:t>
              </w:r>
              <w:r>
                <w:t xml:space="preserve"> </w:t>
              </w:r>
              <w:r>
                <w:rPr>
                  <w:b/>
                  <w:color w:val="FFFFFF" w:themeColor="background1"/>
                  <w:lang w:val="es-ES_tradnl"/>
                </w:rPr>
                <w:t>SIA_</w:t>
              </w:r>
            </w:ins>
            <w:ins w:id="2846" w:author="OLIVARES MARTINEZ FERNANDO JESUS" w:date="2026-08-13T11:51:00Z">
              <w:r w:rsidR="00556F08">
                <w:rPr>
                  <w:b/>
                  <w:color w:val="FFFFFF" w:themeColor="background1"/>
                  <w:lang w:val="es-ES_tradnl"/>
                </w:rPr>
                <w:t>DAT</w:t>
              </w:r>
            </w:ins>
            <w:ins w:id="2847" w:author="OLIVARES MARTINEZ FERNANDO JESUS" w:date="2026-08-13T11:43:00Z">
              <w:r>
                <w:rPr>
                  <w:b/>
                  <w:color w:val="FFFFFF" w:themeColor="background1"/>
                  <w:lang w:val="es-ES_tradnl"/>
                </w:rPr>
                <w:t>_</w:t>
              </w:r>
            </w:ins>
            <w:ins w:id="2848" w:author="OLIVARES MARTINEZ FERNANDO JESUS" w:date="2026-09-01T10:02:00Z">
              <w:r w:rsidR="00EA4C3E">
                <w:rPr>
                  <w:b/>
                  <w:color w:val="FFFFFF" w:themeColor="background1"/>
                  <w:lang w:val="es-ES_tradnl"/>
                </w:rPr>
                <w:t>CIO</w:t>
              </w:r>
            </w:ins>
          </w:p>
        </w:tc>
      </w:tr>
      <w:tr w:rsidR="006F71A8" w:rsidRPr="00784151" w14:paraId="23A9602D" w14:textId="77777777" w:rsidTr="000A29DB">
        <w:trPr>
          <w:trHeight w:val="1134"/>
          <w:ins w:id="2849" w:author="OLIVARES MARTINEZ FERNANDO JESUS" w:date="2026-08-13T11:43:00Z"/>
        </w:trPr>
        <w:tc>
          <w:tcPr>
            <w:tcW w:w="1014" w:type="pct"/>
            <w:shd w:val="clear" w:color="auto" w:fill="1F4E79" w:themeFill="accent1" w:themeFillShade="80"/>
          </w:tcPr>
          <w:p w14:paraId="15A600C8" w14:textId="77777777" w:rsidR="006F71A8" w:rsidRPr="00784151" w:rsidRDefault="006F71A8" w:rsidP="000A29DB">
            <w:pPr>
              <w:rPr>
                <w:ins w:id="2850" w:author="OLIVARES MARTINEZ FERNANDO JESUS" w:date="2026-08-13T11:43:00Z"/>
                <w:b/>
                <w:color w:val="FFFFFF" w:themeColor="background1"/>
                <w:lang w:val="es-ES_tradnl"/>
              </w:rPr>
            </w:pPr>
            <w:ins w:id="2851" w:author="OLIVARES MARTINEZ FERNANDO JESUS" w:date="2026-08-13T11:43:00Z">
              <w:r>
                <w:rPr>
                  <w:b/>
                  <w:color w:val="FFFFFF" w:themeColor="background1"/>
                  <w:lang w:val="es-ES_tradnl"/>
                </w:rPr>
                <w:t>Campo Formulario</w:t>
              </w:r>
            </w:ins>
          </w:p>
        </w:tc>
        <w:tc>
          <w:tcPr>
            <w:tcW w:w="1329" w:type="pct"/>
            <w:shd w:val="clear" w:color="auto" w:fill="1F4E79" w:themeFill="accent1" w:themeFillShade="80"/>
          </w:tcPr>
          <w:p w14:paraId="1C78AF0F" w14:textId="77777777" w:rsidR="006F71A8" w:rsidRDefault="006F71A8" w:rsidP="000A29DB">
            <w:pPr>
              <w:rPr>
                <w:ins w:id="2852" w:author="OLIVARES MARTINEZ FERNANDO JESUS" w:date="2026-08-13T11:43:00Z"/>
                <w:b/>
                <w:color w:val="FFFFFF" w:themeColor="background1"/>
                <w:lang w:val="es-ES_tradnl"/>
              </w:rPr>
            </w:pPr>
            <w:ins w:id="2853" w:author="OLIVARES MARTINEZ FERNANDO JESUS" w:date="2026-08-13T11:43:00Z">
              <w:r>
                <w:rPr>
                  <w:b/>
                  <w:color w:val="FFFFFF" w:themeColor="background1"/>
                  <w:lang w:val="es-ES_tradnl"/>
                </w:rPr>
                <w:t>Campo BD</w:t>
              </w:r>
            </w:ins>
          </w:p>
        </w:tc>
        <w:tc>
          <w:tcPr>
            <w:tcW w:w="391" w:type="pct"/>
            <w:shd w:val="clear" w:color="auto" w:fill="1F4E79" w:themeFill="accent1" w:themeFillShade="80"/>
          </w:tcPr>
          <w:p w14:paraId="5CE080FA" w14:textId="77777777" w:rsidR="006F71A8" w:rsidRDefault="006F71A8" w:rsidP="000A29DB">
            <w:pPr>
              <w:rPr>
                <w:ins w:id="2854" w:author="OLIVARES MARTINEZ FERNANDO JESUS" w:date="2026-08-13T11:43:00Z"/>
                <w:b/>
                <w:color w:val="FFFFFF" w:themeColor="background1"/>
                <w:lang w:val="es-ES_tradnl"/>
              </w:rPr>
            </w:pPr>
            <w:ins w:id="2855" w:author="OLIVARES MARTINEZ FERNANDO JESUS" w:date="2026-08-13T11:43:00Z">
              <w:r>
                <w:rPr>
                  <w:b/>
                  <w:color w:val="FFFFFF" w:themeColor="background1"/>
                  <w:lang w:val="es-ES_tradnl"/>
                </w:rPr>
                <w:t>Tipo</w:t>
              </w:r>
            </w:ins>
          </w:p>
        </w:tc>
        <w:tc>
          <w:tcPr>
            <w:tcW w:w="2266" w:type="pct"/>
            <w:shd w:val="clear" w:color="auto" w:fill="1F4E79" w:themeFill="accent1" w:themeFillShade="80"/>
          </w:tcPr>
          <w:p w14:paraId="2BC0EF4E" w14:textId="77777777" w:rsidR="006F71A8" w:rsidRDefault="006F71A8" w:rsidP="000A29DB">
            <w:pPr>
              <w:rPr>
                <w:ins w:id="2856" w:author="OLIVARES MARTINEZ FERNANDO JESUS" w:date="2026-08-13T11:43:00Z"/>
                <w:b/>
                <w:color w:val="FFFFFF" w:themeColor="background1"/>
                <w:lang w:val="es-ES_tradnl"/>
              </w:rPr>
            </w:pPr>
            <w:ins w:id="2857" w:author="OLIVARES MARTINEZ FERNANDO JESUS" w:date="2026-08-13T11:43:00Z">
              <w:r>
                <w:rPr>
                  <w:b/>
                  <w:color w:val="FFFFFF" w:themeColor="background1"/>
                  <w:lang w:val="es-ES_tradnl"/>
                </w:rPr>
                <w:t>Detalles</w:t>
              </w:r>
            </w:ins>
          </w:p>
        </w:tc>
      </w:tr>
      <w:tr w:rsidR="009273CD" w14:paraId="3DFBA964" w14:textId="77777777" w:rsidTr="009622BE">
        <w:tblPrEx>
          <w:tblW w:w="5337" w:type="pct"/>
          <w:tblLayout w:type="fixed"/>
          <w:tblPrExChange w:id="2858" w:author="OLIVARES MARTINEZ FERNANDO JESUS" w:date="2026-09-01T11:37:00Z">
            <w:tblPrEx>
              <w:tblW w:w="5337" w:type="pct"/>
              <w:tblLayout w:type="fixed"/>
            </w:tblPrEx>
          </w:tblPrExChange>
        </w:tblPrEx>
        <w:trPr>
          <w:trHeight w:val="404"/>
          <w:ins w:id="2859" w:author="OLIVARES MARTINEZ FERNANDO JESUS" w:date="2026-08-13T11:43:00Z"/>
          <w:trPrChange w:id="2860" w:author="OLIVARES MARTINEZ FERNANDO JESUS" w:date="2026-09-01T11:37:00Z">
            <w:trPr>
              <w:trHeight w:val="404"/>
            </w:trPr>
          </w:trPrChange>
        </w:trPr>
        <w:tc>
          <w:tcPr>
            <w:tcW w:w="1014" w:type="pct"/>
            <w:shd w:val="clear" w:color="auto" w:fill="FFFFFF" w:themeFill="background1"/>
            <w:tcPrChange w:id="2861" w:author="OLIVARES MARTINEZ FERNANDO JESUS" w:date="2026-09-01T11:37:00Z">
              <w:tcPr>
                <w:tcW w:w="1014" w:type="pct"/>
                <w:shd w:val="clear" w:color="auto" w:fill="FFFFFF" w:themeFill="background1"/>
              </w:tcPr>
            </w:tcPrChange>
          </w:tcPr>
          <w:p w14:paraId="79FFD243" w14:textId="2FF7DAA0" w:rsidR="009273CD" w:rsidRDefault="009273CD" w:rsidP="009273CD">
            <w:pPr>
              <w:rPr>
                <w:ins w:id="2862" w:author="OLIVARES MARTINEZ FERNANDO JESUS" w:date="2026-08-13T11:43:00Z"/>
                <w:lang w:val="es-ES_tradnl"/>
              </w:rPr>
            </w:pPr>
            <w:ins w:id="2863" w:author="OLIVARES MARTINEZ FERNANDO JESUS" w:date="2026-09-01T11:37:00Z">
              <w:r>
                <w:lastRenderedPageBreak/>
                <w:t>Código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864" w:author="OLIVARES MARTINEZ FERNANDO JESUS" w:date="2026-09-01T11:37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36D8CFCA" w14:textId="77777777" w:rsidR="009273CD" w:rsidRDefault="009273CD" w:rsidP="009273CD">
            <w:pPr>
              <w:rPr>
                <w:ins w:id="2865" w:author="OLIVARES MARTINEZ FERNANDO JESUS" w:date="2026-09-01T11:37:00Z"/>
                <w:lang w:val="es-ES_tradnl"/>
              </w:rPr>
            </w:pPr>
            <w:ins w:id="2866" w:author="OLIVARES MARTINEZ FERNANDO JESUS" w:date="2026-09-01T11:37:00Z">
              <w:r>
                <w:rPr>
                  <w:lang w:val="es-ES_tradnl"/>
                </w:rPr>
                <w:t xml:space="preserve">Código CIO Valor = SIA_DAT_EJERCITO.ID_EJERCITO_SIPERDEF + </w:t>
              </w:r>
            </w:ins>
          </w:p>
          <w:p w14:paraId="36A839CC" w14:textId="77777777" w:rsidR="009273CD" w:rsidRDefault="009273CD" w:rsidP="009273CD">
            <w:pPr>
              <w:rPr>
                <w:ins w:id="2867" w:author="OLIVARES MARTINEZ FERNANDO JESUS" w:date="2026-09-01T11:37:00Z"/>
                <w:lang w:val="es-ES_tradnl"/>
              </w:rPr>
            </w:pPr>
            <w:ins w:id="2868" w:author="OLIVARES MARTINEZ FERNANDO JESUS" w:date="2026-09-01T11:37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+ </w:t>
              </w:r>
            </w:ins>
          </w:p>
          <w:p w14:paraId="66324C00" w14:textId="6EBE1089" w:rsidR="009273CD" w:rsidRPr="00FC6EA0" w:rsidRDefault="009273CD" w:rsidP="009273CD">
            <w:pPr>
              <w:rPr>
                <w:ins w:id="2869" w:author="OLIVARES MARTINEZ FERNANDO JESUS" w:date="2026-08-13T11:43:00Z"/>
                <w:lang w:val="es-ES_tradnl"/>
              </w:rPr>
            </w:pPr>
            <w:ins w:id="2870" w:author="OLIVARES MARTINEZ FERNANDO JESUS" w:date="2026-09-01T11:37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871" w:author="OLIVARES MARTINEZ FERNANDO JESUS" w:date="2026-09-01T11:37:00Z">
              <w:tcPr>
                <w:tcW w:w="391" w:type="pct"/>
                <w:shd w:val="clear" w:color="auto" w:fill="FFFFFF" w:themeFill="background1"/>
              </w:tcPr>
            </w:tcPrChange>
          </w:tcPr>
          <w:p w14:paraId="329A78FD" w14:textId="1424AF08" w:rsidR="009273CD" w:rsidRDefault="009273CD" w:rsidP="009273CD">
            <w:pPr>
              <w:rPr>
                <w:ins w:id="2872" w:author="OLIVARES MARTINEZ FERNANDO JESUS" w:date="2026-08-13T11:43:00Z"/>
                <w:rFonts w:cs="Arial"/>
                <w:sz w:val="16"/>
                <w:szCs w:val="16"/>
              </w:rPr>
            </w:pPr>
            <w:ins w:id="2873" w:author="OLIVARES MARTINEZ FERNANDO JESUS" w:date="2026-09-01T11:39:00Z">
              <w:r>
                <w:rPr>
                  <w:rFonts w:cs="Arial"/>
                  <w:sz w:val="16"/>
                  <w:szCs w:val="16"/>
                </w:rPr>
                <w:t>ALG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874" w:author="OLIVARES MARTINEZ FERNANDO JESUS" w:date="2026-09-01T11:37:00Z">
              <w:tcPr>
                <w:tcW w:w="2266" w:type="pct"/>
                <w:shd w:val="clear" w:color="auto" w:fill="FFFFFF" w:themeFill="background1"/>
              </w:tcPr>
            </w:tcPrChange>
          </w:tcPr>
          <w:p w14:paraId="206D4E7C" w14:textId="59E74179" w:rsidR="009273CD" w:rsidRDefault="009273CD" w:rsidP="009273CD">
            <w:pPr>
              <w:rPr>
                <w:ins w:id="2875" w:author="OLIVARES MARTINEZ FERNANDO JESUS" w:date="2026-09-01T11:40:00Z"/>
                <w:rFonts w:cs="Arial"/>
              </w:rPr>
            </w:pPr>
            <w:ins w:id="2876" w:author="OLIVARES MARTINEZ FERNANDO JESUS" w:date="2026-09-01T11:40:00Z">
              <w:r w:rsidRPr="00FA4714">
                <w:rPr>
                  <w:rFonts w:cs="Arial"/>
                </w:rPr>
                <w:t>Es un código formado por ID_EJERCITO SIPERDEF, CODIGO_</w:t>
              </w:r>
            </w:ins>
            <w:ins w:id="2877" w:author="OLIVARES MARTINEZ FERNANDO JESUS" w:date="2026-09-01T12:09:00Z">
              <w:r w:rsidR="00524772" w:rsidRPr="00FA4714">
                <w:rPr>
                  <w:rFonts w:cs="Arial"/>
                </w:rPr>
                <w:t>UNIDAD, CODIGO</w:t>
              </w:r>
            </w:ins>
            <w:ins w:id="2878" w:author="OLIVARES MARTINEZ FERNANDO JESUS" w:date="2026-09-01T11:40:00Z">
              <w:r w:rsidRPr="00FA4714">
                <w:rPr>
                  <w:rFonts w:cs="Arial"/>
                </w:rPr>
                <w:t>_SUBUNIDAD</w:t>
              </w:r>
              <w:r>
                <w:rPr>
                  <w:rFonts w:cs="Arial"/>
                </w:rPr>
                <w:t>.</w:t>
              </w:r>
            </w:ins>
          </w:p>
          <w:p w14:paraId="4EA0F6BC" w14:textId="77777777" w:rsidR="009273CD" w:rsidRDefault="009273CD" w:rsidP="009273CD">
            <w:pPr>
              <w:spacing w:line="240" w:lineRule="auto"/>
              <w:rPr>
                <w:ins w:id="2879" w:author="OLIVARES MARTINEZ FERNANDO JESUS" w:date="2026-09-01T11:40:00Z"/>
              </w:rPr>
            </w:pPr>
            <w:ins w:id="2880" w:author="OLIVARES MARTINEZ FERNANDO JESUS" w:date="2026-09-01T11:40:00Z">
              <w:r>
                <w:t>SIA_DAT_CIO.ID_CIO = “Código”</w:t>
              </w:r>
            </w:ins>
          </w:p>
          <w:p w14:paraId="102679CB" w14:textId="77777777" w:rsidR="009273CD" w:rsidRDefault="009273CD" w:rsidP="009273CD">
            <w:pPr>
              <w:spacing w:line="240" w:lineRule="auto"/>
              <w:rPr>
                <w:ins w:id="2881" w:author="OLIVARES MARTINEZ FERNANDO JESUS" w:date="2026-09-01T11:40:00Z"/>
              </w:rPr>
            </w:pPr>
            <w:ins w:id="2882" w:author="OLIVARES MARTINEZ FERNANDO JESUS" w:date="2026-09-01T11:40:00Z">
              <w:r>
                <w:t>SIADAT.EJERCITO = SIA_DAT_CIO.</w:t>
              </w:r>
              <w:r w:rsidRPr="0037419B">
                <w:t>ID_EJERCITO</w:t>
              </w:r>
            </w:ins>
          </w:p>
          <w:p w14:paraId="2F1B1F03" w14:textId="5E1B8AB6" w:rsidR="009273CD" w:rsidRDefault="009273CD" w:rsidP="009273CD">
            <w:pPr>
              <w:spacing w:line="240" w:lineRule="auto"/>
              <w:rPr>
                <w:ins w:id="2883" w:author="OLIVARES MARTINEZ FERNANDO JESUS" w:date="2026-09-01T11:40:00Z"/>
                <w:lang w:val="es-ES_tradnl"/>
              </w:rPr>
            </w:pPr>
            <w:ins w:id="2884" w:author="OLIVARES MARTINEZ FERNANDO JESUS" w:date="2026-09-01T11:40:00Z">
              <w:r>
                <w:rPr>
                  <w:lang w:val="es-ES_tradnl"/>
                </w:rPr>
                <w:t>Valor = SIA_DAT_EJERCITO.ID_EJERCITO_SIPERDEF + 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ID_UNIDAD2_CIO</w:t>
              </w:r>
              <w:r>
                <w:rPr>
                  <w:lang w:val="es-ES_tradnl"/>
                </w:rPr>
                <w:t xml:space="preserve"> +</w:t>
              </w:r>
            </w:ins>
          </w:p>
          <w:p w14:paraId="50112D17" w14:textId="3E818DC2" w:rsidR="009273CD" w:rsidRPr="007F3924" w:rsidRDefault="009273CD" w:rsidP="009273CD">
            <w:pPr>
              <w:rPr>
                <w:ins w:id="2885" w:author="OLIVARES MARTINEZ FERNANDO JESUS" w:date="2026-08-13T11:43:00Z"/>
                <w:rFonts w:cs="Arial"/>
              </w:rPr>
            </w:pPr>
            <w:ins w:id="2886" w:author="OLIVARES MARTINEZ FERNANDO JESUS" w:date="2026-09-01T11:40:00Z">
              <w:r>
                <w:rPr>
                  <w:lang w:val="es-ES_tradnl"/>
                </w:rPr>
                <w:t>SIA_DAT_CIO.</w:t>
              </w:r>
              <w:r>
                <w:t xml:space="preserve"> </w:t>
              </w:r>
              <w:r w:rsidRPr="0037419B">
                <w:rPr>
                  <w:lang w:val="es-ES_tradnl"/>
                </w:rPr>
                <w:t>ID_UNIDAD3_CIO</w:t>
              </w:r>
            </w:ins>
          </w:p>
        </w:tc>
      </w:tr>
      <w:tr w:rsidR="009273CD" w14:paraId="1CA01811" w14:textId="77777777" w:rsidTr="009622BE">
        <w:tblPrEx>
          <w:tblW w:w="5337" w:type="pct"/>
          <w:tblLayout w:type="fixed"/>
          <w:tblPrExChange w:id="2887" w:author="OLIVARES MARTINEZ FERNANDO JESUS" w:date="2026-09-01T11:37:00Z">
            <w:tblPrEx>
              <w:tblW w:w="5337" w:type="pct"/>
              <w:tblLayout w:type="fixed"/>
            </w:tblPrEx>
          </w:tblPrExChange>
        </w:tblPrEx>
        <w:trPr>
          <w:trHeight w:val="373"/>
          <w:ins w:id="2888" w:author="OLIVARES MARTINEZ FERNANDO JESUS" w:date="2026-09-01T11:37:00Z"/>
          <w:trPrChange w:id="2889" w:author="OLIVARES MARTINEZ FERNANDO JESUS" w:date="2026-09-01T11:37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tcPrChange w:id="2890" w:author="OLIVARES MARTINEZ FERNANDO JESUS" w:date="2026-09-01T11:37:00Z">
              <w:tcPr>
                <w:tcW w:w="1014" w:type="pct"/>
                <w:shd w:val="clear" w:color="auto" w:fill="FFFFFF" w:themeFill="background1"/>
              </w:tcPr>
            </w:tcPrChange>
          </w:tcPr>
          <w:p w14:paraId="0F669309" w14:textId="43A4FBD0" w:rsidR="009273CD" w:rsidRDefault="009273CD" w:rsidP="009273CD">
            <w:pPr>
              <w:rPr>
                <w:ins w:id="2891" w:author="OLIVARES MARTINEZ FERNANDO JESUS" w:date="2026-09-01T11:37:00Z"/>
                <w:lang w:val="es-ES_tradnl"/>
              </w:rPr>
            </w:pPr>
            <w:ins w:id="2892" w:author="OLIVARES MARTINEZ FERNANDO JESUS" w:date="2026-09-01T11:37:00Z">
              <w:r>
                <w:t>Ejército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893" w:author="OLIVARES MARTINEZ FERNANDO JESUS" w:date="2026-09-01T11:37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6D2368A7" w14:textId="58BC8C59" w:rsidR="009273CD" w:rsidRPr="00B736C1" w:rsidRDefault="009273CD" w:rsidP="009273CD">
            <w:pPr>
              <w:rPr>
                <w:ins w:id="2894" w:author="OLIVARES MARTINEZ FERNANDO JESUS" w:date="2026-09-01T11:37:00Z"/>
                <w:rFonts w:ascii="Calibri" w:hAnsi="Calibri" w:cs="Calibri"/>
                <w:color w:val="000000"/>
                <w:highlight w:val="yellow"/>
              </w:rPr>
            </w:pPr>
            <w:ins w:id="2895" w:author="OLIVARES MARTINEZ FERNANDO JESUS" w:date="2026-09-01T11:37:00Z">
              <w:r>
                <w:rPr>
                  <w:lang w:val="es-ES_tradnl"/>
                </w:rPr>
                <w:t>Identificado</w:t>
              </w:r>
            </w:ins>
            <w:ins w:id="2896" w:author="OLIVARES MARTINEZ FERNANDO JESUS" w:date="2026-09-01T11:42:00Z">
              <w:r>
                <w:rPr>
                  <w:lang w:val="es-ES_tradnl"/>
                </w:rPr>
                <w:t>r</w:t>
              </w:r>
            </w:ins>
            <w:ins w:id="2897" w:author="OLIVARES MARTINEZ FERNANDO JESUS" w:date="2026-09-01T11:37:00Z">
              <w:r>
                <w:rPr>
                  <w:lang w:val="es-ES_tradnl"/>
                </w:rPr>
                <w:t xml:space="preserve"> Ejército: SIA_DAT_EJERCITO.CODIGO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898" w:author="OLIVARES MARTINEZ FERNANDO JESUS" w:date="2026-09-01T11:37:00Z">
              <w:tcPr>
                <w:tcW w:w="391" w:type="pct"/>
                <w:shd w:val="clear" w:color="auto" w:fill="FFFFFF" w:themeFill="background1"/>
              </w:tcPr>
            </w:tcPrChange>
          </w:tcPr>
          <w:p w14:paraId="0272CB34" w14:textId="1C944B9E" w:rsidR="009273CD" w:rsidRDefault="009273CD" w:rsidP="009273CD">
            <w:pPr>
              <w:rPr>
                <w:ins w:id="2899" w:author="OLIVARES MARTINEZ FERNANDO JESUS" w:date="2026-09-01T11:37:00Z"/>
                <w:rFonts w:cs="Arial"/>
                <w:sz w:val="16"/>
                <w:szCs w:val="16"/>
              </w:rPr>
            </w:pPr>
            <w:ins w:id="2900" w:author="OLIVARES MARTINEZ FERNANDO JESUS" w:date="2026-09-01T11:42:00Z">
              <w:r>
                <w:rPr>
                  <w:rFonts w:cs="Arial"/>
                  <w:sz w:val="16"/>
                  <w:szCs w:val="16"/>
                </w:rPr>
                <w:t>ALG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01" w:author="OLIVARES MARTINEZ FERNANDO JESUS" w:date="2026-09-01T11:37:00Z">
              <w:tcPr>
                <w:tcW w:w="2266" w:type="pct"/>
                <w:shd w:val="clear" w:color="auto" w:fill="FFFFFF" w:themeFill="background1"/>
              </w:tcPr>
            </w:tcPrChange>
          </w:tcPr>
          <w:p w14:paraId="6B3A750E" w14:textId="77777777" w:rsidR="009273CD" w:rsidRDefault="009273CD" w:rsidP="009273CD">
            <w:pPr>
              <w:spacing w:line="240" w:lineRule="auto"/>
              <w:rPr>
                <w:ins w:id="2902" w:author="OLIVARES MARTINEZ FERNANDO JESUS" w:date="2026-09-01T11:42:00Z"/>
              </w:rPr>
            </w:pPr>
            <w:ins w:id="2903" w:author="OLIVARES MARTINEZ FERNANDO JESUS" w:date="2026-09-01T11:42:00Z">
              <w:r>
                <w:t>SIADAT.EJERCITO = SIA_DAT_CIO.</w:t>
              </w:r>
              <w:r w:rsidRPr="0037419B">
                <w:t>ID_EJERCITO</w:t>
              </w:r>
            </w:ins>
          </w:p>
          <w:p w14:paraId="08EA392D" w14:textId="601ACA72" w:rsidR="009273CD" w:rsidRDefault="009273CD" w:rsidP="009273CD">
            <w:pPr>
              <w:rPr>
                <w:ins w:id="2904" w:author="OLIVARES MARTINEZ FERNANDO JESUS" w:date="2026-09-01T11:37:00Z"/>
                <w:rFonts w:cs="Arial"/>
              </w:rPr>
            </w:pPr>
            <w:ins w:id="2905" w:author="OLIVARES MARTINEZ FERNANDO JESUS" w:date="2026-09-01T11:42:00Z">
              <w:r>
                <w:rPr>
                  <w:rFonts w:cs="Arial"/>
                </w:rPr>
                <w:t>Recuperamos SIA_DAT_EJERCITO.CODIGO</w:t>
              </w:r>
            </w:ins>
          </w:p>
        </w:tc>
      </w:tr>
      <w:tr w:rsidR="009273CD" w14:paraId="652FDE37" w14:textId="77777777" w:rsidTr="009622BE">
        <w:tblPrEx>
          <w:tblW w:w="5337" w:type="pct"/>
          <w:tblLayout w:type="fixed"/>
          <w:tblPrExChange w:id="2906" w:author="OLIVARES MARTINEZ FERNANDO JESUS" w:date="2026-09-01T11:37:00Z">
            <w:tblPrEx>
              <w:tblW w:w="5337" w:type="pct"/>
              <w:tblLayout w:type="fixed"/>
            </w:tblPrEx>
          </w:tblPrExChange>
        </w:tblPrEx>
        <w:trPr>
          <w:trHeight w:val="373"/>
          <w:ins w:id="2907" w:author="OLIVARES MARTINEZ FERNANDO JESUS" w:date="2026-09-01T11:37:00Z"/>
          <w:trPrChange w:id="2908" w:author="OLIVARES MARTINEZ FERNANDO JESUS" w:date="2026-09-01T11:37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tcPrChange w:id="2909" w:author="OLIVARES MARTINEZ FERNANDO JESUS" w:date="2026-09-01T11:37:00Z">
              <w:tcPr>
                <w:tcW w:w="1014" w:type="pct"/>
                <w:shd w:val="clear" w:color="auto" w:fill="FFFFFF" w:themeFill="background1"/>
              </w:tcPr>
            </w:tcPrChange>
          </w:tcPr>
          <w:p w14:paraId="44C80ECC" w14:textId="2F8DFDAA" w:rsidR="009273CD" w:rsidRDefault="009273CD" w:rsidP="009273CD">
            <w:pPr>
              <w:rPr>
                <w:ins w:id="2910" w:author="OLIVARES MARTINEZ FERNANDO JESUS" w:date="2026-09-01T11:37:00Z"/>
                <w:lang w:val="es-ES_tradnl"/>
              </w:rPr>
            </w:pPr>
            <w:ins w:id="2911" w:author="OLIVARES MARTINEZ FERNANDO JESUS" w:date="2026-09-01T11:37:00Z">
              <w:r>
                <w:t>Nombre Unidad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912" w:author="OLIVARES MARTINEZ FERNANDO JESUS" w:date="2026-09-01T11:37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49EC6F67" w14:textId="75492584" w:rsidR="009273CD" w:rsidRPr="00B736C1" w:rsidRDefault="009273CD" w:rsidP="009273CD">
            <w:pPr>
              <w:rPr>
                <w:ins w:id="2913" w:author="OLIVARES MARTINEZ FERNANDO JESUS" w:date="2026-09-01T11:37:00Z"/>
                <w:rFonts w:ascii="Calibri" w:hAnsi="Calibri" w:cs="Calibri"/>
                <w:color w:val="000000"/>
                <w:highlight w:val="yellow"/>
              </w:rPr>
            </w:pPr>
            <w:ins w:id="2914" w:author="OLIVARES MARTINEZ FERNANDO JESUS" w:date="2026-09-01T11:37:00Z">
              <w:r>
                <w:rPr>
                  <w:lang w:val="es-ES_tradnl"/>
                </w:rPr>
                <w:t xml:space="preserve">Nombre Unidad CIO 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915" w:author="OLIVARES MARTINEZ FERNANDO JESUS" w:date="2026-09-01T11:37:00Z">
              <w:tcPr>
                <w:tcW w:w="391" w:type="pct"/>
                <w:shd w:val="clear" w:color="auto" w:fill="FFFFFF" w:themeFill="background1"/>
              </w:tcPr>
            </w:tcPrChange>
          </w:tcPr>
          <w:p w14:paraId="0E7AA8EC" w14:textId="381F69EE" w:rsidR="009273CD" w:rsidRDefault="009273CD" w:rsidP="009273CD">
            <w:pPr>
              <w:rPr>
                <w:ins w:id="2916" w:author="OLIVARES MARTINEZ FERNANDO JESUS" w:date="2026-09-01T11:37:00Z"/>
                <w:rFonts w:cs="Arial"/>
                <w:sz w:val="16"/>
                <w:szCs w:val="16"/>
              </w:rPr>
            </w:pPr>
            <w:ins w:id="2917" w:author="OLIVARES MARTINEZ FERNANDO JESUS" w:date="2026-09-01T11:41:00Z">
              <w:r>
                <w:rPr>
                  <w:rFonts w:cs="Arial"/>
                  <w:sz w:val="16"/>
                  <w:szCs w:val="16"/>
                </w:rPr>
                <w:t>AUT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18" w:author="OLIVARES MARTINEZ FERNANDO JESUS" w:date="2026-09-01T11:37:00Z">
              <w:tcPr>
                <w:tcW w:w="2266" w:type="pct"/>
                <w:shd w:val="clear" w:color="auto" w:fill="FFFFFF" w:themeFill="background1"/>
              </w:tcPr>
            </w:tcPrChange>
          </w:tcPr>
          <w:p w14:paraId="12AF2BCC" w14:textId="6D0923E1" w:rsidR="009273CD" w:rsidRDefault="009273CD" w:rsidP="009273CD">
            <w:pPr>
              <w:rPr>
                <w:ins w:id="2919" w:author="OLIVARES MARTINEZ FERNANDO JESUS" w:date="2026-09-01T11:37:00Z"/>
                <w:rFonts w:cs="Arial"/>
              </w:rPr>
            </w:pPr>
            <w:ins w:id="2920" w:author="OLIVARES MARTINEZ FERNANDO JESUS" w:date="2026-09-01T11:42:00Z">
              <w:r>
                <w:t>SIA_DAT_CIO</w:t>
              </w:r>
              <w:r>
                <w:t xml:space="preserve">. </w:t>
              </w:r>
              <w:r w:rsidRPr="009273CD">
                <w:t>NOMBRE_UNIDAD2</w:t>
              </w:r>
            </w:ins>
          </w:p>
        </w:tc>
      </w:tr>
      <w:tr w:rsidR="009273CD" w14:paraId="20909054" w14:textId="77777777" w:rsidTr="009622BE">
        <w:tblPrEx>
          <w:tblW w:w="5337" w:type="pct"/>
          <w:tblLayout w:type="fixed"/>
          <w:tblPrExChange w:id="2921" w:author="OLIVARES MARTINEZ FERNANDO JESUS" w:date="2026-09-01T11:37:00Z">
            <w:tblPrEx>
              <w:tblW w:w="5337" w:type="pct"/>
              <w:tblLayout w:type="fixed"/>
            </w:tblPrEx>
          </w:tblPrExChange>
        </w:tblPrEx>
        <w:trPr>
          <w:trHeight w:val="373"/>
          <w:ins w:id="2922" w:author="OLIVARES MARTINEZ FERNANDO JESUS" w:date="2026-09-01T11:37:00Z"/>
          <w:trPrChange w:id="2923" w:author="OLIVARES MARTINEZ FERNANDO JESUS" w:date="2026-09-01T11:37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tcPrChange w:id="2924" w:author="OLIVARES MARTINEZ FERNANDO JESUS" w:date="2026-09-01T11:37:00Z">
              <w:tcPr>
                <w:tcW w:w="1014" w:type="pct"/>
                <w:shd w:val="clear" w:color="auto" w:fill="FFFFFF" w:themeFill="background1"/>
              </w:tcPr>
            </w:tcPrChange>
          </w:tcPr>
          <w:p w14:paraId="786CCB27" w14:textId="12313317" w:rsidR="009273CD" w:rsidRDefault="009273CD" w:rsidP="009273CD">
            <w:pPr>
              <w:rPr>
                <w:ins w:id="2925" w:author="OLIVARES MARTINEZ FERNANDO JESUS" w:date="2026-09-01T11:37:00Z"/>
                <w:lang w:val="es-ES_tradnl"/>
              </w:rPr>
            </w:pPr>
            <w:ins w:id="2926" w:author="OLIVARES MARTINEZ FERNANDO JESUS" w:date="2026-09-01T11:37:00Z">
              <w:r>
                <w:t>Código Unidad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927" w:author="OLIVARES MARTINEZ FERNANDO JESUS" w:date="2026-09-01T11:37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00BA9BF2" w14:textId="0481AFD5" w:rsidR="009273CD" w:rsidRPr="00B736C1" w:rsidRDefault="009273CD" w:rsidP="009273CD">
            <w:pPr>
              <w:rPr>
                <w:ins w:id="2928" w:author="OLIVARES MARTINEZ FERNANDO JESUS" w:date="2026-09-01T11:37:00Z"/>
                <w:rFonts w:ascii="Calibri" w:hAnsi="Calibri" w:cs="Calibri"/>
                <w:color w:val="000000"/>
                <w:highlight w:val="yellow"/>
              </w:rPr>
            </w:pPr>
            <w:ins w:id="2929" w:author="OLIVARES MARTINEZ FERNANDO JESUS" w:date="2026-09-01T11:37:00Z">
              <w:r>
                <w:rPr>
                  <w:lang w:val="es-ES_tradnl"/>
                </w:rPr>
                <w:t>Código Unidad CIO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930" w:author="OLIVARES MARTINEZ FERNANDO JESUS" w:date="2026-09-01T11:37:00Z">
              <w:tcPr>
                <w:tcW w:w="391" w:type="pct"/>
                <w:shd w:val="clear" w:color="auto" w:fill="FFFFFF" w:themeFill="background1"/>
              </w:tcPr>
            </w:tcPrChange>
          </w:tcPr>
          <w:p w14:paraId="11FD414C" w14:textId="093D51D0" w:rsidR="009273CD" w:rsidRDefault="009273CD" w:rsidP="009273CD">
            <w:pPr>
              <w:rPr>
                <w:ins w:id="2931" w:author="OLIVARES MARTINEZ FERNANDO JESUS" w:date="2026-09-01T11:37:00Z"/>
                <w:rFonts w:cs="Arial"/>
                <w:sz w:val="16"/>
                <w:szCs w:val="16"/>
              </w:rPr>
            </w:pPr>
            <w:ins w:id="2932" w:author="OLIVARES MARTINEZ FERNANDO JESUS" w:date="2026-09-01T11:41:00Z">
              <w:r>
                <w:rPr>
                  <w:rFonts w:cs="Arial"/>
                  <w:sz w:val="16"/>
                  <w:szCs w:val="16"/>
                </w:rPr>
                <w:t>AUT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33" w:author="OLIVARES MARTINEZ FERNANDO JESUS" w:date="2026-09-01T11:37:00Z">
              <w:tcPr>
                <w:tcW w:w="2266" w:type="pct"/>
                <w:shd w:val="clear" w:color="auto" w:fill="FFFFFF" w:themeFill="background1"/>
              </w:tcPr>
            </w:tcPrChange>
          </w:tcPr>
          <w:p w14:paraId="3BBEC4CC" w14:textId="76D00CA1" w:rsidR="009273CD" w:rsidRDefault="009273CD" w:rsidP="009273CD">
            <w:pPr>
              <w:rPr>
                <w:ins w:id="2934" w:author="OLIVARES MARTINEZ FERNANDO JESUS" w:date="2026-09-01T11:37:00Z"/>
                <w:rFonts w:cs="Arial"/>
              </w:rPr>
            </w:pPr>
            <w:ins w:id="2935" w:author="OLIVARES MARTINEZ FERNANDO JESUS" w:date="2026-09-01T11:42:00Z">
              <w:r>
                <w:t>SIA_DAT_CIO</w:t>
              </w:r>
              <w:r>
                <w:t>.</w:t>
              </w:r>
            </w:ins>
            <w:ins w:id="2936" w:author="OLIVARES MARTINEZ FERNANDO JESUS" w:date="2026-09-01T11:43:00Z">
              <w:r>
                <w:t xml:space="preserve"> </w:t>
              </w:r>
              <w:r w:rsidRPr="009273CD">
                <w:t>ID_UNIDAD2_CIO</w:t>
              </w:r>
            </w:ins>
          </w:p>
        </w:tc>
      </w:tr>
      <w:tr w:rsidR="009273CD" w14:paraId="06491135" w14:textId="77777777" w:rsidTr="009622BE">
        <w:tblPrEx>
          <w:tblW w:w="5337" w:type="pct"/>
          <w:tblLayout w:type="fixed"/>
          <w:tblPrExChange w:id="2937" w:author="OLIVARES MARTINEZ FERNANDO JESUS" w:date="2026-09-01T11:37:00Z">
            <w:tblPrEx>
              <w:tblW w:w="5337" w:type="pct"/>
              <w:tblLayout w:type="fixed"/>
            </w:tblPrEx>
          </w:tblPrExChange>
        </w:tblPrEx>
        <w:trPr>
          <w:trHeight w:val="373"/>
          <w:ins w:id="2938" w:author="OLIVARES MARTINEZ FERNANDO JESUS" w:date="2026-09-01T11:36:00Z"/>
          <w:trPrChange w:id="2939" w:author="OLIVARES MARTINEZ FERNANDO JESUS" w:date="2026-09-01T11:37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tcPrChange w:id="2940" w:author="OLIVARES MARTINEZ FERNANDO JESUS" w:date="2026-09-01T11:37:00Z">
              <w:tcPr>
                <w:tcW w:w="1014" w:type="pct"/>
                <w:shd w:val="clear" w:color="auto" w:fill="FFFFFF" w:themeFill="background1"/>
              </w:tcPr>
            </w:tcPrChange>
          </w:tcPr>
          <w:p w14:paraId="5673B527" w14:textId="7E4333E0" w:rsidR="009273CD" w:rsidRDefault="009273CD" w:rsidP="009273CD">
            <w:pPr>
              <w:rPr>
                <w:ins w:id="2941" w:author="OLIVARES MARTINEZ FERNANDO JESUS" w:date="2026-09-01T11:36:00Z"/>
                <w:lang w:val="es-ES_tradnl"/>
              </w:rPr>
            </w:pPr>
            <w:ins w:id="2942" w:author="OLIVARES MARTINEZ FERNANDO JESUS" w:date="2026-09-01T11:37:00Z">
              <w:r>
                <w:t>Nombre Subunidad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943" w:author="OLIVARES MARTINEZ FERNANDO JESUS" w:date="2026-09-01T11:37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2FF98D15" w14:textId="732A0CBC" w:rsidR="009273CD" w:rsidRPr="00B736C1" w:rsidRDefault="009273CD" w:rsidP="009273CD">
            <w:pPr>
              <w:rPr>
                <w:ins w:id="2944" w:author="OLIVARES MARTINEZ FERNANDO JESUS" w:date="2026-09-01T11:36:00Z"/>
                <w:rFonts w:ascii="Calibri" w:hAnsi="Calibri" w:cs="Calibri"/>
                <w:color w:val="000000"/>
                <w:highlight w:val="yellow"/>
              </w:rPr>
            </w:pPr>
            <w:ins w:id="2945" w:author="OLIVARES MARTINEZ FERNANDO JESUS" w:date="2026-09-01T11:37:00Z">
              <w:r>
                <w:rPr>
                  <w:lang w:val="es-ES_tradnl"/>
                </w:rPr>
                <w:t xml:space="preserve">Nombre Subunidad CIO 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946" w:author="OLIVARES MARTINEZ FERNANDO JESUS" w:date="2026-09-01T11:37:00Z">
              <w:tcPr>
                <w:tcW w:w="391" w:type="pct"/>
                <w:shd w:val="clear" w:color="auto" w:fill="FFFFFF" w:themeFill="background1"/>
              </w:tcPr>
            </w:tcPrChange>
          </w:tcPr>
          <w:p w14:paraId="13A63865" w14:textId="0ECCD5AF" w:rsidR="009273CD" w:rsidRDefault="009273CD" w:rsidP="009273CD">
            <w:pPr>
              <w:rPr>
                <w:ins w:id="2947" w:author="OLIVARES MARTINEZ FERNANDO JESUS" w:date="2026-09-01T11:36:00Z"/>
                <w:rFonts w:cs="Arial"/>
                <w:sz w:val="16"/>
                <w:szCs w:val="16"/>
              </w:rPr>
            </w:pPr>
            <w:ins w:id="2948" w:author="OLIVARES MARTINEZ FERNANDO JESUS" w:date="2026-09-01T11:41:00Z">
              <w:r>
                <w:rPr>
                  <w:rFonts w:cs="Arial"/>
                  <w:sz w:val="16"/>
                  <w:szCs w:val="16"/>
                </w:rPr>
                <w:t>AUT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49" w:author="OLIVARES MARTINEZ FERNANDO JESUS" w:date="2026-09-01T11:37:00Z">
              <w:tcPr>
                <w:tcW w:w="2266" w:type="pct"/>
                <w:shd w:val="clear" w:color="auto" w:fill="FFFFFF" w:themeFill="background1"/>
              </w:tcPr>
            </w:tcPrChange>
          </w:tcPr>
          <w:p w14:paraId="6ACE4565" w14:textId="7274E143" w:rsidR="009273CD" w:rsidRDefault="009273CD" w:rsidP="009273CD">
            <w:pPr>
              <w:rPr>
                <w:ins w:id="2950" w:author="OLIVARES MARTINEZ FERNANDO JESUS" w:date="2026-09-01T11:36:00Z"/>
                <w:rFonts w:cs="Arial"/>
              </w:rPr>
            </w:pPr>
            <w:ins w:id="2951" w:author="OLIVARES MARTINEZ FERNANDO JESUS" w:date="2026-09-01T11:42:00Z">
              <w:r>
                <w:t>SIA_DAT_CIO</w:t>
              </w:r>
              <w:r>
                <w:t>.</w:t>
              </w:r>
              <w:r>
                <w:t xml:space="preserve"> </w:t>
              </w:r>
              <w:r w:rsidRPr="009273CD">
                <w:t>NOMBRE_UNIDAD</w:t>
              </w:r>
            </w:ins>
            <w:ins w:id="2952" w:author="OLIVARES MARTINEZ FERNANDO JESUS" w:date="2026-09-01T11:43:00Z">
              <w:r>
                <w:t>3</w:t>
              </w:r>
            </w:ins>
          </w:p>
        </w:tc>
      </w:tr>
      <w:tr w:rsidR="009273CD" w14:paraId="6AF02A53" w14:textId="77777777" w:rsidTr="009622BE">
        <w:tblPrEx>
          <w:tblW w:w="5337" w:type="pct"/>
          <w:tblLayout w:type="fixed"/>
          <w:tblPrExChange w:id="2953" w:author="OLIVARES MARTINEZ FERNANDO JESUS" w:date="2026-09-01T11:37:00Z">
            <w:tblPrEx>
              <w:tblW w:w="5337" w:type="pct"/>
              <w:tblLayout w:type="fixed"/>
            </w:tblPrEx>
          </w:tblPrExChange>
        </w:tblPrEx>
        <w:trPr>
          <w:trHeight w:val="373"/>
          <w:ins w:id="2954" w:author="OLIVARES MARTINEZ FERNANDO JESUS" w:date="2026-09-01T11:36:00Z"/>
          <w:trPrChange w:id="2955" w:author="OLIVARES MARTINEZ FERNANDO JESUS" w:date="2026-09-01T11:37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tcPrChange w:id="2956" w:author="OLIVARES MARTINEZ FERNANDO JESUS" w:date="2026-09-01T11:37:00Z">
              <w:tcPr>
                <w:tcW w:w="1014" w:type="pct"/>
                <w:shd w:val="clear" w:color="auto" w:fill="FFFFFF" w:themeFill="background1"/>
              </w:tcPr>
            </w:tcPrChange>
          </w:tcPr>
          <w:p w14:paraId="3C25C5BE" w14:textId="2F378BF2" w:rsidR="009273CD" w:rsidRDefault="009273CD" w:rsidP="009273CD">
            <w:pPr>
              <w:rPr>
                <w:ins w:id="2957" w:author="OLIVARES MARTINEZ FERNANDO JESUS" w:date="2026-09-01T11:36:00Z"/>
                <w:lang w:val="es-ES_tradnl"/>
              </w:rPr>
            </w:pPr>
            <w:ins w:id="2958" w:author="OLIVARES MARTINEZ FERNANDO JESUS" w:date="2026-09-01T11:37:00Z">
              <w:r>
                <w:t>Código Subunidad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959" w:author="OLIVARES MARTINEZ FERNANDO JESUS" w:date="2026-09-01T11:37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101FD94D" w14:textId="0100A24D" w:rsidR="009273CD" w:rsidRPr="00B736C1" w:rsidRDefault="009273CD" w:rsidP="009273CD">
            <w:pPr>
              <w:rPr>
                <w:ins w:id="2960" w:author="OLIVARES MARTINEZ FERNANDO JESUS" w:date="2026-09-01T11:36:00Z"/>
                <w:rFonts w:ascii="Calibri" w:hAnsi="Calibri" w:cs="Calibri"/>
                <w:color w:val="000000"/>
                <w:highlight w:val="yellow"/>
              </w:rPr>
            </w:pPr>
            <w:ins w:id="2961" w:author="OLIVARES MARTINEZ FERNANDO JESUS" w:date="2026-09-01T11:37:00Z">
              <w:r>
                <w:rPr>
                  <w:lang w:val="es-ES_tradnl"/>
                </w:rPr>
                <w:t>Código Subunidad CIO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962" w:author="OLIVARES MARTINEZ FERNANDO JESUS" w:date="2026-09-01T11:37:00Z">
              <w:tcPr>
                <w:tcW w:w="391" w:type="pct"/>
                <w:shd w:val="clear" w:color="auto" w:fill="FFFFFF" w:themeFill="background1"/>
              </w:tcPr>
            </w:tcPrChange>
          </w:tcPr>
          <w:p w14:paraId="30E01931" w14:textId="112279DD" w:rsidR="009273CD" w:rsidRDefault="009273CD" w:rsidP="009273CD">
            <w:pPr>
              <w:rPr>
                <w:ins w:id="2963" w:author="OLIVARES MARTINEZ FERNANDO JESUS" w:date="2026-09-01T11:36:00Z"/>
                <w:rFonts w:cs="Arial"/>
                <w:sz w:val="16"/>
                <w:szCs w:val="16"/>
              </w:rPr>
            </w:pPr>
            <w:ins w:id="2964" w:author="OLIVARES MARTINEZ FERNANDO JESUS" w:date="2026-09-01T11:41:00Z">
              <w:r>
                <w:rPr>
                  <w:rFonts w:cs="Arial"/>
                  <w:sz w:val="16"/>
                  <w:szCs w:val="16"/>
                </w:rPr>
                <w:t>AUT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65" w:author="OLIVARES MARTINEZ FERNANDO JESUS" w:date="2026-09-01T11:37:00Z">
              <w:tcPr>
                <w:tcW w:w="2266" w:type="pct"/>
                <w:shd w:val="clear" w:color="auto" w:fill="FFFFFF" w:themeFill="background1"/>
              </w:tcPr>
            </w:tcPrChange>
          </w:tcPr>
          <w:p w14:paraId="20334BD0" w14:textId="47308DB4" w:rsidR="009273CD" w:rsidRDefault="009273CD" w:rsidP="009273CD">
            <w:pPr>
              <w:rPr>
                <w:ins w:id="2966" w:author="OLIVARES MARTINEZ FERNANDO JESUS" w:date="2026-09-01T11:36:00Z"/>
                <w:rFonts w:cs="Arial"/>
              </w:rPr>
            </w:pPr>
            <w:ins w:id="2967" w:author="OLIVARES MARTINEZ FERNANDO JESUS" w:date="2026-09-01T11:42:00Z">
              <w:r>
                <w:t>SIA_DAT_CIO</w:t>
              </w:r>
              <w:r>
                <w:t>.</w:t>
              </w:r>
            </w:ins>
            <w:ins w:id="2968" w:author="OLIVARES MARTINEZ FERNANDO JESUS" w:date="2026-09-01T11:43:00Z">
              <w:r>
                <w:t xml:space="preserve"> </w:t>
              </w:r>
              <w:r w:rsidRPr="009273CD">
                <w:t>ID_UNIDAD</w:t>
              </w:r>
              <w:r>
                <w:t>3</w:t>
              </w:r>
              <w:r w:rsidRPr="009273CD">
                <w:t>_CIO</w:t>
              </w:r>
            </w:ins>
          </w:p>
        </w:tc>
      </w:tr>
      <w:tr w:rsidR="009273CD" w14:paraId="0CFE2C05" w14:textId="77777777" w:rsidTr="00370CBB">
        <w:tblPrEx>
          <w:tblW w:w="5337" w:type="pct"/>
          <w:tblLayout w:type="fixed"/>
          <w:tblPrExChange w:id="2969" w:author="OLIVARES MARTINEZ FERNANDO JESUS" w:date="2026-09-01T11:41:00Z">
            <w:tblPrEx>
              <w:tblW w:w="5337" w:type="pct"/>
              <w:tblLayout w:type="fixed"/>
            </w:tblPrEx>
          </w:tblPrExChange>
        </w:tblPrEx>
        <w:trPr>
          <w:trHeight w:val="373"/>
          <w:ins w:id="2970" w:author="OLIVARES MARTINEZ FERNANDO JESUS" w:date="2026-09-01T11:41:00Z"/>
          <w:trPrChange w:id="2971" w:author="OLIVARES MARTINEZ FERNANDO JESUS" w:date="2026-09-01T11:41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tcPrChange w:id="2972" w:author="OLIVARES MARTINEZ FERNANDO JESUS" w:date="2026-09-01T11:41:00Z">
              <w:tcPr>
                <w:tcW w:w="1014" w:type="pct"/>
                <w:shd w:val="clear" w:color="auto" w:fill="FFFFFF" w:themeFill="background1"/>
                <w:vAlign w:val="center"/>
              </w:tcPr>
            </w:tcPrChange>
          </w:tcPr>
          <w:p w14:paraId="466BE8BB" w14:textId="2599C102" w:rsidR="009273CD" w:rsidRDefault="009273CD" w:rsidP="009273CD">
            <w:pPr>
              <w:rPr>
                <w:ins w:id="2973" w:author="OLIVARES MARTINEZ FERNANDO JESUS" w:date="2026-09-01T11:41:00Z"/>
              </w:rPr>
            </w:pPr>
            <w:ins w:id="2974" w:author="OLIVARES MARTINEZ FERNANDO JESUS" w:date="2026-09-01T11:41:00Z">
              <w:r w:rsidRPr="00C259F8">
                <w:t>Descripción</w:t>
              </w:r>
            </w:ins>
          </w:p>
        </w:tc>
        <w:tc>
          <w:tcPr>
            <w:tcW w:w="1329" w:type="pct"/>
            <w:shd w:val="clear" w:color="auto" w:fill="FFFFFF" w:themeFill="background1"/>
            <w:tcPrChange w:id="2975" w:author="OLIVARES MARTINEZ FERNANDO JESUS" w:date="2026-09-01T11:41:00Z">
              <w:tcPr>
                <w:tcW w:w="1329" w:type="pct"/>
                <w:shd w:val="clear" w:color="auto" w:fill="FFFFFF" w:themeFill="background1"/>
                <w:vAlign w:val="center"/>
              </w:tcPr>
            </w:tcPrChange>
          </w:tcPr>
          <w:p w14:paraId="34CC3137" w14:textId="20D92BB0" w:rsidR="009273CD" w:rsidRPr="00B736C1" w:rsidRDefault="009273CD" w:rsidP="009273CD">
            <w:pPr>
              <w:rPr>
                <w:ins w:id="2976" w:author="OLIVARES MARTINEZ FERNANDO JESUS" w:date="2026-09-01T11:41:00Z"/>
                <w:rFonts w:ascii="Calibri" w:hAnsi="Calibri" w:cs="Calibri"/>
                <w:color w:val="000000"/>
                <w:highlight w:val="yellow"/>
              </w:rPr>
            </w:pPr>
            <w:ins w:id="2977" w:author="OLIVARES MARTINEZ FERNANDO JESUS" w:date="2026-09-01T11:41:00Z">
              <w:r>
                <w:rPr>
                  <w:lang w:val="es-ES_tradnl"/>
                </w:rPr>
                <w:t>DESCRIPCION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978" w:author="OLIVARES MARTINEZ FERNANDO JESUS" w:date="2026-09-01T11:41:00Z">
              <w:tcPr>
                <w:tcW w:w="391" w:type="pct"/>
                <w:shd w:val="clear" w:color="auto" w:fill="FFFFFF" w:themeFill="background1"/>
              </w:tcPr>
            </w:tcPrChange>
          </w:tcPr>
          <w:p w14:paraId="1888D84F" w14:textId="1AD9E162" w:rsidR="009273CD" w:rsidRDefault="009273CD" w:rsidP="009273CD">
            <w:pPr>
              <w:rPr>
                <w:ins w:id="2979" w:author="OLIVARES MARTINEZ FERNANDO JESUS" w:date="2026-09-01T11:41:00Z"/>
                <w:rFonts w:cs="Arial"/>
                <w:sz w:val="16"/>
                <w:szCs w:val="16"/>
              </w:rPr>
            </w:pPr>
            <w:ins w:id="2980" w:author="OLIVARES MARTINEZ FERNANDO JESUS" w:date="2026-09-01T11:41:00Z">
              <w:r>
                <w:rPr>
                  <w:rFonts w:cs="Arial"/>
                  <w:sz w:val="16"/>
                  <w:szCs w:val="16"/>
                </w:rPr>
                <w:t>AUT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81" w:author="OLIVARES MARTINEZ FERNANDO JESUS" w:date="2026-09-01T11:41:00Z">
              <w:tcPr>
                <w:tcW w:w="2266" w:type="pct"/>
                <w:shd w:val="clear" w:color="auto" w:fill="FFFFFF" w:themeFill="background1"/>
              </w:tcPr>
            </w:tcPrChange>
          </w:tcPr>
          <w:p w14:paraId="54DF138F" w14:textId="750F1958" w:rsidR="009273CD" w:rsidRDefault="009273CD" w:rsidP="009273CD">
            <w:pPr>
              <w:rPr>
                <w:ins w:id="2982" w:author="OLIVARES MARTINEZ FERNANDO JESUS" w:date="2026-09-01T11:41:00Z"/>
                <w:rFonts w:cs="Arial"/>
              </w:rPr>
            </w:pPr>
            <w:ins w:id="2983" w:author="OLIVARES MARTINEZ FERNANDO JESUS" w:date="2026-09-01T11:41:00Z">
              <w:r>
                <w:rPr>
                  <w:rFonts w:cs="Arial"/>
                </w:rPr>
                <w:t>Descripción del CIO almacenada en SIA_DAT_CIO.DESCRIPCION</w:t>
              </w:r>
            </w:ins>
          </w:p>
        </w:tc>
      </w:tr>
      <w:tr w:rsidR="009273CD" w14:paraId="44718392" w14:textId="77777777" w:rsidTr="00707E69">
        <w:tblPrEx>
          <w:tblW w:w="5337" w:type="pct"/>
          <w:tblLayout w:type="fixed"/>
          <w:tblPrExChange w:id="2984" w:author="OLIVARES MARTINEZ FERNANDO JESUS" w:date="2026-09-01T11:38:00Z">
            <w:tblPrEx>
              <w:tblW w:w="5337" w:type="pct"/>
              <w:tblLayout w:type="fixed"/>
            </w:tblPrEx>
          </w:tblPrExChange>
        </w:tblPrEx>
        <w:trPr>
          <w:trHeight w:val="373"/>
          <w:ins w:id="2985" w:author="OLIVARES MARTINEZ FERNANDO JESUS" w:date="2026-09-01T11:36:00Z"/>
          <w:trPrChange w:id="2986" w:author="OLIVARES MARTINEZ FERNANDO JESUS" w:date="2026-09-01T11:38:00Z">
            <w:trPr>
              <w:trHeight w:val="373"/>
            </w:trPr>
          </w:trPrChange>
        </w:trPr>
        <w:tc>
          <w:tcPr>
            <w:tcW w:w="1014" w:type="pct"/>
            <w:shd w:val="clear" w:color="auto" w:fill="FFFFFF" w:themeFill="background1"/>
            <w:vAlign w:val="center"/>
            <w:tcPrChange w:id="2987" w:author="OLIVARES MARTINEZ FERNANDO JESUS" w:date="2026-09-01T11:38:00Z">
              <w:tcPr>
                <w:tcW w:w="1014" w:type="pct"/>
                <w:shd w:val="clear" w:color="auto" w:fill="FFFFFF" w:themeFill="background1"/>
              </w:tcPr>
            </w:tcPrChange>
          </w:tcPr>
          <w:p w14:paraId="5AAE20A0" w14:textId="105F2038" w:rsidR="009273CD" w:rsidRDefault="009273CD" w:rsidP="009273CD">
            <w:pPr>
              <w:rPr>
                <w:ins w:id="2988" w:author="OLIVARES MARTINEZ FERNANDO JESUS" w:date="2026-09-01T11:36:00Z"/>
                <w:lang w:val="es-ES_tradnl"/>
              </w:rPr>
            </w:pPr>
            <w:ins w:id="2989" w:author="OLIVARES MARTINEZ FERNANDO JESUS" w:date="2026-09-01T11:37:00Z">
              <w:r>
                <w:t>Activo</w:t>
              </w:r>
            </w:ins>
          </w:p>
        </w:tc>
        <w:tc>
          <w:tcPr>
            <w:tcW w:w="1329" w:type="pct"/>
            <w:shd w:val="clear" w:color="auto" w:fill="FFFFFF" w:themeFill="background1"/>
            <w:vAlign w:val="center"/>
            <w:tcPrChange w:id="2990" w:author="OLIVARES MARTINEZ FERNANDO JESUS" w:date="2026-09-01T11:38:00Z">
              <w:tcPr>
                <w:tcW w:w="1329" w:type="pct"/>
                <w:shd w:val="clear" w:color="auto" w:fill="FFFFFF" w:themeFill="background1"/>
                <w:vAlign w:val="bottom"/>
              </w:tcPr>
            </w:tcPrChange>
          </w:tcPr>
          <w:p w14:paraId="6526728A" w14:textId="48D52D10" w:rsidR="009273CD" w:rsidRPr="00B736C1" w:rsidRDefault="009273CD" w:rsidP="009273CD">
            <w:pPr>
              <w:rPr>
                <w:ins w:id="2991" w:author="OLIVARES MARTINEZ FERNANDO JESUS" w:date="2026-09-01T11:36:00Z"/>
                <w:rFonts w:ascii="Calibri" w:hAnsi="Calibri" w:cs="Calibri"/>
                <w:color w:val="000000"/>
                <w:highlight w:val="yellow"/>
              </w:rPr>
            </w:pPr>
            <w:ins w:id="2992" w:author="OLIVARES MARTINEZ FERNANDO JESUS" w:date="2026-09-01T11:38:00Z">
              <w:r w:rsidRPr="00B736C1">
                <w:rPr>
                  <w:rFonts w:ascii="Calibri" w:hAnsi="Calibri" w:cs="Calibri"/>
                  <w:color w:val="000000"/>
                  <w:sz w:val="22"/>
                  <w:szCs w:val="22"/>
                  <w:highlight w:val="yellow"/>
                </w:rPr>
                <w:t>I</w:t>
              </w:r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ND_ACTIVO</w:t>
              </w:r>
            </w:ins>
          </w:p>
        </w:tc>
        <w:tc>
          <w:tcPr>
            <w:tcW w:w="391" w:type="pct"/>
            <w:shd w:val="clear" w:color="auto" w:fill="FFFFFF" w:themeFill="background1"/>
            <w:tcPrChange w:id="2993" w:author="OLIVARES MARTINEZ FERNANDO JESUS" w:date="2026-09-01T11:38:00Z">
              <w:tcPr>
                <w:tcW w:w="391" w:type="pct"/>
                <w:shd w:val="clear" w:color="auto" w:fill="FFFFFF" w:themeFill="background1"/>
              </w:tcPr>
            </w:tcPrChange>
          </w:tcPr>
          <w:p w14:paraId="0F04FEDD" w14:textId="005C9AA2" w:rsidR="009273CD" w:rsidRDefault="009273CD" w:rsidP="009273CD">
            <w:pPr>
              <w:rPr>
                <w:ins w:id="2994" w:author="OLIVARES MARTINEZ FERNANDO JESUS" w:date="2026-09-01T11:36:00Z"/>
                <w:rFonts w:cs="Arial"/>
                <w:sz w:val="16"/>
                <w:szCs w:val="16"/>
              </w:rPr>
            </w:pPr>
            <w:ins w:id="2995" w:author="OLIVARES MARTINEZ FERNANDO JESUS" w:date="2026-09-01T11:38:00Z">
              <w:r>
                <w:rPr>
                  <w:rFonts w:cs="Arial"/>
                  <w:sz w:val="16"/>
                  <w:szCs w:val="16"/>
                </w:rPr>
                <w:t>ALG</w:t>
              </w:r>
            </w:ins>
          </w:p>
        </w:tc>
        <w:tc>
          <w:tcPr>
            <w:tcW w:w="2266" w:type="pct"/>
            <w:shd w:val="clear" w:color="auto" w:fill="FFFFFF" w:themeFill="background1"/>
            <w:tcPrChange w:id="2996" w:author="OLIVARES MARTINEZ FERNANDO JESUS" w:date="2026-09-01T11:38:00Z">
              <w:tcPr>
                <w:tcW w:w="2266" w:type="pct"/>
                <w:shd w:val="clear" w:color="auto" w:fill="FFFFFF" w:themeFill="background1"/>
              </w:tcPr>
            </w:tcPrChange>
          </w:tcPr>
          <w:p w14:paraId="7BA4ED73" w14:textId="77777777" w:rsidR="009273CD" w:rsidRDefault="009273CD" w:rsidP="009273CD">
            <w:pPr>
              <w:rPr>
                <w:ins w:id="2997" w:author="OLIVARES MARTINEZ FERNANDO JESUS" w:date="2026-09-01T11:38:00Z"/>
                <w:rFonts w:cs="Arial"/>
              </w:rPr>
            </w:pPr>
            <w:ins w:id="2998" w:author="OLIVARES MARTINEZ FERNANDO JESUS" w:date="2026-09-01T11:38:00Z">
              <w:r>
                <w:rPr>
                  <w:rFonts w:cs="Arial"/>
                </w:rPr>
                <w:t>Se mostrará estado activación “Activo” o “Inactivo” dependiendo del valor informado en el campo “IND_ACTIVO”:</w:t>
              </w:r>
            </w:ins>
          </w:p>
          <w:p w14:paraId="01364241" w14:textId="77777777" w:rsidR="009273CD" w:rsidRDefault="009273CD" w:rsidP="009273CD">
            <w:pPr>
              <w:pStyle w:val="Prrafodelista"/>
              <w:numPr>
                <w:ilvl w:val="0"/>
                <w:numId w:val="13"/>
              </w:numPr>
              <w:rPr>
                <w:ins w:id="2999" w:author="OLIVARES MARTINEZ FERNANDO JESUS" w:date="2026-09-01T11:38:00Z"/>
                <w:noProof/>
              </w:rPr>
            </w:pPr>
            <w:ins w:id="3000" w:author="OLIVARES MARTINEZ FERNANDO JESUS" w:date="2026-09-01T11:38:00Z">
              <w:r>
                <w:rPr>
                  <w:noProof/>
                </w:rPr>
                <w:t>1</w:t>
              </w:r>
              <w:r w:rsidRPr="00732021">
                <w:rPr>
                  <w:noProof/>
                </w:rPr>
                <w:sym w:font="Wingdings" w:char="F0E0"/>
              </w:r>
              <w:r>
                <w:rPr>
                  <w:noProof/>
                </w:rPr>
                <w:t>”Activo”</w:t>
              </w:r>
            </w:ins>
          </w:p>
          <w:p w14:paraId="199861A7" w14:textId="77777777" w:rsidR="009273CD" w:rsidRPr="00732021" w:rsidRDefault="009273CD" w:rsidP="009273CD">
            <w:pPr>
              <w:pStyle w:val="Prrafodelista"/>
              <w:numPr>
                <w:ilvl w:val="0"/>
                <w:numId w:val="13"/>
              </w:numPr>
              <w:rPr>
                <w:ins w:id="3001" w:author="OLIVARES MARTINEZ FERNANDO JESUS" w:date="2026-09-01T11:38:00Z"/>
                <w:noProof/>
              </w:rPr>
            </w:pPr>
            <w:ins w:id="3002" w:author="OLIVARES MARTINEZ FERNANDO JESUS" w:date="2026-09-01T11:38:00Z">
              <w:r>
                <w:rPr>
                  <w:noProof/>
                </w:rPr>
                <w:t>0</w:t>
              </w:r>
              <w:r w:rsidRPr="00732021">
                <w:rPr>
                  <w:noProof/>
                </w:rPr>
                <w:sym w:font="Wingdings" w:char="F0E0"/>
              </w:r>
              <w:r>
                <w:rPr>
                  <w:noProof/>
                </w:rPr>
                <w:t>“Inactivo”</w:t>
              </w:r>
            </w:ins>
          </w:p>
          <w:p w14:paraId="4DB218E2" w14:textId="05E6F354" w:rsidR="009273CD" w:rsidRDefault="009273CD" w:rsidP="009273CD">
            <w:pPr>
              <w:rPr>
                <w:ins w:id="3003" w:author="OLIVARES MARTINEZ FERNANDO JESUS" w:date="2026-09-01T11:36:00Z"/>
                <w:rFonts w:cs="Arial"/>
              </w:rPr>
            </w:pPr>
            <w:ins w:id="3004" w:author="OLIVARES MARTINEZ FERNANDO JESUS" w:date="2026-09-01T11:38:00Z">
              <w:r w:rsidRPr="00BD7E72">
                <w:rPr>
                  <w:b/>
                  <w:lang w:val="es-ES_tradnl"/>
                </w:rPr>
                <w:t>Inhabilitado</w:t>
              </w:r>
            </w:ins>
          </w:p>
        </w:tc>
      </w:tr>
    </w:tbl>
    <w:p w14:paraId="23B6D810" w14:textId="745A6C25" w:rsidR="006F71A8" w:rsidRPr="006F71A8" w:rsidRDefault="006F71A8">
      <w:pPr>
        <w:ind w:left="360"/>
        <w:rPr>
          <w:lang w:val="es-ES_tradnl"/>
          <w:rPrChange w:id="3005" w:author="OLIVARES MARTINEZ FERNANDO JESUS" w:date="2026-08-13T11:42:00Z">
            <w:rPr/>
          </w:rPrChange>
        </w:rPr>
        <w:pPrChange w:id="3006" w:author="OLIVARES MARTINEZ FERNANDO JESUS" w:date="2026-08-13T11:42:00Z">
          <w:pPr>
            <w:pStyle w:val="Ttulo2"/>
            <w:numPr>
              <w:ilvl w:val="2"/>
              <w:numId w:val="6"/>
            </w:numPr>
            <w:ind w:left="1224" w:hanging="504"/>
          </w:pPr>
        </w:pPrChange>
      </w:pPr>
    </w:p>
    <w:p w14:paraId="1B96EDE7" w14:textId="347459A0" w:rsidR="00556F08" w:rsidRDefault="00B9567B" w:rsidP="00ED2C78">
      <w:pPr>
        <w:rPr>
          <w:ins w:id="3007" w:author="OLIVARES MARTINEZ FERNANDO JESUS" w:date="2026-08-13T11:55:00Z"/>
        </w:rPr>
      </w:pPr>
      <w:del w:id="3008" w:author="OLIVARES MARTINEZ FERNANDO JESUS" w:date="2026-08-13T11:42:00Z">
        <w:r w:rsidRPr="00594663" w:rsidDel="006F71A8">
          <w:rPr>
            <w:noProof/>
          </w:rPr>
          <w:drawing>
            <wp:inline distT="0" distB="0" distL="0" distR="0" wp14:anchorId="360910B0" wp14:editId="5B3AC61E">
              <wp:extent cx="3456184" cy="3631350"/>
              <wp:effectExtent l="19050" t="19050" r="11430" b="26670"/>
              <wp:docPr id="8" name="Imagen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4893" cy="3640501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01671634" w14:textId="77777777" w:rsidR="003C76BC" w:rsidRDefault="003C76BC" w:rsidP="00ED2C78">
      <w:pPr>
        <w:rPr>
          <w:ins w:id="3009" w:author="OLIVARES MARTINEZ FERNANDO JESUS" w:date="2026-08-13T11:55:00Z"/>
        </w:rPr>
      </w:pPr>
    </w:p>
    <w:p w14:paraId="5901126A" w14:textId="77777777" w:rsidR="003C76BC" w:rsidRDefault="003C76BC" w:rsidP="00ED2C78">
      <w:pPr>
        <w:rPr>
          <w:ins w:id="3010" w:author="OLIVARES MARTINEZ FERNANDO JESUS" w:date="2026-08-13T11:55:00Z"/>
        </w:rPr>
      </w:pPr>
    </w:p>
    <w:p w14:paraId="363B0739" w14:textId="6DCD73F2" w:rsidR="003C76BC" w:rsidDel="009273CD" w:rsidRDefault="003C76BC" w:rsidP="00ED2C78">
      <w:pPr>
        <w:rPr>
          <w:del w:id="3011" w:author="OLIVARES MARTINEZ FERNANDO JESUS" w:date="2026-09-01T11:43:00Z"/>
        </w:rPr>
      </w:pPr>
    </w:p>
    <w:p w14:paraId="48B5D0BA" w14:textId="123D2DF4" w:rsidR="00B9567B" w:rsidRPr="00B9567B" w:rsidDel="00556F08" w:rsidRDefault="00B9567B" w:rsidP="00B9567B">
      <w:pPr>
        <w:rPr>
          <w:del w:id="3012" w:author="OLIVARES MARTINEZ FERNANDO JESUS" w:date="2026-08-13T11:54:00Z"/>
          <w:lang w:val="en-US"/>
        </w:rPr>
      </w:pPr>
      <w:del w:id="3013" w:author="OLIVARES MARTINEZ FERNANDO JESUS" w:date="2026-08-13T11:54:00Z">
        <w:r w:rsidRPr="00B9567B" w:rsidDel="00556F08">
          <w:rPr>
            <w:lang w:val="en-US"/>
          </w:rPr>
          <w:delText>Endpoint: GET /api/dat-voz/{id}</w:delText>
        </w:r>
      </w:del>
    </w:p>
    <w:p w14:paraId="6F7A8052" w14:textId="5C13D0C6" w:rsidR="00B9567B" w:rsidDel="00556F08" w:rsidRDefault="00B9567B" w:rsidP="00B9567B">
      <w:pPr>
        <w:rPr>
          <w:del w:id="3014" w:author="OLIVARES MARTINEZ FERNANDO JESUS" w:date="2026-08-13T11:54:00Z"/>
        </w:rPr>
      </w:pPr>
      <w:del w:id="3015" w:author="OLIVARES MARTINEZ FERNANDO JESUS" w:date="2026-08-13T11:54:00Z">
        <w:r w:rsidDel="00556F08">
          <w:delText>Opciones de recuperación por Identificador Único:</w:delText>
        </w:r>
      </w:del>
    </w:p>
    <w:p w14:paraId="2E6995A7" w14:textId="311CDB48" w:rsidR="00C259F8" w:rsidDel="00556F08" w:rsidRDefault="00B9567B" w:rsidP="00B9567B">
      <w:pPr>
        <w:rPr>
          <w:del w:id="3016" w:author="OLIVARES MARTINEZ FERNANDO JESUS" w:date="2026-08-13T11:54:00Z"/>
        </w:rPr>
      </w:pPr>
      <w:del w:id="3017" w:author="OLIVARES MARTINEZ FERNANDO JESUS" w:date="2026-08-13T11:54:00Z">
        <w:r w:rsidDel="00556F08">
          <w:delText>El sistema utiliza el parámetro de la URL para realizar una consulta directa por clave primaria para pintar el detalle de una voz específica.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7"/>
        <w:gridCol w:w="2994"/>
        <w:gridCol w:w="3010"/>
      </w:tblGrid>
      <w:tr w:rsidR="00E96410" w:rsidRPr="00572FB3" w:rsidDel="00556F08" w14:paraId="705F24E7" w14:textId="6086E7C9" w:rsidTr="00DF730E">
        <w:trPr>
          <w:del w:id="3018" w:author="OLIVARES MARTINEZ FERNANDO JESUS" w:date="2026-08-13T11:54:00Z"/>
        </w:trPr>
        <w:tc>
          <w:tcPr>
            <w:tcW w:w="0" w:type="auto"/>
            <w:shd w:val="clear" w:color="auto" w:fill="1F4E79" w:themeFill="accent1" w:themeFillShade="80"/>
          </w:tcPr>
          <w:p w14:paraId="322D8C41" w14:textId="37FBCAAE" w:rsidR="00E96410" w:rsidRPr="00572FB3" w:rsidDel="00556F08" w:rsidRDefault="00E96410" w:rsidP="00DF730E">
            <w:pPr>
              <w:rPr>
                <w:del w:id="3019" w:author="OLIVARES MARTINEZ FERNANDO JESUS" w:date="2026-08-13T11:54:00Z"/>
                <w:b/>
                <w:color w:val="FFFFFF" w:themeColor="background1"/>
              </w:rPr>
            </w:pPr>
            <w:del w:id="3020" w:author="OLIVARES MARTINEZ FERNANDO JESUS" w:date="2026-08-13T11:54:00Z">
              <w:r w:rsidRPr="00572FB3" w:rsidDel="00556F08">
                <w:rPr>
                  <w:b/>
                  <w:color w:val="FFFFFF" w:themeColor="background1"/>
                </w:rPr>
                <w:delText>Campo Formulario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186A763A" w14:textId="4C31EE8B" w:rsidR="00E96410" w:rsidRPr="00572FB3" w:rsidDel="00556F08" w:rsidRDefault="00E96410" w:rsidP="00DF730E">
            <w:pPr>
              <w:rPr>
                <w:del w:id="3021" w:author="OLIVARES MARTINEZ FERNANDO JESUS" w:date="2026-08-13T11:54:00Z"/>
                <w:b/>
                <w:color w:val="FFFFFF" w:themeColor="background1"/>
              </w:rPr>
            </w:pPr>
            <w:del w:id="3022" w:author="OLIVARES MARTINEZ FERNANDO JESUS" w:date="2026-08-13T11:54:00Z">
              <w:r w:rsidRPr="00572FB3" w:rsidDel="00556F08">
                <w:rPr>
                  <w:b/>
                  <w:color w:val="FFFFFF" w:themeColor="background1"/>
                </w:rPr>
                <w:delText>Descripción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47465607" w14:textId="3A977C43" w:rsidR="00E96410" w:rsidRPr="00572FB3" w:rsidDel="00556F08" w:rsidRDefault="00E96410" w:rsidP="00DF730E">
            <w:pPr>
              <w:rPr>
                <w:del w:id="3023" w:author="OLIVARES MARTINEZ FERNANDO JESUS" w:date="2026-08-13T11:54:00Z"/>
                <w:b/>
                <w:color w:val="FFFFFF" w:themeColor="background1"/>
              </w:rPr>
            </w:pPr>
            <w:del w:id="3024" w:author="OLIVARES MARTINEZ FERNANDO JESUS" w:date="2026-08-13T11:54:00Z">
              <w:r w:rsidRPr="00572FB3" w:rsidDel="00556F08">
                <w:rPr>
                  <w:b/>
                  <w:color w:val="FFFFFF" w:themeColor="background1"/>
                </w:rPr>
                <w:delText xml:space="preserve">Tabla </w:delText>
              </w:r>
              <w:r w:rsidDel="00556F08">
                <w:rPr>
                  <w:b/>
                  <w:color w:val="FFFFFF" w:themeColor="background1"/>
                </w:rPr>
                <w:delText>/Condición</w:delText>
              </w:r>
            </w:del>
          </w:p>
        </w:tc>
      </w:tr>
      <w:tr w:rsidR="00E96410" w:rsidDel="00556F08" w14:paraId="0A445ECD" w14:textId="7C427D7A" w:rsidTr="00DF730E">
        <w:trPr>
          <w:del w:id="3025" w:author="OLIVARES MARTINEZ FERNANDO JESUS" w:date="2026-08-13T11:54:00Z"/>
        </w:trPr>
        <w:tc>
          <w:tcPr>
            <w:tcW w:w="0" w:type="auto"/>
          </w:tcPr>
          <w:p w14:paraId="0D17B45F" w14:textId="189CC33D" w:rsidR="00E96410" w:rsidDel="00556F08" w:rsidRDefault="00E96410" w:rsidP="00DF730E">
            <w:pPr>
              <w:rPr>
                <w:del w:id="3026" w:author="OLIVARES MARTINEZ FERNANDO JESUS" w:date="2026-08-13T11:54:00Z"/>
              </w:rPr>
            </w:pPr>
            <w:del w:id="3027" w:author="OLIVARES MARTINEZ FERNANDO JESUS" w:date="2026-08-13T11:54:00Z">
              <w:r w:rsidRPr="00E96410" w:rsidDel="00556F08">
                <w:delText>id</w:delText>
              </w:r>
            </w:del>
          </w:p>
        </w:tc>
        <w:tc>
          <w:tcPr>
            <w:tcW w:w="0" w:type="auto"/>
          </w:tcPr>
          <w:p w14:paraId="33C86622" w14:textId="3F82ACED" w:rsidR="00E96410" w:rsidRPr="00E96410" w:rsidDel="00556F08" w:rsidRDefault="00E96410" w:rsidP="00E96410">
            <w:pPr>
              <w:rPr>
                <w:del w:id="3028" w:author="OLIVARES MARTINEZ FERNANDO JESUS" w:date="2026-08-13T11:54:00Z"/>
                <w:lang w:val="es-ES_tradnl"/>
              </w:rPr>
            </w:pPr>
            <w:del w:id="3029" w:author="OLIVARES MARTINEZ FERNANDO JESUS" w:date="2026-08-13T11:54:00Z">
              <w:r w:rsidRPr="00E96410" w:rsidDel="00556F08">
                <w:rPr>
                  <w:lang w:val="es-ES_tradnl"/>
                </w:rPr>
                <w:delText>Número entero (NUMBER(10,0)).</w:delText>
              </w:r>
            </w:del>
          </w:p>
          <w:p w14:paraId="2F90BE2E" w14:textId="52F7CB70" w:rsidR="00E96410" w:rsidDel="00556F08" w:rsidRDefault="00E96410" w:rsidP="00E96410">
            <w:pPr>
              <w:rPr>
                <w:del w:id="3030" w:author="OLIVARES MARTINEZ FERNANDO JESUS" w:date="2026-08-13T11:54:00Z"/>
              </w:rPr>
            </w:pPr>
            <w:del w:id="3031" w:author="OLIVARES MARTINEZ FERNANDO JESUS" w:date="2026-08-13T11:54:00Z">
              <w:r w:rsidRPr="00E96410" w:rsidDel="00556F08">
                <w:rPr>
                  <w:lang w:val="es-ES_tradnl"/>
                </w:rPr>
                <w:delText>Identificador único de la voz.</w:delText>
              </w:r>
            </w:del>
          </w:p>
        </w:tc>
        <w:tc>
          <w:tcPr>
            <w:tcW w:w="0" w:type="auto"/>
          </w:tcPr>
          <w:p w14:paraId="7D9C5838" w14:textId="66E817FF" w:rsidR="00E96410" w:rsidDel="00556F08" w:rsidRDefault="00E96410" w:rsidP="00E96410">
            <w:pPr>
              <w:rPr>
                <w:del w:id="3032" w:author="OLIVARES MARTINEZ FERNANDO JESUS" w:date="2026-08-13T11:54:00Z"/>
              </w:rPr>
            </w:pPr>
            <w:del w:id="3033" w:author="OLIVARES MARTINEZ FERNANDO JESUS" w:date="2026-08-13T11:54:00Z">
              <w:r w:rsidDel="00556F08">
                <w:delText>SIA_DAT_VOZ</w:delText>
              </w:r>
            </w:del>
          </w:p>
          <w:p w14:paraId="0EC72F1E" w14:textId="60D08704" w:rsidR="00E96410" w:rsidDel="00556F08" w:rsidRDefault="00E96410" w:rsidP="00E96410">
            <w:pPr>
              <w:rPr>
                <w:del w:id="3034" w:author="OLIVARES MARTINEZ FERNANDO JESUS" w:date="2026-08-13T11:54:00Z"/>
              </w:rPr>
            </w:pPr>
            <w:del w:id="3035" w:author="OLIVARES MARTINEZ FERNANDO JESUS" w:date="2026-08-13T11:54:00Z">
              <w:r w:rsidDel="00556F08">
                <w:delText>ID_VOZ = :id</w:delText>
              </w:r>
            </w:del>
          </w:p>
          <w:p w14:paraId="26CC64D1" w14:textId="1EC8110A" w:rsidR="00E96410" w:rsidDel="00556F08" w:rsidRDefault="00E96410" w:rsidP="00E96410">
            <w:pPr>
              <w:rPr>
                <w:del w:id="3036" w:author="OLIVARES MARTINEZ FERNANDO JESUS" w:date="2026-08-13T11:54:00Z"/>
              </w:rPr>
            </w:pPr>
            <w:del w:id="3037" w:author="OLIVARES MARTINEZ FERNANDO JESUS" w:date="2026-08-13T11:54:00Z">
              <w:r w:rsidDel="00556F08">
                <w:delText>Búsqueda por clave primaria (PK).</w:delText>
              </w:r>
            </w:del>
          </w:p>
        </w:tc>
      </w:tr>
    </w:tbl>
    <w:p w14:paraId="0EA28C37" w14:textId="36F3072F" w:rsidR="00B9567B" w:rsidRPr="00556F08" w:rsidDel="00556F08" w:rsidRDefault="00B9567B" w:rsidP="00B9567B">
      <w:pPr>
        <w:rPr>
          <w:ins w:id="3038" w:author="BERNARDO MONJAS GEMA" w:date="2026-05-27T19:59:00Z"/>
          <w:del w:id="3039" w:author="OLIVARES MARTINEZ FERNANDO JESUS" w:date="2026-08-13T11:54:00Z"/>
          <w:b/>
          <w:bCs/>
          <w:color w:val="FF0000"/>
          <w:rPrChange w:id="3040" w:author="OLIVARES MARTINEZ FERNANDO JESUS" w:date="2026-08-13T11:55:00Z">
            <w:rPr>
              <w:ins w:id="3041" w:author="BERNARDO MONJAS GEMA" w:date="2026-05-27T19:59:00Z"/>
              <w:del w:id="3042" w:author="OLIVARES MARTINEZ FERNANDO JESUS" w:date="2026-08-13T11:54:00Z"/>
            </w:rPr>
          </w:rPrChange>
        </w:rPr>
      </w:pPr>
    </w:p>
    <w:p w14:paraId="25F932E9" w14:textId="7AEAAD8B" w:rsidR="00556F08" w:rsidRPr="00556F08" w:rsidDel="003C76BC" w:rsidRDefault="00AB5366" w:rsidP="00B9567B">
      <w:pPr>
        <w:rPr>
          <w:ins w:id="3043" w:author="BERNARDO MONJAS GEMA" w:date="2026-05-27T19:59:00Z"/>
          <w:del w:id="3044" w:author="OLIVARES MARTINEZ FERNANDO JESUS" w:date="2026-08-13T11:55:00Z"/>
          <w:b/>
          <w:bCs/>
          <w:color w:val="FF0000"/>
          <w:rPrChange w:id="3045" w:author="OLIVARES MARTINEZ FERNANDO JESUS" w:date="2026-08-13T11:55:00Z">
            <w:rPr>
              <w:ins w:id="3046" w:author="BERNARDO MONJAS GEMA" w:date="2026-05-27T19:59:00Z"/>
              <w:del w:id="3047" w:author="OLIVARES MARTINEZ FERNANDO JESUS" w:date="2026-08-13T11:55:00Z"/>
            </w:rPr>
          </w:rPrChange>
        </w:rPr>
      </w:pPr>
      <w:ins w:id="3048" w:author="BERNARDO MONJAS GEMA" w:date="2026-05-27T20:04:00Z">
        <w:del w:id="3049" w:author="OLIVARES MARTINEZ FERNANDO JESUS" w:date="2026-08-13T11:54:00Z">
          <w:r w:rsidRPr="00556F08" w:rsidDel="00556F08">
            <w:rPr>
              <w:b/>
              <w:bCs/>
              <w:color w:val="FF0000"/>
              <w:rPrChange w:id="3050" w:author="OLIVARES MARTINEZ FERNANDO JESUS" w:date="2026-08-13T11:55:00Z">
                <w:rPr/>
              </w:rPrChange>
            </w:rPr>
            <w:delText>[COMPLETAR]</w:delText>
          </w:r>
        </w:del>
      </w:ins>
    </w:p>
    <w:p w14:paraId="6B9FBF39" w14:textId="30F5C808" w:rsidR="00E6379A" w:rsidDel="009273CD" w:rsidRDefault="00E6379A" w:rsidP="00B9567B">
      <w:pPr>
        <w:rPr>
          <w:del w:id="3051" w:author="OLIVARES MARTINEZ FERNANDO JESUS" w:date="2026-09-01T11:43:00Z"/>
        </w:rPr>
      </w:pPr>
    </w:p>
    <w:p w14:paraId="1CB0A939" w14:textId="6679E28F" w:rsidR="00E96410" w:rsidRDefault="00E96410">
      <w:pPr>
        <w:pStyle w:val="Ttulo2"/>
        <w:numPr>
          <w:ilvl w:val="2"/>
          <w:numId w:val="1"/>
        </w:numPr>
        <w:rPr>
          <w:ins w:id="3052" w:author="OLIVARES MARTINEZ FERNANDO JESUS" w:date="2026-08-14T08:30:00Z"/>
        </w:rPr>
        <w:pPrChange w:id="3053" w:author="OLIVARES MARTINEZ FERNANDO JESUS" w:date="2026-08-17T09:26:00Z">
          <w:pPr>
            <w:pStyle w:val="Ttulo2"/>
            <w:numPr>
              <w:ilvl w:val="2"/>
              <w:numId w:val="7"/>
            </w:numPr>
            <w:ind w:left="1224" w:hanging="504"/>
          </w:pPr>
        </w:pPrChange>
      </w:pPr>
      <w:r w:rsidRPr="00F14BA6">
        <w:t>SIA_</w:t>
      </w:r>
      <w:r>
        <w:t>PR</w:t>
      </w:r>
      <w:r w:rsidRPr="00F14BA6">
        <w:t>GESDAT</w:t>
      </w:r>
      <w:ins w:id="3054" w:author="OLIVARES MARTINEZ FERNANDO JESUS" w:date="2026-09-01T10:02:00Z">
        <w:r w:rsidR="00EA4C3E">
          <w:t>CIO</w:t>
        </w:r>
      </w:ins>
      <w:r w:rsidRPr="00F14BA6">
        <w:t>0</w:t>
      </w:r>
      <w:r>
        <w:t>4</w:t>
      </w:r>
      <w:r w:rsidRPr="00F14BA6">
        <w:t>:</w:t>
      </w:r>
      <w:r>
        <w:t xml:space="preserve"> Actualizar </w:t>
      </w:r>
      <w:del w:id="3055" w:author="OLIVARES MARTINEZ FERNANDO JESUS" w:date="2026-08-17T13:47:00Z">
        <w:r w:rsidRPr="00F14BA6" w:rsidDel="003B37CD">
          <w:delText>Registro</w:delText>
        </w:r>
        <w:r w:rsidDel="003B37CD">
          <w:delText xml:space="preserve"> </w:delText>
        </w:r>
      </w:del>
      <w:r>
        <w:t>&lt;&lt;</w:t>
      </w:r>
      <w:del w:id="3056" w:author="OLIVARES MARTINEZ FERNANDO JESUS" w:date="2026-08-17T13:47:00Z">
        <w:r w:rsidDel="003B37CD">
          <w:delText>Voz</w:delText>
        </w:r>
      </w:del>
      <w:ins w:id="3057" w:author="OLIVARES MARTINEZ FERNANDO JESUS" w:date="2026-08-17T13:47:00Z">
        <w:r w:rsidR="003B37CD">
          <w:t>Registro Maestro</w:t>
        </w:r>
      </w:ins>
      <w:r>
        <w:t>&gt;&gt;</w:t>
      </w:r>
    </w:p>
    <w:p w14:paraId="6BF4B940" w14:textId="77777777" w:rsidR="00814843" w:rsidRDefault="00814843" w:rsidP="00814843">
      <w:pPr>
        <w:rPr>
          <w:ins w:id="3058" w:author="OLIVARES MARTINEZ FERNANDO JESUS" w:date="2026-08-14T08:30:00Z"/>
        </w:rPr>
      </w:pPr>
      <w:ins w:id="3059" w:author="OLIVARES MARTINEZ FERNANDO JESUS" w:date="2026-08-14T08:30:00Z">
        <w:r>
          <w:t>En el siguiente esquema se describe el flujo de proceso que se debe implementar para el caso de uso:</w:t>
        </w:r>
      </w:ins>
    </w:p>
    <w:p w14:paraId="2673CE41" w14:textId="20DFC414" w:rsidR="00814843" w:rsidRDefault="00814843" w:rsidP="00814843">
      <w:pPr>
        <w:pStyle w:val="Prrafodelista"/>
        <w:numPr>
          <w:ilvl w:val="0"/>
          <w:numId w:val="12"/>
        </w:numPr>
        <w:rPr>
          <w:ins w:id="3060" w:author="OLIVARES MARTINEZ FERNANDO JESUS" w:date="2026-08-14T08:30:00Z"/>
        </w:rPr>
      </w:pPr>
      <w:ins w:id="3061" w:author="OLIVARES MARTINEZ FERNANDO JESUS" w:date="2026-08-14T08:30:00Z">
        <w:r w:rsidRPr="00A90069">
          <w:t>SIA_CUGES</w:t>
        </w:r>
      </w:ins>
      <w:ins w:id="3062" w:author="OLIVARES MARTINEZ FERNANDO JESUS" w:date="2026-08-14T08:31:00Z">
        <w:r>
          <w:t>DAT</w:t>
        </w:r>
      </w:ins>
      <w:ins w:id="3063" w:author="OLIVARES MARTINEZ FERNANDO JESUS" w:date="2026-09-01T10:02:00Z">
        <w:r w:rsidR="00EA4C3E">
          <w:t>CIO</w:t>
        </w:r>
      </w:ins>
      <w:ins w:id="3064" w:author="OLIVARES MARTINEZ FERNANDO JESUS" w:date="2026-08-14T08:30:00Z">
        <w:r w:rsidRPr="00A90069">
          <w:t>0</w:t>
        </w:r>
        <w:r>
          <w:t>4</w:t>
        </w:r>
        <w:r w:rsidRPr="00A90069">
          <w:t>:</w:t>
        </w:r>
        <w:r>
          <w:t xml:space="preserve"> Actualizar</w:t>
        </w:r>
        <w:r w:rsidRPr="00A90069">
          <w:t xml:space="preserve"> &lt;&lt;</w:t>
        </w:r>
      </w:ins>
      <w:ins w:id="3065" w:author="OLIVARES MARTINEZ FERNANDO JESUS" w:date="2026-08-17T13:47:00Z">
        <w:r w:rsidR="003B37CD">
          <w:t>Registro Maestro</w:t>
        </w:r>
      </w:ins>
      <w:ins w:id="3066" w:author="OLIVARES MARTINEZ FERNANDO JESUS" w:date="2026-08-14T08:30:00Z">
        <w:r w:rsidRPr="00A90069">
          <w:t>&gt;&gt;</w:t>
        </w:r>
      </w:ins>
    </w:p>
    <w:p w14:paraId="03996293" w14:textId="77777777" w:rsidR="00814843" w:rsidRPr="00814843" w:rsidRDefault="00814843">
      <w:pPr>
        <w:pPrChange w:id="3067" w:author="OLIVARES MARTINEZ FERNANDO JESUS" w:date="2026-08-14T08:30:00Z">
          <w:pPr>
            <w:pStyle w:val="Ttulo2"/>
            <w:numPr>
              <w:ilvl w:val="2"/>
              <w:numId w:val="7"/>
            </w:numPr>
            <w:ind w:left="1224" w:hanging="504"/>
          </w:pPr>
        </w:pPrChange>
      </w:pPr>
    </w:p>
    <w:p w14:paraId="29DBDCEB" w14:textId="163F89F3" w:rsidR="00E96410" w:rsidRDefault="00E96410" w:rsidP="00B9567B">
      <w:del w:id="3068" w:author="OLIVARES MARTINEZ FERNANDO JESUS" w:date="2026-08-14T08:28:00Z">
        <w:r w:rsidRPr="00594663" w:rsidDel="00814843">
          <w:rPr>
            <w:noProof/>
          </w:rPr>
          <w:lastRenderedPageBreak/>
          <w:drawing>
            <wp:inline distT="0" distB="0" distL="0" distR="0" wp14:anchorId="44C67B7C" wp14:editId="3CE1C1E8">
              <wp:extent cx="3225600" cy="3964105"/>
              <wp:effectExtent l="19050" t="19050" r="13335" b="17780"/>
              <wp:docPr id="9" name="Imagen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6500" cy="3965211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  <w:ins w:id="3069" w:author="OLIVARES MARTINEZ FERNANDO JESUS" w:date="2026-09-01T12:10:00Z">
        <w:r w:rsidR="008E3C48">
          <w:rPr>
            <w:noProof/>
          </w:rPr>
          <w:drawing>
            <wp:inline distT="0" distB="0" distL="0" distR="0" wp14:anchorId="1E9BF09E" wp14:editId="5F6A9FDC">
              <wp:extent cx="4359910" cy="8891270"/>
              <wp:effectExtent l="0" t="0" r="2540" b="5080"/>
              <wp:docPr id="40" name="Imagen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9910" cy="88912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1A3C1E1" w14:textId="7DC9A352" w:rsidR="00814843" w:rsidRDefault="00814843" w:rsidP="00814843">
      <w:pPr>
        <w:spacing w:after="0" w:line="240" w:lineRule="auto"/>
        <w:rPr>
          <w:ins w:id="3070" w:author="OLIVARES MARTINEZ FERNANDO JESUS" w:date="2026-08-14T08:40:00Z"/>
        </w:rPr>
      </w:pPr>
      <w:ins w:id="3071" w:author="OLIVARES MARTINEZ FERNANDO JESUS" w:date="2026-08-14T08:31:00Z">
        <w:r>
          <w:lastRenderedPageBreak/>
          <w:t>El proceso se inicia cuando el usuario pulsa el botón “</w:t>
        </w:r>
      </w:ins>
      <w:ins w:id="3072" w:author="OLIVARES MARTINEZ FERNANDO JESUS" w:date="2026-09-01T12:10:00Z">
        <w:r w:rsidR="000F753A">
          <w:t>Modificar CIO</w:t>
        </w:r>
      </w:ins>
      <w:ins w:id="3073" w:author="OLIVARES MARTINEZ FERNANDO JESUS" w:date="2026-08-14T08:31:00Z">
        <w:r>
          <w:t>” sobre un</w:t>
        </w:r>
      </w:ins>
      <w:ins w:id="3074" w:author="OLIVARES MARTINEZ FERNANDO JESUS" w:date="2026-09-01T12:10:00Z">
        <w:r w:rsidR="000F753A">
          <w:t>o</w:t>
        </w:r>
      </w:ins>
      <w:ins w:id="3075" w:author="OLIVARES MARTINEZ FERNANDO JESUS" w:date="2026-08-14T08:32:00Z">
        <w:r>
          <w:t xml:space="preserve"> de l</w:t>
        </w:r>
      </w:ins>
      <w:ins w:id="3076" w:author="OLIVARES MARTINEZ FERNANDO JESUS" w:date="2026-09-01T12:10:00Z">
        <w:r w:rsidR="000F753A">
          <w:t>o</w:t>
        </w:r>
      </w:ins>
      <w:ins w:id="3077" w:author="OLIVARES MARTINEZ FERNANDO JESUS" w:date="2026-08-14T08:32:00Z">
        <w:r>
          <w:t xml:space="preserve">s </w:t>
        </w:r>
      </w:ins>
      <w:proofErr w:type="spellStart"/>
      <w:ins w:id="3078" w:author="OLIVARES MARTINEZ FERNANDO JESUS" w:date="2026-09-01T12:10:00Z">
        <w:r w:rsidR="000F753A">
          <w:t>CIO’s</w:t>
        </w:r>
      </w:ins>
      <w:proofErr w:type="spellEnd"/>
      <w:ins w:id="3079" w:author="OLIVARES MARTINEZ FERNANDO JESUS" w:date="2026-08-14T08:31:00Z">
        <w:r>
          <w:t xml:space="preserve"> mostrad</w:t>
        </w:r>
      </w:ins>
      <w:ins w:id="3080" w:author="OLIVARES MARTINEZ FERNANDO JESUS" w:date="2026-09-01T12:11:00Z">
        <w:r w:rsidR="000F753A">
          <w:t>o</w:t>
        </w:r>
      </w:ins>
      <w:ins w:id="3081" w:author="OLIVARES MARTINEZ FERNANDO JESUS" w:date="2026-08-14T08:31:00Z">
        <w:r>
          <w:t xml:space="preserve">s en la lista obtenida de back. Con esta operación, podremos modificar algunos de los campos del </w:t>
        </w:r>
      </w:ins>
      <w:ins w:id="3082" w:author="OLIVARES MARTINEZ FERNANDO JESUS" w:date="2026-09-01T10:02:00Z">
        <w:r w:rsidR="00EA4C3E">
          <w:t>CIO</w:t>
        </w:r>
      </w:ins>
      <w:ins w:id="3083" w:author="OLIVARES MARTINEZ FERNANDO JESUS" w:date="2026-08-14T08:31:00Z">
        <w:r>
          <w:t xml:space="preserve"> seleccionad</w:t>
        </w:r>
      </w:ins>
      <w:ins w:id="3084" w:author="OLIVARES MARTINEZ FERNANDO JESUS" w:date="2026-08-14T08:32:00Z">
        <w:r>
          <w:t>a</w:t>
        </w:r>
      </w:ins>
      <w:ins w:id="3085" w:author="OLIVARES MARTINEZ FERNANDO JESUS" w:date="2026-08-14T08:31:00Z">
        <w:r>
          <w:t>.</w:t>
        </w:r>
      </w:ins>
    </w:p>
    <w:p w14:paraId="3DA6DBA3" w14:textId="77777777" w:rsidR="00AF0E7F" w:rsidRDefault="00AF0E7F" w:rsidP="00814843">
      <w:pPr>
        <w:spacing w:after="0" w:line="240" w:lineRule="auto"/>
        <w:rPr>
          <w:ins w:id="3086" w:author="OLIVARES MARTINEZ FERNANDO JESUS" w:date="2026-08-14T08:40:00Z"/>
        </w:rPr>
      </w:pPr>
    </w:p>
    <w:p w14:paraId="2B2443F3" w14:textId="536D682F" w:rsidR="00AF0E7F" w:rsidRDefault="00AF0E7F" w:rsidP="00AF0E7F">
      <w:pPr>
        <w:rPr>
          <w:ins w:id="3087" w:author="OLIVARES MARTINEZ FERNANDO JESUS" w:date="2026-08-14T08:40:00Z"/>
        </w:rPr>
      </w:pPr>
      <w:ins w:id="3088" w:author="OLIVARES MARTINEZ FERNANDO JESUS" w:date="2026-08-14T08:40:00Z">
        <w:r>
          <w:t xml:space="preserve">Solo se podrá actualizar si no está en uso en el sistema. </w:t>
        </w:r>
      </w:ins>
    </w:p>
    <w:p w14:paraId="025182AC" w14:textId="77777777" w:rsidR="00814843" w:rsidRDefault="00814843" w:rsidP="00814843">
      <w:pPr>
        <w:spacing w:after="0" w:line="240" w:lineRule="auto"/>
        <w:rPr>
          <w:ins w:id="3089" w:author="OLIVARES MARTINEZ FERNANDO JESUS" w:date="2026-08-14T08:31:00Z"/>
          <w:u w:val="single"/>
        </w:rPr>
      </w:pPr>
    </w:p>
    <w:p w14:paraId="0C0EC13A" w14:textId="5280B8BA" w:rsidR="00814843" w:rsidRPr="00B05B91" w:rsidRDefault="00814843" w:rsidP="00814843">
      <w:pPr>
        <w:rPr>
          <w:ins w:id="3090" w:author="OLIVARES MARTINEZ FERNANDO JESUS" w:date="2026-08-14T08:31:00Z"/>
          <w:b/>
          <w:u w:val="single"/>
          <w:lang w:val="es-ES_tradnl"/>
        </w:rPr>
      </w:pPr>
      <w:ins w:id="3091" w:author="OLIVARES MARTINEZ FERNANDO JESUS" w:date="2026-08-14T08:31:00Z">
        <w:r w:rsidRPr="00B05B91">
          <w:rPr>
            <w:b/>
            <w:u w:val="single"/>
            <w:lang w:val="es-ES_tradnl"/>
          </w:rPr>
          <w:t xml:space="preserve">Informar datos </w:t>
        </w:r>
      </w:ins>
      <w:ins w:id="3092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2D178AA6" w14:textId="5E28C612" w:rsidR="00814843" w:rsidRDefault="00814843" w:rsidP="00814843">
      <w:pPr>
        <w:rPr>
          <w:ins w:id="3093" w:author="OLIVARES MARTINEZ FERNANDO JESUS" w:date="2026-08-14T08:31:00Z"/>
          <w:lang w:val="es-ES_tradnl"/>
        </w:rPr>
      </w:pPr>
      <w:ins w:id="3094" w:author="OLIVARES MARTINEZ FERNANDO JESUS" w:date="2026-08-14T08:31:00Z">
        <w:r>
          <w:rPr>
            <w:lang w:val="es-ES_tradnl"/>
          </w:rPr>
          <w:t>Se realiza la búsqueda de</w:t>
        </w:r>
      </w:ins>
      <w:ins w:id="3095" w:author="OLIVARES MARTINEZ FERNANDO JESUS" w:date="2026-08-14T08:33:00Z">
        <w:r>
          <w:rPr>
            <w:lang w:val="es-ES_tradnl"/>
          </w:rPr>
          <w:t xml:space="preserve"> </w:t>
        </w:r>
      </w:ins>
      <w:ins w:id="3096" w:author="OLIVARES MARTINEZ FERNANDO JESUS" w:date="2026-08-14T08:31:00Z">
        <w:r>
          <w:rPr>
            <w:lang w:val="es-ES_tradnl"/>
          </w:rPr>
          <w:t>l</w:t>
        </w:r>
      </w:ins>
      <w:ins w:id="3097" w:author="OLIVARES MARTINEZ FERNANDO JESUS" w:date="2026-08-14T08:33:00Z">
        <w:r>
          <w:rPr>
            <w:lang w:val="es-ES_tradnl"/>
          </w:rPr>
          <w:t>a</w:t>
        </w:r>
      </w:ins>
      <w:ins w:id="3098" w:author="OLIVARES MARTINEZ FERNANDO JESUS" w:date="2026-08-14T08:31:00Z">
        <w:r>
          <w:rPr>
            <w:lang w:val="es-ES_tradnl"/>
          </w:rPr>
          <w:t xml:space="preserve"> </w:t>
        </w:r>
      </w:ins>
      <w:ins w:id="3099" w:author="OLIVARES MARTINEZ FERNANDO JESUS" w:date="2026-09-01T10:02:00Z">
        <w:r w:rsidR="00EA4C3E">
          <w:rPr>
            <w:lang w:val="es-ES_tradnl"/>
          </w:rPr>
          <w:t>CIO</w:t>
        </w:r>
      </w:ins>
      <w:ins w:id="3100" w:author="OLIVARES MARTINEZ FERNANDO JESUS" w:date="2026-08-14T08:31:00Z">
        <w:r>
          <w:rPr>
            <w:lang w:val="es-ES_tradnl"/>
          </w:rPr>
          <w:t xml:space="preserve"> seleccionad</w:t>
        </w:r>
      </w:ins>
      <w:ins w:id="3101" w:author="OLIVARES MARTINEZ FERNANDO JESUS" w:date="2026-08-14T08:33:00Z">
        <w:r>
          <w:rPr>
            <w:lang w:val="es-ES_tradnl"/>
          </w:rPr>
          <w:t>a</w:t>
        </w:r>
      </w:ins>
      <w:ins w:id="3102" w:author="OLIVARES MARTINEZ FERNANDO JESUS" w:date="2026-08-14T08:31:00Z">
        <w:r>
          <w:rPr>
            <w:lang w:val="es-ES_tradnl"/>
          </w:rPr>
          <w:t xml:space="preserve"> (#</w:t>
        </w:r>
        <w:proofErr w:type="spellStart"/>
        <w:r>
          <w:t>id</w:t>
        </w:r>
      </w:ins>
      <w:ins w:id="3103" w:author="OLIVARES MARTINEZ FERNANDO JESUS" w:date="2026-09-01T10:02:00Z">
        <w:r w:rsidR="00EA4C3E">
          <w:t>CIO</w:t>
        </w:r>
      </w:ins>
      <w:proofErr w:type="spellEnd"/>
      <w:ins w:id="3104" w:author="OLIVARES MARTINEZ FERNANDO JESUS" w:date="2026-08-14T08:31:00Z">
        <w:r>
          <w:rPr>
            <w:lang w:val="es-ES_tradnl"/>
          </w:rPr>
          <w:t>) en la tabla SIA_</w:t>
        </w:r>
      </w:ins>
      <w:ins w:id="3105" w:author="OLIVARES MARTINEZ FERNANDO JESUS" w:date="2026-08-14T08:33:00Z">
        <w:r>
          <w:rPr>
            <w:lang w:val="es-ES_tradnl"/>
          </w:rPr>
          <w:t>DAT</w:t>
        </w:r>
      </w:ins>
      <w:ins w:id="3106" w:author="OLIVARES MARTINEZ FERNANDO JESUS" w:date="2026-08-14T08:31:00Z">
        <w:r>
          <w:rPr>
            <w:lang w:val="es-ES_tradnl"/>
          </w:rPr>
          <w:t>_</w:t>
        </w:r>
      </w:ins>
      <w:ins w:id="3107" w:author="OLIVARES MARTINEZ FERNANDO JESUS" w:date="2026-09-01T10:02:00Z">
        <w:r w:rsidR="00EA4C3E">
          <w:rPr>
            <w:lang w:val="es-ES_tradnl"/>
          </w:rPr>
          <w:t>CIO</w:t>
        </w:r>
      </w:ins>
      <w:ins w:id="3108" w:author="OLIVARES MARTINEZ FERNANDO JESUS" w:date="2026-08-14T08:31:00Z">
        <w:r>
          <w:rPr>
            <w:lang w:val="es-ES_tradnl"/>
          </w:rPr>
          <w:t>: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814843" w:rsidRPr="00572FB3" w14:paraId="4E5AC530" w14:textId="77777777" w:rsidTr="006821D2">
        <w:trPr>
          <w:ins w:id="3109" w:author="OLIVARES MARTINEZ FERNANDO JESUS" w:date="2026-08-14T08:31:00Z"/>
        </w:trPr>
        <w:tc>
          <w:tcPr>
            <w:tcW w:w="4390" w:type="dxa"/>
            <w:shd w:val="clear" w:color="auto" w:fill="1F4E79" w:themeFill="accent1" w:themeFillShade="80"/>
          </w:tcPr>
          <w:p w14:paraId="7B2ED2D2" w14:textId="77777777" w:rsidR="00814843" w:rsidRPr="00572FB3" w:rsidRDefault="00814843" w:rsidP="006821D2">
            <w:pPr>
              <w:rPr>
                <w:ins w:id="3110" w:author="OLIVARES MARTINEZ FERNANDO JESUS" w:date="2026-08-14T08:31:00Z"/>
                <w:b/>
                <w:color w:val="FFFFFF" w:themeColor="background1"/>
              </w:rPr>
            </w:pPr>
            <w:ins w:id="3111" w:author="OLIVARES MARTINEZ FERNANDO JESUS" w:date="2026-08-14T08:31:00Z">
              <w:r>
                <w:rPr>
                  <w:b/>
                  <w:color w:val="FFFFFF" w:themeColor="background1"/>
                </w:rPr>
                <w:t>Filtro</w:t>
              </w:r>
            </w:ins>
          </w:p>
        </w:tc>
      </w:tr>
      <w:tr w:rsidR="00814843" w14:paraId="709A0BBC" w14:textId="77777777" w:rsidTr="006821D2">
        <w:trPr>
          <w:ins w:id="3112" w:author="OLIVARES MARTINEZ FERNANDO JESUS" w:date="2026-08-14T08:31:00Z"/>
        </w:trPr>
        <w:tc>
          <w:tcPr>
            <w:tcW w:w="4390" w:type="dxa"/>
          </w:tcPr>
          <w:p w14:paraId="0B4BA8DE" w14:textId="18697BCC" w:rsidR="00814843" w:rsidRDefault="00814843" w:rsidP="006821D2">
            <w:pPr>
              <w:rPr>
                <w:ins w:id="3113" w:author="OLIVARES MARTINEZ FERNANDO JESUS" w:date="2026-08-14T08:31:00Z"/>
              </w:rPr>
            </w:pPr>
            <w:ins w:id="3114" w:author="OLIVARES MARTINEZ FERNANDO JESUS" w:date="2026-08-14T08:31:00Z">
              <w:r w:rsidRPr="00EA7B24">
                <w:t>ID_</w:t>
              </w:r>
            </w:ins>
            <w:ins w:id="3115" w:author="OLIVARES MARTINEZ FERNANDO JESUS" w:date="2026-09-01T10:02:00Z">
              <w:r w:rsidR="00EA4C3E">
                <w:t>CIO</w:t>
              </w:r>
            </w:ins>
            <w:ins w:id="3116" w:author="OLIVARES MARTINEZ FERNANDO JESUS" w:date="2026-08-14T08:31:00Z">
              <w:r>
                <w:t xml:space="preserve"> = #id</w:t>
              </w:r>
            </w:ins>
            <w:ins w:id="3117" w:author="OLIVARES MARTINEZ FERNANDO JESUS" w:date="2026-09-01T10:02:00Z">
              <w:r w:rsidR="00EA4C3E">
                <w:t>CIO</w:t>
              </w:r>
            </w:ins>
          </w:p>
        </w:tc>
      </w:tr>
    </w:tbl>
    <w:p w14:paraId="5D561547" w14:textId="7B36D559" w:rsidR="00E96410" w:rsidDel="00AF0E7F" w:rsidRDefault="00E96410" w:rsidP="00E96410">
      <w:pPr>
        <w:rPr>
          <w:del w:id="3118" w:author="OLIVARES MARTINEZ FERNANDO JESUS" w:date="2026-08-14T08:31:00Z"/>
          <w:lang w:val="en-US"/>
        </w:rPr>
      </w:pPr>
      <w:del w:id="3119" w:author="OLIVARES MARTINEZ FERNANDO JESUS" w:date="2026-08-14T08:31:00Z">
        <w:r w:rsidRPr="00E96410" w:rsidDel="00814843">
          <w:rPr>
            <w:lang w:val="en-US"/>
          </w:rPr>
          <w:delText>Endpoint: PUT /api/dat-voz/{id}</w:delText>
        </w:r>
      </w:del>
    </w:p>
    <w:p w14:paraId="2E7B34FC" w14:textId="77777777" w:rsidR="00AF0E7F" w:rsidRDefault="00AF0E7F" w:rsidP="00B9567B">
      <w:pPr>
        <w:rPr>
          <w:ins w:id="3120" w:author="OLIVARES MARTINEZ FERNANDO JESUS" w:date="2026-08-14T08:34:00Z"/>
          <w:lang w:val="en-US"/>
        </w:rPr>
      </w:pPr>
    </w:p>
    <w:p w14:paraId="7CC0C772" w14:textId="0044D592" w:rsidR="00AF0E7F" w:rsidRDefault="00AF0E7F" w:rsidP="00AF0E7F">
      <w:pPr>
        <w:rPr>
          <w:ins w:id="3121" w:author="OLIVARES MARTINEZ FERNANDO JESUS" w:date="2026-08-14T08:34:00Z"/>
          <w:lang w:val="es-ES_tradnl"/>
        </w:rPr>
      </w:pPr>
      <w:ins w:id="3122" w:author="OLIVARES MARTINEZ FERNANDO JESUS" w:date="2026-08-14T08:34:00Z">
        <w:r>
          <w:rPr>
            <w:lang w:val="es-ES_tradnl"/>
          </w:rPr>
          <w:t xml:space="preserve">Se informan los campos del formulario de </w:t>
        </w:r>
      </w:ins>
      <w:ins w:id="3123" w:author="OLIVARES MARTINEZ FERNANDO JESUS" w:date="2026-09-01T12:18:00Z">
        <w:r w:rsidR="000F753A">
          <w:rPr>
            <w:lang w:val="es-ES_tradnl"/>
          </w:rPr>
          <w:t>“Modificar</w:t>
        </w:r>
      </w:ins>
      <w:ins w:id="3124" w:author="OLIVARES MARTINEZ FERNANDO JESUS" w:date="2026-08-14T08:34:00Z">
        <w:r>
          <w:rPr>
            <w:lang w:val="es-ES_tradnl"/>
          </w:rPr>
          <w:t xml:space="preserve"> de </w:t>
        </w:r>
      </w:ins>
      <w:ins w:id="3125" w:author="OLIVARES MARTINEZ FERNANDO JESUS" w:date="2026-09-01T10:02:00Z">
        <w:r w:rsidR="00EA4C3E">
          <w:rPr>
            <w:lang w:val="es-ES_tradnl"/>
          </w:rPr>
          <w:t>CIO</w:t>
        </w:r>
      </w:ins>
      <w:ins w:id="3126" w:author="OLIVARES MARTINEZ FERNANDO JESUS" w:date="2026-09-01T12:18:00Z">
        <w:r w:rsidR="000F753A">
          <w:rPr>
            <w:lang w:val="es-ES_tradnl"/>
          </w:rPr>
          <w:t>”</w:t>
        </w:r>
      </w:ins>
      <w:ins w:id="3127" w:author="OLIVARES MARTINEZ FERNANDO JESUS" w:date="2026-08-14T08:34:00Z">
        <w:r>
          <w:rPr>
            <w:lang w:val="es-ES_tradnl"/>
          </w:rPr>
          <w:t>:</w:t>
        </w:r>
      </w:ins>
    </w:p>
    <w:p w14:paraId="0AB04952" w14:textId="59B03392" w:rsidR="00AF0E7F" w:rsidRDefault="00AF0E7F" w:rsidP="00AF0E7F">
      <w:pPr>
        <w:pStyle w:val="Prrafodelista"/>
        <w:numPr>
          <w:ilvl w:val="0"/>
          <w:numId w:val="13"/>
        </w:numPr>
        <w:rPr>
          <w:ins w:id="3128" w:author="OLIVARES MARTINEZ FERNANDO JESUS" w:date="2026-09-01T12:21:00Z"/>
          <w:lang w:val="es-ES_tradnl"/>
        </w:rPr>
      </w:pPr>
      <w:ins w:id="3129" w:author="OLIVARES MARTINEZ FERNANDO JESUS" w:date="2026-08-14T08:34:00Z">
        <w:r w:rsidRPr="00AB3107">
          <w:rPr>
            <w:lang w:val="es-ES_tradnl"/>
          </w:rPr>
          <w:t xml:space="preserve">Formulario de </w:t>
        </w:r>
        <w:r>
          <w:rPr>
            <w:lang w:val="es-ES_tradnl"/>
          </w:rPr>
          <w:t>modificación</w:t>
        </w:r>
        <w:r w:rsidRPr="00AB3107">
          <w:rPr>
            <w:lang w:val="es-ES_tradnl"/>
          </w:rPr>
          <w:t>:</w:t>
        </w:r>
        <w:r>
          <w:rPr>
            <w:lang w:val="es-ES_tradnl"/>
          </w:rPr>
          <w:t xml:space="preserve"> el formulario de modificación tiene la misma definición de campo que el formulario del proceso de alta de un </w:t>
        </w:r>
      </w:ins>
      <w:ins w:id="3130" w:author="OLIVARES MARTINEZ FERNANDO JESUS" w:date="2026-09-01T12:18:00Z">
        <w:r w:rsidR="000F753A">
          <w:rPr>
            <w:lang w:val="es-ES_tradnl"/>
          </w:rPr>
          <w:t>CIO</w:t>
        </w:r>
      </w:ins>
      <w:ins w:id="3131" w:author="OLIVARES MARTINEZ FERNANDO JESUS" w:date="2026-08-14T08:34:00Z">
        <w:r>
          <w:rPr>
            <w:lang w:val="es-ES_tradnl"/>
          </w:rPr>
          <w:t xml:space="preserve"> (Ver </w:t>
        </w:r>
        <w:r>
          <w:t>SIA_PRGES</w:t>
        </w:r>
      </w:ins>
      <w:ins w:id="3132" w:author="OLIVARES MARTINEZ FERNANDO JESUS" w:date="2026-09-01T12:11:00Z">
        <w:r w:rsidR="000F753A">
          <w:t>DATCIO</w:t>
        </w:r>
      </w:ins>
      <w:ins w:id="3133" w:author="OLIVARES MARTINEZ FERNANDO JESUS" w:date="2026-08-14T08:34:00Z">
        <w:r>
          <w:t>02</w:t>
        </w:r>
        <w:r w:rsidRPr="004D1A9D">
          <w:t xml:space="preserve"> </w:t>
        </w:r>
        <w:r>
          <w:t xml:space="preserve">Crear </w:t>
        </w:r>
      </w:ins>
      <w:ins w:id="3134" w:author="OLIVARES MARTINEZ FERNANDO JESUS" w:date="2026-09-01T12:17:00Z">
        <w:r w:rsidR="000F753A">
          <w:t>CIO</w:t>
        </w:r>
      </w:ins>
      <w:ins w:id="3135" w:author="OLIVARES MARTINEZ FERNANDO JESUS" w:date="2026-08-14T08:34:00Z">
        <w:r>
          <w:rPr>
            <w:lang w:val="es-ES_tradnl"/>
          </w:rPr>
          <w:t>) con los siguientes campos inhabilitados:</w:t>
        </w:r>
      </w:ins>
    </w:p>
    <w:p w14:paraId="07B15EF1" w14:textId="77777777" w:rsidR="00DB1741" w:rsidRDefault="00DB1741" w:rsidP="00DB1741">
      <w:pPr>
        <w:pStyle w:val="Prrafodelista"/>
        <w:ind w:left="780"/>
        <w:rPr>
          <w:ins w:id="3136" w:author="OLIVARES MARTINEZ FERNANDO JESUS" w:date="2026-09-01T12:21:00Z"/>
          <w:lang w:val="es-ES_tradnl"/>
        </w:rPr>
      </w:pPr>
    </w:p>
    <w:tbl>
      <w:tblPr>
        <w:tblStyle w:val="Tablaconcuadrcula"/>
        <w:tblpPr w:leftFromText="141" w:rightFromText="141" w:vertAnchor="text" w:tblpY="1"/>
        <w:tblOverlap w:val="never"/>
        <w:tblW w:w="5671" w:type="pct"/>
        <w:tblLayout w:type="fixed"/>
        <w:tblLook w:val="04A0" w:firstRow="1" w:lastRow="0" w:firstColumn="1" w:lastColumn="0" w:noHBand="0" w:noVBand="1"/>
      </w:tblPr>
      <w:tblGrid>
        <w:gridCol w:w="1271"/>
        <w:gridCol w:w="2692"/>
        <w:gridCol w:w="5671"/>
        <w:tblGridChange w:id="3137">
          <w:tblGrid>
            <w:gridCol w:w="1271"/>
            <w:gridCol w:w="2692"/>
            <w:gridCol w:w="5671"/>
          </w:tblGrid>
        </w:tblGridChange>
      </w:tblGrid>
      <w:tr w:rsidR="00DB1741" w14:paraId="57484B25" w14:textId="77777777" w:rsidTr="00FA4714">
        <w:trPr>
          <w:trHeight w:val="373"/>
          <w:ins w:id="3138" w:author="OLIVARES MARTINEZ FERNANDO JESUS" w:date="2026-09-01T12:21:00Z"/>
        </w:trPr>
        <w:tc>
          <w:tcPr>
            <w:tcW w:w="660" w:type="pct"/>
            <w:shd w:val="clear" w:color="auto" w:fill="1F4E79" w:themeFill="accent1" w:themeFillShade="80"/>
          </w:tcPr>
          <w:p w14:paraId="405ED08E" w14:textId="77777777" w:rsidR="00DB1741" w:rsidRPr="000E04E5" w:rsidRDefault="00DB1741" w:rsidP="00FA4714">
            <w:pPr>
              <w:rPr>
                <w:ins w:id="3139" w:author="OLIVARES MARTINEZ FERNANDO JESUS" w:date="2026-09-01T12:21:00Z"/>
                <w:b/>
                <w:color w:val="FFFFFF" w:themeColor="background1"/>
                <w:lang w:val="es-ES_tradnl"/>
              </w:rPr>
            </w:pPr>
            <w:ins w:id="3140" w:author="OLIVARES MARTINEZ FERNANDO JESUS" w:date="2026-09-01T12:21:00Z">
              <w:r w:rsidRPr="000E04E5">
                <w:rPr>
                  <w:b/>
                  <w:color w:val="FFFFFF" w:themeColor="background1"/>
                  <w:lang w:val="es-ES_tradnl"/>
                </w:rPr>
                <w:t>Campo Formulario</w:t>
              </w:r>
            </w:ins>
          </w:p>
        </w:tc>
        <w:tc>
          <w:tcPr>
            <w:tcW w:w="1397" w:type="pct"/>
            <w:shd w:val="clear" w:color="auto" w:fill="1F4E79" w:themeFill="accent1" w:themeFillShade="80"/>
          </w:tcPr>
          <w:p w14:paraId="1073B254" w14:textId="77777777" w:rsidR="00DB1741" w:rsidRPr="000E04E5" w:rsidRDefault="00DB1741" w:rsidP="00FA4714">
            <w:pPr>
              <w:rPr>
                <w:ins w:id="3141" w:author="OLIVARES MARTINEZ FERNANDO JESUS" w:date="2026-09-01T12:21:00Z"/>
                <w:b/>
                <w:color w:val="FFFFFF" w:themeColor="background1"/>
                <w:lang w:val="es-ES_tradnl"/>
              </w:rPr>
            </w:pPr>
            <w:ins w:id="3142" w:author="OLIVARES MARTINEZ FERNANDO JESUS" w:date="2026-09-01T12:21:00Z">
              <w:r w:rsidRPr="000E04E5">
                <w:rPr>
                  <w:b/>
                  <w:color w:val="FFFFFF" w:themeColor="background1"/>
                  <w:lang w:val="es-ES_tradnl"/>
                </w:rPr>
                <w:t>Tipo</w:t>
              </w:r>
            </w:ins>
          </w:p>
        </w:tc>
        <w:tc>
          <w:tcPr>
            <w:tcW w:w="2943" w:type="pct"/>
            <w:shd w:val="clear" w:color="auto" w:fill="1F4E79" w:themeFill="accent1" w:themeFillShade="80"/>
          </w:tcPr>
          <w:p w14:paraId="418CF2B8" w14:textId="77777777" w:rsidR="00DB1741" w:rsidRPr="000E04E5" w:rsidRDefault="00DB1741" w:rsidP="00FA4714">
            <w:pPr>
              <w:rPr>
                <w:ins w:id="3143" w:author="OLIVARES MARTINEZ FERNANDO JESUS" w:date="2026-09-01T12:21:00Z"/>
                <w:b/>
                <w:color w:val="FFFFFF" w:themeColor="background1"/>
                <w:lang w:val="es-ES_tradnl"/>
              </w:rPr>
            </w:pPr>
            <w:ins w:id="3144" w:author="OLIVARES MARTINEZ FERNANDO JESUS" w:date="2026-09-01T12:21:00Z">
              <w:r w:rsidRPr="000E04E5">
                <w:rPr>
                  <w:b/>
                  <w:color w:val="FFFFFF" w:themeColor="background1"/>
                  <w:lang w:val="es-ES_tradnl"/>
                </w:rPr>
                <w:t>Descripción</w:t>
              </w:r>
            </w:ins>
          </w:p>
        </w:tc>
      </w:tr>
      <w:tr w:rsidR="00DB1741" w14:paraId="0CB1449B" w14:textId="77777777" w:rsidTr="00FA4714">
        <w:trPr>
          <w:trHeight w:val="373"/>
          <w:ins w:id="3145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0B779D2A" w14:textId="77777777" w:rsidR="00DB1741" w:rsidRDefault="00DB1741" w:rsidP="00FA4714">
            <w:pPr>
              <w:rPr>
                <w:ins w:id="3146" w:author="OLIVARES MARTINEZ FERNANDO JESUS" w:date="2026-09-01T12:21:00Z"/>
                <w:lang w:val="es-ES_tradnl"/>
              </w:rPr>
            </w:pPr>
            <w:ins w:id="3147" w:author="OLIVARES MARTINEZ FERNANDO JESUS" w:date="2026-09-01T12:21:00Z">
              <w:r>
                <w:rPr>
                  <w:lang w:val="es-ES_tradnl"/>
                </w:rPr>
                <w:t>Ejército*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06D51C1E" w14:textId="77777777" w:rsidR="00DB1741" w:rsidRDefault="00DB1741" w:rsidP="00FA4714">
            <w:pPr>
              <w:rPr>
                <w:ins w:id="3148" w:author="OLIVARES MARTINEZ FERNANDO JESUS" w:date="2026-09-01T12:21:00Z"/>
                <w:lang w:val="es-ES_tradnl"/>
              </w:rPr>
            </w:pPr>
            <w:ins w:id="3149" w:author="OLIVARES MARTINEZ FERNANDO JESUS" w:date="2026-09-01T12:21:00Z">
              <w:r w:rsidRPr="00C259F8">
                <w:rPr>
                  <w:lang w:val="es-ES_tradnl"/>
                </w:rPr>
                <w:t xml:space="preserve">Selector / </w:t>
              </w:r>
              <w:proofErr w:type="spellStart"/>
              <w:r w:rsidRPr="00C259F8">
                <w:rPr>
                  <w:lang w:val="es-ES_tradnl"/>
                </w:rPr>
                <w:t>Dropdown</w:t>
              </w:r>
              <w:proofErr w:type="spellEnd"/>
              <w:r w:rsidRPr="00C259F8">
                <w:rPr>
                  <w:lang w:val="es-ES_tradnl"/>
                </w:rPr>
                <w:t>.</w:t>
              </w:r>
              <w:r>
                <w:rPr>
                  <w:lang w:val="es-ES_tradnl"/>
                </w:rPr>
                <w:t xml:space="preserve"> </w:t>
              </w:r>
              <w:r w:rsidRPr="00C259F8">
                <w:rPr>
                  <w:lang w:val="es-ES_tradnl"/>
                </w:rPr>
                <w:t>Permite filtrar l</w:t>
              </w:r>
              <w:r>
                <w:rPr>
                  <w:lang w:val="es-ES_tradnl"/>
                </w:rPr>
                <w:t>o</w:t>
              </w:r>
              <w:r w:rsidRPr="00C259F8">
                <w:rPr>
                  <w:lang w:val="es-ES_tradnl"/>
                </w:rPr>
                <w:t xml:space="preserve">s </w:t>
              </w:r>
              <w:r>
                <w:rPr>
                  <w:lang w:val="es-ES_tradnl"/>
                </w:rPr>
                <w:t>valores posibles del campo Ejército del CIO.</w:t>
              </w:r>
            </w:ins>
          </w:p>
          <w:p w14:paraId="38A465CB" w14:textId="77777777" w:rsidR="00DB1741" w:rsidRDefault="00DB1741" w:rsidP="00FA4714">
            <w:pPr>
              <w:rPr>
                <w:ins w:id="3150" w:author="OLIVARES MARTINEZ FERNANDO JESUS" w:date="2026-09-01T12:21:00Z"/>
                <w:lang w:val="es-ES_tradnl"/>
              </w:rPr>
            </w:pPr>
            <w:ins w:id="3151" w:author="OLIVARES MARTINEZ FERNANDO JESUS" w:date="2026-09-01T12:21:00Z">
              <w:r>
                <w:rPr>
                  <w:lang w:val="es-ES_tradnl"/>
                </w:rPr>
                <w:t>Obligatorio</w:t>
              </w:r>
            </w:ins>
          </w:p>
          <w:p w14:paraId="15E1EDBF" w14:textId="77777777" w:rsidR="00DB1741" w:rsidRDefault="00DB1741" w:rsidP="00FA4714">
            <w:pPr>
              <w:rPr>
                <w:ins w:id="3152" w:author="OLIVARES MARTINEZ FERNANDO JESUS" w:date="2026-09-01T12:21:00Z"/>
                <w:lang w:val="es-ES_tradnl"/>
              </w:rPr>
            </w:pPr>
          </w:p>
        </w:tc>
        <w:tc>
          <w:tcPr>
            <w:tcW w:w="2943" w:type="pct"/>
            <w:shd w:val="clear" w:color="auto" w:fill="FFFFFF" w:themeFill="background1"/>
          </w:tcPr>
          <w:p w14:paraId="176A796D" w14:textId="77777777" w:rsidR="00DB1741" w:rsidRDefault="00DB1741" w:rsidP="00FA4714">
            <w:pPr>
              <w:rPr>
                <w:ins w:id="3153" w:author="OLIVARES MARTINEZ FERNANDO JESUS" w:date="2026-09-01T12:21:00Z"/>
              </w:rPr>
            </w:pPr>
            <w:ins w:id="3154" w:author="OLIVARES MARTINEZ FERNANDO JESUS" w:date="2026-09-01T12:21:00Z">
              <w:r>
                <w:t>SIA_DAT_EJERCITO.CODIGO</w:t>
              </w:r>
            </w:ins>
          </w:p>
          <w:p w14:paraId="6AC1178C" w14:textId="77777777" w:rsidR="00DB1741" w:rsidRDefault="00DB1741" w:rsidP="00FA4714">
            <w:pPr>
              <w:rPr>
                <w:ins w:id="3155" w:author="OLIVARES MARTINEZ FERNANDO JESUS" w:date="2026-09-01T12:21:00Z"/>
                <w:lang w:val="es-ES_tradnl"/>
              </w:rPr>
            </w:pPr>
            <w:ins w:id="3156" w:author="OLIVARES MARTINEZ FERNANDO JESUS" w:date="2026-09-01T12:21:00Z">
              <w:r>
                <w:t>Con este Código de Ejercito, tendremos el valor del campo: SIA_DAT_CIO.ID_EJERCITO</w:t>
              </w:r>
            </w:ins>
          </w:p>
        </w:tc>
      </w:tr>
      <w:tr w:rsidR="00DB1741" w14:paraId="02897C9F" w14:textId="77777777" w:rsidTr="00FA4714">
        <w:trPr>
          <w:trHeight w:val="373"/>
          <w:ins w:id="3157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07A1B39F" w14:textId="77777777" w:rsidR="00DB1741" w:rsidRDefault="00DB1741" w:rsidP="00FA4714">
            <w:pPr>
              <w:rPr>
                <w:ins w:id="3158" w:author="OLIVARES MARTINEZ FERNANDO JESUS" w:date="2026-09-01T12:21:00Z"/>
                <w:lang w:val="es-ES_tradnl"/>
              </w:rPr>
            </w:pPr>
            <w:ins w:id="3159" w:author="OLIVARES MARTINEZ FERNANDO JESUS" w:date="2026-09-01T12:21:00Z">
              <w:r>
                <w:t>Nombre Unidad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61748EE9" w14:textId="77777777" w:rsidR="00DB1741" w:rsidRDefault="00DB1741" w:rsidP="00FA4714">
            <w:pPr>
              <w:rPr>
                <w:ins w:id="3160" w:author="OLIVARES MARTINEZ FERNANDO JESUS" w:date="2026-09-01T12:21:00Z"/>
                <w:lang w:val="es-ES_tradnl"/>
              </w:rPr>
            </w:pPr>
            <w:ins w:id="3161" w:author="OLIVARES MARTINEZ FERNANDO JESUS" w:date="2026-09-01T12:21:00Z">
              <w:r>
                <w:rPr>
                  <w:lang w:val="es-ES_tradnl"/>
                </w:rPr>
                <w:t xml:space="preserve">Input Text Alfanumérico </w:t>
              </w:r>
              <w:r>
                <w:rPr>
                  <w:lang w:val="es-ES_tradnl"/>
                </w:rPr>
                <w:t>Opcional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4F9B6AAB" w14:textId="77777777" w:rsidR="00DB1741" w:rsidRDefault="00DB1741" w:rsidP="00FA4714">
            <w:pPr>
              <w:rPr>
                <w:ins w:id="3162" w:author="OLIVARES MARTINEZ FERNANDO JESUS" w:date="2026-09-01T12:21:00Z"/>
                <w:lang w:val="es-ES_tradnl"/>
              </w:rPr>
            </w:pPr>
            <w:ins w:id="3163" w:author="OLIVARES MARTINEZ FERNANDO JESUS" w:date="2026-09-01T12:21:00Z">
              <w:r>
                <w:rPr>
                  <w:lang w:val="es-ES_tradnl"/>
                </w:rPr>
                <w:t>Nombre de la unidad asociada al CIO.</w:t>
              </w:r>
            </w:ins>
          </w:p>
          <w:p w14:paraId="1857FCC9" w14:textId="77777777" w:rsidR="00DB1741" w:rsidRDefault="00DB1741" w:rsidP="00FA4714">
            <w:pPr>
              <w:rPr>
                <w:ins w:id="3164" w:author="OLIVARES MARTINEZ FERNANDO JESUS" w:date="2026-09-01T12:21:00Z"/>
                <w:lang w:val="es-ES_tradnl"/>
              </w:rPr>
            </w:pPr>
            <w:ins w:id="3165" w:author="OLIVARES MARTINEZ FERNANDO JESUS" w:date="2026-09-01T12:21:00Z">
              <w:r>
                <w:t xml:space="preserve">SIA_DAT_CIO. </w:t>
              </w:r>
              <w:r w:rsidRPr="001D13EE">
                <w:t>NOMBRE_UNIDAD2</w:t>
              </w:r>
            </w:ins>
          </w:p>
        </w:tc>
      </w:tr>
      <w:tr w:rsidR="00DB1741" w14:paraId="0F195EFE" w14:textId="77777777" w:rsidTr="00FA4714">
        <w:trPr>
          <w:trHeight w:val="373"/>
          <w:ins w:id="3166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6F7E8BD1" w14:textId="77777777" w:rsidR="00DB1741" w:rsidRDefault="00DB1741" w:rsidP="00FA4714">
            <w:pPr>
              <w:rPr>
                <w:ins w:id="3167" w:author="OLIVARES MARTINEZ FERNANDO JESUS" w:date="2026-09-01T12:21:00Z"/>
                <w:lang w:val="es-ES_tradnl"/>
              </w:rPr>
            </w:pPr>
            <w:ins w:id="3168" w:author="OLIVARES MARTINEZ FERNANDO JESUS" w:date="2026-09-01T12:21:00Z">
              <w:r w:rsidRPr="001D13EE">
                <w:t>Código Unidad 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64C6C9A3" w14:textId="77777777" w:rsidR="00DB1741" w:rsidRDefault="00DB1741" w:rsidP="00FA4714">
            <w:pPr>
              <w:rPr>
                <w:ins w:id="3169" w:author="OLIVARES MARTINEZ FERNANDO JESUS" w:date="2026-09-01T12:21:00Z"/>
                <w:lang w:val="es-ES_tradnl"/>
              </w:rPr>
            </w:pPr>
            <w:ins w:id="3170" w:author="OLIVARES MARTINEZ FERNANDO JESUS" w:date="2026-09-01T12:21:00Z">
              <w:r>
                <w:rPr>
                  <w:lang w:val="es-ES_tradnl"/>
                </w:rPr>
                <w:t xml:space="preserve">Input Text Numérico </w:t>
              </w:r>
            </w:ins>
          </w:p>
          <w:p w14:paraId="39325499" w14:textId="77777777" w:rsidR="00DB1741" w:rsidRDefault="00DB1741" w:rsidP="00FA4714">
            <w:pPr>
              <w:rPr>
                <w:ins w:id="3171" w:author="OLIVARES MARTINEZ FERNANDO JESUS" w:date="2026-09-01T12:21:00Z"/>
                <w:lang w:val="es-ES_tradnl"/>
              </w:rPr>
            </w:pPr>
            <w:ins w:id="3172" w:author="OLIVARES MARTINEZ FERNANDO JESUS" w:date="2026-09-01T12:21:00Z">
              <w:r>
                <w:rPr>
                  <w:lang w:val="es-ES_tradnl"/>
                </w:rPr>
                <w:t>O</w:t>
              </w:r>
              <w:r>
                <w:rPr>
                  <w:lang w:val="es-ES_tradnl"/>
                </w:rPr>
                <w:t>bligatorio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5AE43803" w14:textId="77777777" w:rsidR="00DB1741" w:rsidRDefault="00DB1741" w:rsidP="00FA4714">
            <w:pPr>
              <w:rPr>
                <w:ins w:id="3173" w:author="OLIVARES MARTINEZ FERNANDO JESUS" w:date="2026-09-01T12:21:00Z"/>
                <w:lang w:val="es-ES_tradnl"/>
              </w:rPr>
            </w:pPr>
            <w:ins w:id="3174" w:author="OLIVARES MARTINEZ FERNANDO JESUS" w:date="2026-09-01T12:21:00Z">
              <w:r>
                <w:rPr>
                  <w:lang w:val="es-ES_tradnl"/>
                </w:rPr>
                <w:t xml:space="preserve">Nombre de la </w:t>
              </w:r>
              <w:r>
                <w:rPr>
                  <w:lang w:val="es-ES_tradnl"/>
                </w:rPr>
                <w:t>Sub</w:t>
              </w:r>
              <w:r>
                <w:rPr>
                  <w:lang w:val="es-ES_tradnl"/>
                </w:rPr>
                <w:t>unidad asociada al CIO.</w:t>
              </w:r>
            </w:ins>
          </w:p>
          <w:p w14:paraId="0045C168" w14:textId="77777777" w:rsidR="00DB1741" w:rsidRDefault="00DB1741" w:rsidP="00FA4714">
            <w:pPr>
              <w:rPr>
                <w:ins w:id="3175" w:author="OLIVARES MARTINEZ FERNANDO JESUS" w:date="2026-09-01T12:21:00Z"/>
                <w:lang w:val="es-ES_tradnl"/>
              </w:rPr>
            </w:pPr>
            <w:ins w:id="3176" w:author="OLIVARES MARTINEZ FERNANDO JESUS" w:date="2026-09-01T12:21:00Z">
              <w:r>
                <w:t xml:space="preserve">SIA_DAT_CIO. </w:t>
              </w:r>
              <w:r w:rsidRPr="001D13EE">
                <w:rPr>
                  <w:lang w:val="es-ES_tradnl"/>
                </w:rPr>
                <w:t>ID_UNIDAD2_CIO</w:t>
              </w:r>
            </w:ins>
          </w:p>
        </w:tc>
      </w:tr>
      <w:tr w:rsidR="00DB1741" w14:paraId="470F6B89" w14:textId="77777777" w:rsidTr="00FA4714">
        <w:trPr>
          <w:trHeight w:val="373"/>
          <w:ins w:id="3177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5B5DF031" w14:textId="77777777" w:rsidR="00DB1741" w:rsidRPr="001D13EE" w:rsidRDefault="00DB1741" w:rsidP="00FA4714">
            <w:pPr>
              <w:rPr>
                <w:ins w:id="3178" w:author="OLIVARES MARTINEZ FERNANDO JESUS" w:date="2026-09-01T12:21:00Z"/>
              </w:rPr>
            </w:pPr>
            <w:ins w:id="3179" w:author="OLIVARES MARTINEZ FERNANDO JESUS" w:date="2026-09-01T12:21:00Z">
              <w:r>
                <w:t xml:space="preserve">Nombre </w:t>
              </w:r>
              <w:r>
                <w:t>Subu</w:t>
              </w:r>
              <w:r>
                <w:t>nidad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3DD47FAB" w14:textId="77777777" w:rsidR="00DB1741" w:rsidRDefault="00DB1741" w:rsidP="00FA4714">
            <w:pPr>
              <w:rPr>
                <w:ins w:id="3180" w:author="OLIVARES MARTINEZ FERNANDO JESUS" w:date="2026-09-01T12:21:00Z"/>
                <w:lang w:val="es-ES_tradnl"/>
              </w:rPr>
            </w:pPr>
            <w:ins w:id="3181" w:author="OLIVARES MARTINEZ FERNANDO JESUS" w:date="2026-09-01T12:21:00Z">
              <w:r>
                <w:rPr>
                  <w:lang w:val="es-ES_tradnl"/>
                </w:rPr>
                <w:t>Input Text Alfanumérico Opcional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1C329672" w14:textId="77777777" w:rsidR="00DB1741" w:rsidRDefault="00DB1741" w:rsidP="00FA4714">
            <w:pPr>
              <w:rPr>
                <w:ins w:id="3182" w:author="OLIVARES MARTINEZ FERNANDO JESUS" w:date="2026-09-01T12:21:00Z"/>
                <w:lang w:val="es-ES_tradnl"/>
              </w:rPr>
            </w:pPr>
            <w:ins w:id="3183" w:author="OLIVARES MARTINEZ FERNANDO JESUS" w:date="2026-09-01T12:21:00Z">
              <w:r>
                <w:rPr>
                  <w:lang w:val="es-ES_tradnl"/>
                </w:rPr>
                <w:t xml:space="preserve">Nombre de la </w:t>
              </w:r>
              <w:r>
                <w:rPr>
                  <w:lang w:val="es-ES_tradnl"/>
                </w:rPr>
                <w:t>sub</w:t>
              </w:r>
              <w:r>
                <w:rPr>
                  <w:lang w:val="es-ES_tradnl"/>
                </w:rPr>
                <w:t>unidad asociada al CIO.</w:t>
              </w:r>
            </w:ins>
          </w:p>
          <w:p w14:paraId="5BC2464A" w14:textId="77777777" w:rsidR="00DB1741" w:rsidRDefault="00DB1741" w:rsidP="00FA4714">
            <w:pPr>
              <w:rPr>
                <w:ins w:id="3184" w:author="OLIVARES MARTINEZ FERNANDO JESUS" w:date="2026-09-01T12:21:00Z"/>
                <w:lang w:val="es-ES_tradnl"/>
              </w:rPr>
            </w:pPr>
            <w:ins w:id="3185" w:author="OLIVARES MARTINEZ FERNANDO JESUS" w:date="2026-09-01T12:21:00Z">
              <w:r>
                <w:t xml:space="preserve">SIA_DAT_CIO. </w:t>
              </w:r>
              <w:r w:rsidRPr="001D13EE">
                <w:t>NOMBRE_UNIDAD</w:t>
              </w:r>
              <w:r>
                <w:t>3</w:t>
              </w:r>
            </w:ins>
          </w:p>
        </w:tc>
      </w:tr>
      <w:tr w:rsidR="00DB1741" w14:paraId="60895C9D" w14:textId="77777777" w:rsidTr="00FA4714">
        <w:trPr>
          <w:trHeight w:val="373"/>
          <w:ins w:id="3186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359D3AC4" w14:textId="77777777" w:rsidR="00DB1741" w:rsidRPr="001D13EE" w:rsidRDefault="00DB1741" w:rsidP="00FA4714">
            <w:pPr>
              <w:rPr>
                <w:ins w:id="3187" w:author="OLIVARES MARTINEZ FERNANDO JESUS" w:date="2026-09-01T12:21:00Z"/>
              </w:rPr>
            </w:pPr>
            <w:ins w:id="3188" w:author="OLIVARES MARTINEZ FERNANDO JESUS" w:date="2026-09-01T12:21:00Z">
              <w:r w:rsidRPr="001D13EE">
                <w:t xml:space="preserve">Código </w:t>
              </w:r>
              <w:proofErr w:type="spellStart"/>
              <w:r>
                <w:t>Sub</w:t>
              </w:r>
              <w:r w:rsidRPr="001D13EE">
                <w:t>nidad</w:t>
              </w:r>
              <w:proofErr w:type="spellEnd"/>
              <w:r w:rsidRPr="001D13EE">
                <w:t> 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6BE43C6E" w14:textId="77777777" w:rsidR="00DB1741" w:rsidRDefault="00DB1741" w:rsidP="00FA4714">
            <w:pPr>
              <w:rPr>
                <w:ins w:id="3189" w:author="OLIVARES MARTINEZ FERNANDO JESUS" w:date="2026-09-01T12:21:00Z"/>
                <w:lang w:val="es-ES_tradnl"/>
              </w:rPr>
            </w:pPr>
            <w:ins w:id="3190" w:author="OLIVARES MARTINEZ FERNANDO JESUS" w:date="2026-09-01T12:21:00Z">
              <w:r>
                <w:rPr>
                  <w:lang w:val="es-ES_tradnl"/>
                </w:rPr>
                <w:t xml:space="preserve">Input Text Numérico </w:t>
              </w:r>
            </w:ins>
          </w:p>
          <w:p w14:paraId="2DEF2FE3" w14:textId="77777777" w:rsidR="00DB1741" w:rsidRDefault="00DB1741" w:rsidP="00FA4714">
            <w:pPr>
              <w:rPr>
                <w:ins w:id="3191" w:author="OLIVARES MARTINEZ FERNANDO JESUS" w:date="2026-09-01T12:21:00Z"/>
                <w:lang w:val="es-ES_tradnl"/>
              </w:rPr>
            </w:pPr>
            <w:ins w:id="3192" w:author="OLIVARES MARTINEZ FERNANDO JESUS" w:date="2026-09-01T12:21:00Z">
              <w:r>
                <w:rPr>
                  <w:lang w:val="es-ES_tradnl"/>
                </w:rPr>
                <w:t>Obligatorio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4C0CEEE8" w14:textId="77777777" w:rsidR="00DB1741" w:rsidRDefault="00DB1741" w:rsidP="00FA4714">
            <w:pPr>
              <w:rPr>
                <w:ins w:id="3193" w:author="OLIVARES MARTINEZ FERNANDO JESUS" w:date="2026-09-01T12:21:00Z"/>
                <w:lang w:val="es-ES_tradnl"/>
              </w:rPr>
            </w:pPr>
            <w:ins w:id="3194" w:author="OLIVARES MARTINEZ FERNANDO JESUS" w:date="2026-09-01T12:21:00Z">
              <w:r>
                <w:rPr>
                  <w:lang w:val="es-ES_tradnl"/>
                </w:rPr>
                <w:t>Nombre de la Subunidad asociada al CIO.</w:t>
              </w:r>
            </w:ins>
          </w:p>
          <w:p w14:paraId="27361326" w14:textId="77777777" w:rsidR="00DB1741" w:rsidRDefault="00DB1741" w:rsidP="00FA4714">
            <w:pPr>
              <w:rPr>
                <w:ins w:id="3195" w:author="OLIVARES MARTINEZ FERNANDO JESUS" w:date="2026-09-01T12:21:00Z"/>
                <w:lang w:val="es-ES_tradnl"/>
              </w:rPr>
            </w:pPr>
            <w:ins w:id="3196" w:author="OLIVARES MARTINEZ FERNANDO JESUS" w:date="2026-09-01T12:21:00Z">
              <w:r>
                <w:t xml:space="preserve">SIA_DAT_CIO. </w:t>
              </w:r>
              <w:r w:rsidRPr="001D13EE">
                <w:rPr>
                  <w:lang w:val="es-ES_tradnl"/>
                </w:rPr>
                <w:t>ID_UNIDAD</w:t>
              </w:r>
              <w:r>
                <w:rPr>
                  <w:lang w:val="es-ES_tradnl"/>
                </w:rPr>
                <w:t>3</w:t>
              </w:r>
              <w:r w:rsidRPr="001D13EE">
                <w:rPr>
                  <w:lang w:val="es-ES_tradnl"/>
                </w:rPr>
                <w:t>_CIO</w:t>
              </w:r>
            </w:ins>
          </w:p>
        </w:tc>
      </w:tr>
      <w:tr w:rsidR="00DB1741" w14:paraId="58816D44" w14:textId="77777777" w:rsidTr="00FA4714">
        <w:trPr>
          <w:trHeight w:val="373"/>
          <w:ins w:id="3197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10B2DBA3" w14:textId="77777777" w:rsidR="00DB1741" w:rsidRDefault="00DB1741" w:rsidP="00FA4714">
            <w:pPr>
              <w:rPr>
                <w:ins w:id="3198" w:author="OLIVARES MARTINEZ FERNANDO JESUS" w:date="2026-09-01T12:21:00Z"/>
                <w:lang w:val="es-ES_tradnl"/>
              </w:rPr>
            </w:pPr>
            <w:ins w:id="3199" w:author="OLIVARES MARTINEZ FERNANDO JESUS" w:date="2026-09-01T12:21:00Z">
              <w:r>
                <w:rPr>
                  <w:lang w:val="es-ES_tradnl"/>
                </w:rPr>
                <w:t>Descripción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38A0C592" w14:textId="77777777" w:rsidR="00DB1741" w:rsidRDefault="00DB1741" w:rsidP="00FA4714">
            <w:pPr>
              <w:rPr>
                <w:ins w:id="3200" w:author="OLIVARES MARTINEZ FERNANDO JESUS" w:date="2026-09-01T12:21:00Z"/>
                <w:lang w:val="es-ES_tradnl"/>
              </w:rPr>
            </w:pPr>
            <w:ins w:id="3201" w:author="OLIVARES MARTINEZ FERNANDO JESUS" w:date="2026-09-01T12:21:00Z">
              <w:r>
                <w:rPr>
                  <w:lang w:val="es-ES_tradnl"/>
                </w:rPr>
                <w:t>Input Text Alfanumérico</w:t>
              </w:r>
            </w:ins>
          </w:p>
        </w:tc>
        <w:tc>
          <w:tcPr>
            <w:tcW w:w="2943" w:type="pct"/>
            <w:shd w:val="clear" w:color="auto" w:fill="FFFFFF" w:themeFill="background1"/>
          </w:tcPr>
          <w:p w14:paraId="0AC84537" w14:textId="77777777" w:rsidR="00DB1741" w:rsidRDefault="00DB1741" w:rsidP="00FA4714">
            <w:pPr>
              <w:rPr>
                <w:ins w:id="3202" w:author="OLIVARES MARTINEZ FERNANDO JESUS" w:date="2026-09-01T12:21:00Z"/>
                <w:lang w:val="es-ES_tradnl"/>
              </w:rPr>
            </w:pPr>
            <w:ins w:id="3203" w:author="OLIVARES MARTINEZ FERNANDO JESUS" w:date="2026-09-01T12:21:00Z">
              <w:r>
                <w:rPr>
                  <w:lang w:val="es-ES_tradnl"/>
                </w:rPr>
                <w:t>Descripción del Ejército</w:t>
              </w:r>
            </w:ins>
          </w:p>
          <w:p w14:paraId="4013F3EC" w14:textId="77777777" w:rsidR="00DB1741" w:rsidRDefault="00DB1741" w:rsidP="00FA4714">
            <w:pPr>
              <w:rPr>
                <w:ins w:id="3204" w:author="OLIVARES MARTINEZ FERNANDO JESUS" w:date="2026-09-01T12:21:00Z"/>
                <w:lang w:val="es-ES_tradnl"/>
              </w:rPr>
            </w:pPr>
            <w:ins w:id="3205" w:author="OLIVARES MARTINEZ FERNANDO JESUS" w:date="2026-09-01T12:21:00Z">
              <w:r>
                <w:rPr>
                  <w:lang w:val="es-ES_tradnl"/>
                </w:rPr>
                <w:t>Longitud máxima: 50 caracteres</w:t>
              </w:r>
            </w:ins>
          </w:p>
        </w:tc>
      </w:tr>
      <w:tr w:rsidR="00DB1741" w14:paraId="15C865C0" w14:textId="77777777" w:rsidTr="00FA4714">
        <w:trPr>
          <w:trHeight w:val="373"/>
          <w:ins w:id="3206" w:author="OLIVARES MARTINEZ FERNANDO JESUS" w:date="2026-09-01T12:21:00Z"/>
        </w:trPr>
        <w:tc>
          <w:tcPr>
            <w:tcW w:w="660" w:type="pct"/>
            <w:shd w:val="clear" w:color="auto" w:fill="FFFFFF" w:themeFill="background1"/>
          </w:tcPr>
          <w:p w14:paraId="78499CF2" w14:textId="77777777" w:rsidR="00DB1741" w:rsidRDefault="00DB1741" w:rsidP="00FA4714">
            <w:pPr>
              <w:rPr>
                <w:ins w:id="3207" w:author="OLIVARES MARTINEZ FERNANDO JESUS" w:date="2026-09-01T12:21:00Z"/>
                <w:lang w:val="es-ES_tradnl"/>
              </w:rPr>
            </w:pPr>
            <w:ins w:id="3208" w:author="OLIVARES MARTINEZ FERNANDO JESUS" w:date="2026-09-01T12:21:00Z">
              <w:r>
                <w:rPr>
                  <w:lang w:val="es-ES_tradnl"/>
                </w:rPr>
                <w:t>Activo*</w:t>
              </w:r>
            </w:ins>
          </w:p>
        </w:tc>
        <w:tc>
          <w:tcPr>
            <w:tcW w:w="1397" w:type="pct"/>
            <w:shd w:val="clear" w:color="auto" w:fill="FFFFFF" w:themeFill="background1"/>
          </w:tcPr>
          <w:p w14:paraId="3B16E88D" w14:textId="77777777" w:rsidR="00DB1741" w:rsidRPr="00FA4714" w:rsidRDefault="00DB1741" w:rsidP="00FA4714">
            <w:pPr>
              <w:rPr>
                <w:ins w:id="3209" w:author="OLIVARES MARTINEZ FERNANDO JESUS" w:date="2026-09-01T12:21:00Z"/>
                <w:lang w:val="en-US"/>
              </w:rPr>
            </w:pPr>
            <w:ins w:id="3210" w:author="OLIVARES MARTINEZ FERNANDO JESUS" w:date="2026-09-01T12:21:00Z">
              <w:r w:rsidRPr="00FA4714">
                <w:rPr>
                  <w:lang w:val="en-US"/>
                </w:rPr>
                <w:t xml:space="preserve">Switch: </w:t>
              </w:r>
              <w:proofErr w:type="spellStart"/>
              <w:r w:rsidRPr="00FA4714">
                <w:rPr>
                  <w:lang w:val="en-US"/>
                </w:rPr>
                <w:t>Activo</w:t>
              </w:r>
              <w:proofErr w:type="spellEnd"/>
              <w:r w:rsidRPr="00FA4714">
                <w:rPr>
                  <w:lang w:val="en-US"/>
                </w:rPr>
                <w:t>/</w:t>
              </w:r>
              <w:proofErr w:type="spellStart"/>
              <w:r w:rsidRPr="00FA4714">
                <w:rPr>
                  <w:lang w:val="en-US"/>
                </w:rPr>
                <w:t>I</w:t>
              </w:r>
              <w:r>
                <w:rPr>
                  <w:lang w:val="en-US"/>
                </w:rPr>
                <w:t>nactivo</w:t>
              </w:r>
              <w:proofErr w:type="spellEnd"/>
            </w:ins>
          </w:p>
          <w:p w14:paraId="78E42DC7" w14:textId="77777777" w:rsidR="00DB1741" w:rsidRPr="00FA4714" w:rsidRDefault="00DB1741" w:rsidP="00FA4714">
            <w:pPr>
              <w:rPr>
                <w:ins w:id="3211" w:author="OLIVARES MARTINEZ FERNANDO JESUS" w:date="2026-09-01T12:21:00Z"/>
                <w:lang w:val="en-US"/>
              </w:rPr>
            </w:pPr>
          </w:p>
        </w:tc>
        <w:tc>
          <w:tcPr>
            <w:tcW w:w="2943" w:type="pct"/>
            <w:shd w:val="clear" w:color="auto" w:fill="FFFFFF" w:themeFill="background1"/>
          </w:tcPr>
          <w:p w14:paraId="64BD3336" w14:textId="77777777" w:rsidR="00DB1741" w:rsidRDefault="00DB1741" w:rsidP="00FA4714">
            <w:pPr>
              <w:rPr>
                <w:ins w:id="3212" w:author="OLIVARES MARTINEZ FERNANDO JESUS" w:date="2026-09-01T12:21:00Z"/>
                <w:lang w:val="es-ES_tradnl"/>
              </w:rPr>
            </w:pPr>
            <w:ins w:id="3213" w:author="OLIVARES MARTINEZ FERNANDO JESUS" w:date="2026-09-01T12:21:00Z">
              <w:r>
                <w:rPr>
                  <w:lang w:val="es-ES_tradnl"/>
                </w:rPr>
                <w:t>Ejército activo (Si, No)</w:t>
              </w:r>
            </w:ins>
          </w:p>
          <w:p w14:paraId="49628BA3" w14:textId="77777777" w:rsidR="00DB1741" w:rsidRDefault="00DB1741" w:rsidP="00FA4714">
            <w:pPr>
              <w:rPr>
                <w:ins w:id="3214" w:author="OLIVARES MARTINEZ FERNANDO JESUS" w:date="2026-09-01T12:21:00Z"/>
                <w:lang w:val="es-ES_tradnl"/>
              </w:rPr>
            </w:pPr>
            <w:ins w:id="3215" w:author="OLIVARES MARTINEZ FERNANDO JESUS" w:date="2026-09-01T12:21:00Z">
              <w:r>
                <w:rPr>
                  <w:lang w:val="es-ES_tradnl"/>
                </w:rPr>
                <w:t>Es un valor booleano que informa si el estado del Ejército es activo/inactivo</w:t>
              </w:r>
            </w:ins>
          </w:p>
          <w:p w14:paraId="6493D111" w14:textId="77777777" w:rsidR="00DB1741" w:rsidRDefault="00DB1741" w:rsidP="00FA4714">
            <w:pPr>
              <w:rPr>
                <w:ins w:id="3216" w:author="OLIVARES MARTINEZ FERNANDO JESUS" w:date="2026-09-01T12:21:00Z"/>
                <w:lang w:val="es-ES_tradnl"/>
              </w:rPr>
            </w:pPr>
            <w:ins w:id="3217" w:author="OLIVARES MARTINEZ FERNANDO JESUS" w:date="2026-09-01T12:21:00Z">
              <w:r>
                <w:rPr>
                  <w:lang w:val="es-ES_tradnl"/>
                </w:rPr>
                <w:t>Obligatorio. Por defecto se crea activo</w:t>
              </w:r>
            </w:ins>
          </w:p>
        </w:tc>
      </w:tr>
    </w:tbl>
    <w:p w14:paraId="7E413677" w14:textId="77777777" w:rsidR="00DB1741" w:rsidRPr="00DB1741" w:rsidRDefault="00DB1741" w:rsidP="00DB1741">
      <w:pPr>
        <w:pStyle w:val="Prrafodelista"/>
        <w:ind w:left="780"/>
        <w:rPr>
          <w:ins w:id="3218" w:author="OLIVARES MARTINEZ FERNANDO JESUS" w:date="2026-08-14T08:34:00Z"/>
          <w:rPrChange w:id="3219" w:author="OLIVARES MARTINEZ FERNANDO JESUS" w:date="2026-09-01T12:21:00Z">
            <w:rPr>
              <w:ins w:id="3220" w:author="OLIVARES MARTINEZ FERNANDO JESUS" w:date="2026-08-14T08:34:00Z"/>
              <w:lang w:val="es-ES_tradnl"/>
            </w:rPr>
          </w:rPrChange>
        </w:rPr>
        <w:pPrChange w:id="3221" w:author="OLIVARES MARTINEZ FERNANDO JESUS" w:date="2026-09-01T12:21:00Z">
          <w:pPr>
            <w:pStyle w:val="Prrafodelista"/>
            <w:numPr>
              <w:numId w:val="13"/>
            </w:numPr>
            <w:ind w:left="780" w:hanging="360"/>
          </w:pPr>
        </w:pPrChange>
      </w:pPr>
    </w:p>
    <w:p w14:paraId="212B906F" w14:textId="43702630" w:rsidR="00AF0E7F" w:rsidRDefault="00E96410" w:rsidP="00E96410">
      <w:pPr>
        <w:rPr>
          <w:ins w:id="3222" w:author="OLIVARES MARTINEZ FERNANDO JESUS" w:date="2026-08-14T08:38:00Z"/>
        </w:rPr>
      </w:pPr>
      <w:del w:id="3223" w:author="OLIVARES MARTINEZ FERNANDO JESUS" w:date="2026-09-01T12:21:00Z">
        <w:r w:rsidRPr="00E96410" w:rsidDel="00DB1741">
          <w:delText xml:space="preserve">Opciones del </w:delText>
        </w:r>
      </w:del>
      <w:ins w:id="3224" w:author="OLIVARES MARTINEZ FERNANDO JESUS" w:date="2026-08-14T08:37:00Z">
        <w:r w:rsidR="00AF0E7F">
          <w:t xml:space="preserve">Cuando estamos modificando una </w:t>
        </w:r>
      </w:ins>
      <w:ins w:id="3225" w:author="OLIVARES MARTINEZ FERNANDO JESUS" w:date="2026-09-01T10:02:00Z">
        <w:r w:rsidR="00EA4C3E">
          <w:t>CIO</w:t>
        </w:r>
      </w:ins>
      <w:ins w:id="3226" w:author="OLIVARES MARTINEZ FERNANDO JESUS" w:date="2026-08-14T08:37:00Z">
        <w:r w:rsidR="00AF0E7F">
          <w:t xml:space="preserve"> se mos</w:t>
        </w:r>
      </w:ins>
      <w:ins w:id="3227" w:author="OLIVARES MARTINEZ FERNANDO JESUS" w:date="2026-08-14T08:38:00Z">
        <w:r w:rsidR="00AF0E7F">
          <w:t xml:space="preserve">trará el siguiente formulario </w:t>
        </w:r>
      </w:ins>
      <w:ins w:id="3228" w:author="OLIVARES MARTINEZ FERNANDO JESUS" w:date="2026-09-01T12:25:00Z">
        <w:r w:rsidR="00DB1741">
          <w:t>de “</w:t>
        </w:r>
      </w:ins>
      <w:ins w:id="3229" w:author="OLIVARES MARTINEZ FERNANDO JESUS" w:date="2026-08-14T08:38:00Z">
        <w:r w:rsidR="00AF0E7F">
          <w:t>Modificación</w:t>
        </w:r>
      </w:ins>
      <w:ins w:id="3230" w:author="OLIVARES MARTINEZ FERNANDO JESUS" w:date="2026-09-01T12:29:00Z">
        <w:r w:rsidR="00DB1741">
          <w:t xml:space="preserve"> CIO</w:t>
        </w:r>
      </w:ins>
      <w:ins w:id="3231" w:author="OLIVARES MARTINEZ FERNANDO JESUS" w:date="2026-08-14T08:38:00Z">
        <w:r w:rsidR="00AF0E7F">
          <w:t>”:</w:t>
        </w:r>
      </w:ins>
    </w:p>
    <w:p w14:paraId="608FBB9D" w14:textId="6A8E666F" w:rsidR="00AF0E7F" w:rsidRDefault="00DB1741" w:rsidP="00E96410">
      <w:pPr>
        <w:rPr>
          <w:ins w:id="3232" w:author="OLIVARES MARTINEZ FERNANDO JESUS" w:date="2026-08-14T08:41:00Z"/>
        </w:rPr>
      </w:pPr>
      <w:ins w:id="3233" w:author="OLIVARES MARTINEZ FERNANDO JESUS" w:date="2026-09-01T12:21:00Z">
        <w:r w:rsidRPr="00DB1741">
          <w:lastRenderedPageBreak/>
          <w:drawing>
            <wp:inline distT="0" distB="0" distL="0" distR="0" wp14:anchorId="73FCA3B6" wp14:editId="559A177D">
              <wp:extent cx="4428877" cy="3693509"/>
              <wp:effectExtent l="0" t="0" r="0" b="2540"/>
              <wp:docPr id="41" name="Imagen 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9430" cy="3702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F266E8" w14:textId="54207AE0" w:rsidR="00E96410" w:rsidRPr="00E96410" w:rsidDel="00AF0E7F" w:rsidRDefault="00E96410" w:rsidP="00E96410">
      <w:pPr>
        <w:rPr>
          <w:del w:id="3234" w:author="OLIVARES MARTINEZ FERNANDO JESUS" w:date="2026-08-14T08:39:00Z"/>
        </w:rPr>
      </w:pPr>
      <w:del w:id="3235" w:author="OLIVARES MARTINEZ FERNANDO JESUS" w:date="2026-08-14T08:39:00Z">
        <w:r w:rsidRPr="00E96410" w:rsidDel="00AF0E7F">
          <w:delText>formulario de Edición:</w:delText>
        </w:r>
      </w:del>
    </w:p>
    <w:p w14:paraId="1B580887" w14:textId="4254D4C2" w:rsidR="00E96410" w:rsidRPr="00C53AAC" w:rsidDel="00DB1741" w:rsidRDefault="00E96410" w:rsidP="00E96410">
      <w:pPr>
        <w:rPr>
          <w:del w:id="3236" w:author="OLIVARES MARTINEZ FERNANDO JESUS" w:date="2026-09-01T12:22:00Z"/>
          <w:rPrChange w:id="3237" w:author="OLIVARES MARTINEZ FERNANDO JESUS" w:date="2026-08-17T08:46:00Z">
            <w:rPr>
              <w:del w:id="3238" w:author="OLIVARES MARTINEZ FERNANDO JESUS" w:date="2026-09-01T12:22:00Z"/>
              <w:lang w:val="en-US"/>
            </w:rPr>
          </w:rPrChange>
        </w:rPr>
      </w:pPr>
      <w:del w:id="3239" w:author="OLIVARES MARTINEZ FERNANDO JESUS" w:date="2026-08-14T08:42:00Z">
        <w:r w:rsidRPr="00E96410" w:rsidDel="00AF0E7F">
          <w:delText xml:space="preserve">El sistema permite la modificación de las propiedades de la voz cargada. </w:delText>
        </w:r>
        <w:r w:rsidRPr="00C53AAC" w:rsidDel="00AF0E7F">
          <w:rPr>
            <w:rPrChange w:id="3240" w:author="OLIVARES MARTINEZ FERNANDO JESUS" w:date="2026-08-17T08:46:00Z">
              <w:rPr>
                <w:lang w:val="en-US"/>
              </w:rPr>
            </w:rPrChange>
          </w:rPr>
          <w:delText>La clave primaria queda protegida contra escrituras.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1"/>
        <w:gridCol w:w="4370"/>
        <w:gridCol w:w="2683"/>
      </w:tblGrid>
      <w:tr w:rsidR="00E96410" w:rsidDel="0063486C" w14:paraId="7FF640D4" w14:textId="1C87A168" w:rsidTr="00DF730E">
        <w:trPr>
          <w:del w:id="3241" w:author="OLIVARES MARTINEZ FERNANDO JESUS" w:date="2026-08-14T08:46:00Z"/>
        </w:trPr>
        <w:tc>
          <w:tcPr>
            <w:tcW w:w="0" w:type="auto"/>
            <w:shd w:val="clear" w:color="auto" w:fill="1F4E79" w:themeFill="accent1" w:themeFillShade="80"/>
          </w:tcPr>
          <w:p w14:paraId="64AA6E39" w14:textId="6815B2F3" w:rsidR="00E96410" w:rsidRPr="00572FB3" w:rsidDel="0063486C" w:rsidRDefault="00E96410" w:rsidP="00DF730E">
            <w:pPr>
              <w:rPr>
                <w:del w:id="3242" w:author="OLIVARES MARTINEZ FERNANDO JESUS" w:date="2026-08-14T08:46:00Z"/>
                <w:b/>
                <w:color w:val="FFFFFF" w:themeColor="background1"/>
              </w:rPr>
            </w:pPr>
            <w:del w:id="3243" w:author="OLIVARES MARTINEZ FERNANDO JESUS" w:date="2026-08-14T08:46:00Z">
              <w:r w:rsidRPr="00572FB3" w:rsidDel="0063486C">
                <w:rPr>
                  <w:b/>
                  <w:color w:val="FFFFFF" w:themeColor="background1"/>
                </w:rPr>
                <w:delText>Campo Formulario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795366E8" w14:textId="237EFB28" w:rsidR="00E96410" w:rsidRPr="00572FB3" w:rsidDel="0063486C" w:rsidRDefault="00E96410" w:rsidP="00DF730E">
            <w:pPr>
              <w:rPr>
                <w:del w:id="3244" w:author="OLIVARES MARTINEZ FERNANDO JESUS" w:date="2026-08-14T08:46:00Z"/>
                <w:b/>
                <w:color w:val="FFFFFF" w:themeColor="background1"/>
              </w:rPr>
            </w:pPr>
            <w:del w:id="3245" w:author="OLIVARES MARTINEZ FERNANDO JESUS" w:date="2026-08-14T08:46:00Z">
              <w:r w:rsidRPr="00572FB3" w:rsidDel="0063486C">
                <w:rPr>
                  <w:b/>
                  <w:color w:val="FFFFFF" w:themeColor="background1"/>
                </w:rPr>
                <w:delText>Descripción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0F9FC932" w14:textId="5975F011" w:rsidR="00E96410" w:rsidRPr="00572FB3" w:rsidDel="0063486C" w:rsidRDefault="00E96410" w:rsidP="00DF730E">
            <w:pPr>
              <w:rPr>
                <w:del w:id="3246" w:author="OLIVARES MARTINEZ FERNANDO JESUS" w:date="2026-08-14T08:46:00Z"/>
                <w:b/>
                <w:color w:val="FFFFFF" w:themeColor="background1"/>
              </w:rPr>
            </w:pPr>
            <w:del w:id="3247" w:author="OLIVARES MARTINEZ FERNANDO JESUS" w:date="2026-08-14T08:46:00Z">
              <w:r w:rsidRPr="00572FB3" w:rsidDel="0063486C">
                <w:rPr>
                  <w:b/>
                  <w:color w:val="FFFFFF" w:themeColor="background1"/>
                </w:rPr>
                <w:delText xml:space="preserve">Tabla </w:delText>
              </w:r>
              <w:r w:rsidDel="0063486C">
                <w:rPr>
                  <w:b/>
                  <w:color w:val="FFFFFF" w:themeColor="background1"/>
                </w:rPr>
                <w:delText>/</w:delText>
              </w:r>
              <w:commentRangeStart w:id="3248"/>
              <w:r w:rsidDel="0063486C">
                <w:rPr>
                  <w:b/>
                  <w:color w:val="FFFFFF" w:themeColor="background1"/>
                </w:rPr>
                <w:delText>Condición</w:delText>
              </w:r>
              <w:commentRangeEnd w:id="3248"/>
              <w:r w:rsidR="00C605EC" w:rsidDel="0063486C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3248"/>
              </w:r>
            </w:del>
          </w:p>
        </w:tc>
      </w:tr>
      <w:tr w:rsidR="00E96410" w:rsidDel="0063486C" w14:paraId="61355AEB" w14:textId="0A61440E" w:rsidTr="00DF730E">
        <w:trPr>
          <w:del w:id="3249" w:author="OLIVARES MARTINEZ FERNANDO JESUS" w:date="2026-08-14T08:46:00Z"/>
        </w:trPr>
        <w:tc>
          <w:tcPr>
            <w:tcW w:w="0" w:type="auto"/>
          </w:tcPr>
          <w:p w14:paraId="17EC3E21" w14:textId="1A47D578" w:rsidR="00E96410" w:rsidDel="0063486C" w:rsidRDefault="00E96410" w:rsidP="00DF730E">
            <w:pPr>
              <w:rPr>
                <w:del w:id="3250" w:author="OLIVARES MARTINEZ FERNANDO JESUS" w:date="2026-08-14T08:46:00Z"/>
              </w:rPr>
            </w:pPr>
            <w:del w:id="3251" w:author="OLIVARES MARTINEZ FERNANDO JESUS" w:date="2026-08-14T08:46:00Z">
              <w:r w:rsidRPr="00E96410" w:rsidDel="0063486C">
                <w:delText>idVoz</w:delText>
              </w:r>
            </w:del>
          </w:p>
        </w:tc>
        <w:tc>
          <w:tcPr>
            <w:tcW w:w="0" w:type="auto"/>
          </w:tcPr>
          <w:p w14:paraId="19057633" w14:textId="52229D92" w:rsidR="00E96410" w:rsidRPr="00E96410" w:rsidDel="0063486C" w:rsidRDefault="00E96410" w:rsidP="00E96410">
            <w:pPr>
              <w:rPr>
                <w:del w:id="3252" w:author="OLIVARES MARTINEZ FERNANDO JESUS" w:date="2026-08-14T08:46:00Z"/>
                <w:lang w:val="es-ES_tradnl"/>
              </w:rPr>
            </w:pPr>
            <w:del w:id="3253" w:author="OLIVARES MARTINEZ FERNANDO JESUS" w:date="2026-08-14T08:46:00Z">
              <w:r w:rsidRPr="00E96410" w:rsidDel="0063486C">
                <w:rPr>
                  <w:lang w:val="es-ES_tradnl"/>
                </w:rPr>
                <w:delText>Bloqueado / No modificable.</w:delText>
              </w:r>
            </w:del>
          </w:p>
          <w:p w14:paraId="5D182DC9" w14:textId="50D52965" w:rsidR="00E96410" w:rsidDel="0063486C" w:rsidRDefault="00E96410" w:rsidP="00E96410">
            <w:pPr>
              <w:rPr>
                <w:del w:id="3254" w:author="OLIVARES MARTINEZ FERNANDO JESUS" w:date="2026-08-14T08:46:00Z"/>
                <w:lang w:val="es-ES_tradnl"/>
              </w:rPr>
            </w:pPr>
            <w:del w:id="3255" w:author="OLIVARES MARTINEZ FERNANDO JESUS" w:date="2026-08-14T08:46:00Z">
              <w:r w:rsidRPr="00E96410" w:rsidDel="0063486C">
                <w:rPr>
                  <w:lang w:val="es-ES_tradnl"/>
                </w:rPr>
                <w:delText>Clave primaria que identifica el registro a alterar.</w:delText>
              </w:r>
            </w:del>
          </w:p>
        </w:tc>
        <w:tc>
          <w:tcPr>
            <w:tcW w:w="0" w:type="auto"/>
          </w:tcPr>
          <w:p w14:paraId="5945BB41" w14:textId="45C2CCAA" w:rsidR="00E96410" w:rsidRPr="00E96410" w:rsidDel="0063486C" w:rsidRDefault="00E96410" w:rsidP="00E96410">
            <w:pPr>
              <w:rPr>
                <w:del w:id="3256" w:author="OLIVARES MARTINEZ FERNANDO JESUS" w:date="2026-08-14T08:46:00Z"/>
                <w:u w:val="single"/>
              </w:rPr>
            </w:pPr>
            <w:del w:id="3257" w:author="OLIVARES MARTINEZ FERNANDO JESUS" w:date="2026-08-14T08:46:00Z">
              <w:r w:rsidDel="0063486C">
                <w:delText>SIA_DAT_VOZ</w:delText>
              </w:r>
            </w:del>
          </w:p>
          <w:p w14:paraId="03A161E6" w14:textId="1CA1E880" w:rsidR="00E96410" w:rsidDel="0063486C" w:rsidRDefault="00E96410" w:rsidP="00E96410">
            <w:pPr>
              <w:rPr>
                <w:del w:id="3258" w:author="OLIVARES MARTINEZ FERNANDO JESUS" w:date="2026-08-14T08:46:00Z"/>
              </w:rPr>
            </w:pPr>
            <w:del w:id="3259" w:author="OLIVARES MARTINEZ FERNANDO JESUS" w:date="2026-08-14T08:46:00Z">
              <w:r w:rsidDel="0063486C">
                <w:delText>ID_VOZ = :id (Filtro en la cláusula WHERE).</w:delText>
              </w:r>
            </w:del>
          </w:p>
        </w:tc>
      </w:tr>
      <w:tr w:rsidR="00E96410" w:rsidDel="0063486C" w14:paraId="68851660" w14:textId="606FEE35" w:rsidTr="00DF730E">
        <w:trPr>
          <w:del w:id="3260" w:author="OLIVARES MARTINEZ FERNANDO JESUS" w:date="2026-08-14T08:46:00Z"/>
        </w:trPr>
        <w:tc>
          <w:tcPr>
            <w:tcW w:w="0" w:type="auto"/>
          </w:tcPr>
          <w:p w14:paraId="2521F1AA" w14:textId="507C807C" w:rsidR="00E96410" w:rsidDel="0063486C" w:rsidRDefault="00E96410" w:rsidP="00DF730E">
            <w:pPr>
              <w:rPr>
                <w:del w:id="3261" w:author="OLIVARES MARTINEZ FERNANDO JESUS" w:date="2026-08-14T08:46:00Z"/>
              </w:rPr>
            </w:pPr>
            <w:del w:id="3262" w:author="OLIVARES MARTINEZ FERNANDO JESUS" w:date="2026-08-14T08:46:00Z">
              <w:r w:rsidDel="0063486C">
                <w:delText>Código</w:delText>
              </w:r>
            </w:del>
          </w:p>
        </w:tc>
        <w:tc>
          <w:tcPr>
            <w:tcW w:w="0" w:type="auto"/>
          </w:tcPr>
          <w:p w14:paraId="2240C8EC" w14:textId="4C718D10" w:rsidR="00E96410" w:rsidDel="0063486C" w:rsidRDefault="00E96410" w:rsidP="00DF730E">
            <w:pPr>
              <w:rPr>
                <w:del w:id="3263" w:author="OLIVARES MARTINEZ FERNANDO JESUS" w:date="2026-08-14T08:46:00Z"/>
                <w:lang w:val="es-ES_tradnl"/>
              </w:rPr>
            </w:pPr>
            <w:del w:id="3264" w:author="OLIVARES MARTINEZ FERNANDO JESUS" w:date="2026-08-14T08:46:00Z">
              <w:r w:rsidDel="0063486C">
                <w:rPr>
                  <w:lang w:val="es-ES_tradnl"/>
                </w:rPr>
                <w:delText>Input Text Alfanumérico</w:delText>
              </w:r>
            </w:del>
          </w:p>
          <w:p w14:paraId="2A68C81F" w14:textId="5B839EA6" w:rsidR="00E96410" w:rsidDel="0063486C" w:rsidRDefault="00E96410" w:rsidP="00DF730E">
            <w:pPr>
              <w:rPr>
                <w:del w:id="3265" w:author="OLIVARES MARTINEZ FERNANDO JESUS" w:date="2026-08-14T08:46:00Z"/>
              </w:rPr>
            </w:pPr>
            <w:commentRangeStart w:id="3266"/>
            <w:del w:id="3267" w:author="OLIVARES MARTINEZ FERNANDO JESUS" w:date="2026-08-14T08:46:00Z">
              <w:r w:rsidDel="0063486C">
                <w:delText>Autocomplete</w:delText>
              </w:r>
              <w:commentRangeEnd w:id="3266"/>
              <w:r w:rsidR="00C605EC" w:rsidDel="0063486C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3266"/>
              </w:r>
            </w:del>
          </w:p>
          <w:p w14:paraId="10D2248E" w14:textId="535A061D" w:rsidR="00E96410" w:rsidDel="0063486C" w:rsidRDefault="00E96410" w:rsidP="00DF730E">
            <w:pPr>
              <w:rPr>
                <w:del w:id="3268" w:author="OLIVARES MARTINEZ FERNANDO JESUS" w:date="2026-08-14T08:46:00Z"/>
              </w:rPr>
            </w:pPr>
            <w:del w:id="3269" w:author="OLIVARES MARTINEZ FERNANDO JESUS" w:date="2026-08-14T08:46:00Z">
              <w:r w:rsidDel="0063486C">
                <w:rPr>
                  <w:rFonts w:cs="Arial"/>
                </w:rPr>
                <w:delText>Campo de texto libre</w:delText>
              </w:r>
              <w:r w:rsidRPr="00A274D9" w:rsidDel="0063486C">
                <w:rPr>
                  <w:rFonts w:cs="Arial"/>
                </w:rPr>
                <w:delText xml:space="preserve"> con búsqueda del código de l</w:delText>
              </w:r>
              <w:r w:rsidDel="0063486C">
                <w:rPr>
                  <w:rFonts w:cs="Arial"/>
                </w:rPr>
                <w:delText>as voces en el sistema.</w:delText>
              </w:r>
            </w:del>
          </w:p>
        </w:tc>
        <w:tc>
          <w:tcPr>
            <w:tcW w:w="0" w:type="auto"/>
          </w:tcPr>
          <w:p w14:paraId="68D12683" w14:textId="58CF790F" w:rsidR="00E96410" w:rsidDel="0063486C" w:rsidRDefault="00E96410" w:rsidP="00DF730E">
            <w:pPr>
              <w:rPr>
                <w:del w:id="3270" w:author="OLIVARES MARTINEZ FERNANDO JESUS" w:date="2026-08-14T08:46:00Z"/>
              </w:rPr>
            </w:pPr>
            <w:del w:id="3271" w:author="OLIVARES MARTINEZ FERNANDO JESUS" w:date="2026-08-14T08:46:00Z">
              <w:r w:rsidDel="0063486C">
                <w:delText>SIA_DAT_VOZ</w:delText>
              </w:r>
            </w:del>
          </w:p>
          <w:p w14:paraId="3ABF6202" w14:textId="1DDB132B" w:rsidR="00E96410" w:rsidDel="0063486C" w:rsidRDefault="00E96410" w:rsidP="00DF730E">
            <w:pPr>
              <w:rPr>
                <w:del w:id="3272" w:author="OLIVARES MARTINEZ FERNANDO JESUS" w:date="2026-08-14T08:46:00Z"/>
              </w:rPr>
            </w:pPr>
            <w:commentRangeStart w:id="3273"/>
            <w:del w:id="3274" w:author="OLIVARES MARTINEZ FERNANDO JESUS" w:date="2026-08-14T08:46:00Z">
              <w:r w:rsidDel="0063486C">
                <w:delText>CODIGO LIKE ‘%Codigo%’</w:delText>
              </w:r>
              <w:commentRangeEnd w:id="3273"/>
              <w:r w:rsidR="00C605EC" w:rsidDel="0063486C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3273"/>
              </w:r>
            </w:del>
          </w:p>
          <w:p w14:paraId="5B1FA836" w14:textId="3FA9640C" w:rsidR="00E96410" w:rsidDel="0063486C" w:rsidRDefault="00E96410" w:rsidP="00DF730E">
            <w:pPr>
              <w:rPr>
                <w:del w:id="3275" w:author="OLIVARES MARTINEZ FERNANDO JESUS" w:date="2026-08-14T08:46:00Z"/>
              </w:rPr>
            </w:pPr>
            <w:commentRangeStart w:id="3276"/>
            <w:del w:id="3277" w:author="OLIVARES MARTINEZ FERNANDO JESUS" w:date="2026-08-14T08:46:00Z">
              <w:r w:rsidDel="0063486C">
                <w:delText>No sensitivo con mayúscula/minúscula</w:delText>
              </w:r>
              <w:commentRangeEnd w:id="3276"/>
              <w:r w:rsidR="00C605EC" w:rsidDel="0063486C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3276"/>
              </w:r>
            </w:del>
          </w:p>
        </w:tc>
      </w:tr>
      <w:tr w:rsidR="00E96410" w:rsidDel="0063486C" w14:paraId="5691304A" w14:textId="6CC37C4B" w:rsidTr="00DF730E">
        <w:trPr>
          <w:del w:id="3278" w:author="OLIVARES MARTINEZ FERNANDO JESUS" w:date="2026-08-14T08:46:00Z"/>
        </w:trPr>
        <w:tc>
          <w:tcPr>
            <w:tcW w:w="0" w:type="auto"/>
          </w:tcPr>
          <w:p w14:paraId="54B85D41" w14:textId="41125CE4" w:rsidR="00E96410" w:rsidDel="0063486C" w:rsidRDefault="00E96410" w:rsidP="00DF730E">
            <w:pPr>
              <w:rPr>
                <w:del w:id="3279" w:author="OLIVARES MARTINEZ FERNANDO JESUS" w:date="2026-08-14T08:46:00Z"/>
              </w:rPr>
            </w:pPr>
            <w:del w:id="3280" w:author="OLIVARES MARTINEZ FERNANDO JESUS" w:date="2026-08-14T08:46:00Z">
              <w:r w:rsidRPr="00C259F8" w:rsidDel="0063486C">
                <w:delText>Descripción</w:delText>
              </w:r>
            </w:del>
          </w:p>
        </w:tc>
        <w:tc>
          <w:tcPr>
            <w:tcW w:w="0" w:type="auto"/>
          </w:tcPr>
          <w:p w14:paraId="3FDE7489" w14:textId="78827768" w:rsidR="00E96410" w:rsidDel="0063486C" w:rsidRDefault="00E96410" w:rsidP="00DF730E">
            <w:pPr>
              <w:rPr>
                <w:del w:id="3281" w:author="OLIVARES MARTINEZ FERNANDO JESUS" w:date="2026-08-14T08:46:00Z"/>
                <w:lang w:val="es-ES_tradnl"/>
              </w:rPr>
            </w:pPr>
            <w:del w:id="3282" w:author="OLIVARES MARTINEZ FERNANDO JESUS" w:date="2026-08-14T08:46:00Z">
              <w:r w:rsidRPr="00C259F8" w:rsidDel="0063486C">
                <w:rPr>
                  <w:lang w:val="es-ES_tradnl"/>
                </w:rPr>
                <w:delText>Input Text Alfanumérico.</w:delText>
              </w:r>
              <w:r w:rsidDel="0063486C">
                <w:rPr>
                  <w:lang w:val="es-ES_tradnl"/>
                </w:rPr>
                <w:delText xml:space="preserve"> </w:delText>
              </w:r>
              <w:commentRangeStart w:id="3283"/>
              <w:r w:rsidRPr="00C259F8" w:rsidDel="0063486C">
                <w:rPr>
                  <w:lang w:val="es-ES_tradnl"/>
                </w:rPr>
                <w:delText>Búsqueda parcial o por coincidencias en el texto descriptivo de la voz.</w:delText>
              </w:r>
              <w:commentRangeEnd w:id="3283"/>
              <w:r w:rsidR="00C605EC" w:rsidDel="0063486C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3283"/>
              </w:r>
            </w:del>
          </w:p>
        </w:tc>
        <w:tc>
          <w:tcPr>
            <w:tcW w:w="0" w:type="auto"/>
          </w:tcPr>
          <w:p w14:paraId="54297127" w14:textId="0F2B977B" w:rsidR="00E96410" w:rsidDel="0063486C" w:rsidRDefault="00E96410" w:rsidP="00DF730E">
            <w:pPr>
              <w:rPr>
                <w:del w:id="3284" w:author="OLIVARES MARTINEZ FERNANDO JESUS" w:date="2026-08-14T08:46:00Z"/>
              </w:rPr>
            </w:pPr>
            <w:del w:id="3285" w:author="OLIVARES MARTINEZ FERNANDO JESUS" w:date="2026-08-14T08:46:00Z">
              <w:r w:rsidDel="0063486C">
                <w:delText>SIA_DAT_VOZ</w:delText>
              </w:r>
            </w:del>
          </w:p>
          <w:p w14:paraId="54E6C6A6" w14:textId="553CBE67" w:rsidR="00E96410" w:rsidDel="0063486C" w:rsidRDefault="00E96410" w:rsidP="00DF730E">
            <w:pPr>
              <w:rPr>
                <w:del w:id="3286" w:author="OLIVARES MARTINEZ FERNANDO JESUS" w:date="2026-08-14T08:46:00Z"/>
              </w:rPr>
            </w:pPr>
            <w:del w:id="3287" w:author="OLIVARES MARTINEZ FERNANDO JESUS" w:date="2026-08-14T08:46:00Z">
              <w:r w:rsidDel="0063486C">
                <w:delText>DESCRIPCION LIKE '%Descripcion%</w:delText>
              </w:r>
            </w:del>
          </w:p>
          <w:p w14:paraId="345FB435" w14:textId="402BD627" w:rsidR="00E96410" w:rsidDel="0063486C" w:rsidRDefault="00E96410" w:rsidP="00DF730E">
            <w:pPr>
              <w:rPr>
                <w:del w:id="3288" w:author="OLIVARES MARTINEZ FERNANDO JESUS" w:date="2026-08-14T08:46:00Z"/>
              </w:rPr>
            </w:pPr>
            <w:del w:id="3289" w:author="OLIVARES MARTINEZ FERNANDO JESUS" w:date="2026-08-14T08:46:00Z">
              <w:r w:rsidDel="0063486C">
                <w:delText>No sensitivo con mayúscula/minúscula.</w:delText>
              </w:r>
            </w:del>
          </w:p>
        </w:tc>
      </w:tr>
      <w:tr w:rsidR="00E96410" w:rsidDel="0063486C" w14:paraId="410E5CBA" w14:textId="5ACA5AA0" w:rsidTr="00DF730E">
        <w:trPr>
          <w:del w:id="3290" w:author="OLIVARES MARTINEZ FERNANDO JESUS" w:date="2026-08-14T08:46:00Z"/>
        </w:trPr>
        <w:tc>
          <w:tcPr>
            <w:tcW w:w="0" w:type="auto"/>
          </w:tcPr>
          <w:p w14:paraId="1AF67B53" w14:textId="22843931" w:rsidR="00E96410" w:rsidDel="0063486C" w:rsidRDefault="00E96410" w:rsidP="00DF730E">
            <w:pPr>
              <w:rPr>
                <w:del w:id="3291" w:author="OLIVARES MARTINEZ FERNANDO JESUS" w:date="2026-08-14T08:46:00Z"/>
              </w:rPr>
            </w:pPr>
            <w:del w:id="3292" w:author="OLIVARES MARTINEZ FERNANDO JESUS" w:date="2026-08-14T08:46:00Z">
              <w:r w:rsidRPr="00C259F8" w:rsidDel="0063486C">
                <w:delText>Tipo de Voz</w:delText>
              </w:r>
            </w:del>
          </w:p>
        </w:tc>
        <w:tc>
          <w:tcPr>
            <w:tcW w:w="0" w:type="auto"/>
          </w:tcPr>
          <w:p w14:paraId="7CE5DCF7" w14:textId="4592CEAA" w:rsidR="00E96410" w:rsidDel="0063486C" w:rsidRDefault="00E96410" w:rsidP="00DF730E">
            <w:pPr>
              <w:rPr>
                <w:del w:id="3293" w:author="OLIVARES MARTINEZ FERNANDO JESUS" w:date="2026-08-14T08:46:00Z"/>
                <w:lang w:val="es-ES_tradnl"/>
              </w:rPr>
            </w:pPr>
            <w:del w:id="3294" w:author="OLIVARES MARTINEZ FERNANDO JESUS" w:date="2026-08-14T08:46:00Z">
              <w:r w:rsidRPr="00C259F8" w:rsidDel="0063486C">
                <w:rPr>
                  <w:lang w:val="es-ES_tradnl"/>
                </w:rPr>
                <w:delText>Selector / Dropdown.</w:delText>
              </w:r>
              <w:r w:rsidDel="0063486C">
                <w:rPr>
                  <w:lang w:val="es-ES_tradnl"/>
                </w:rPr>
                <w:delText xml:space="preserve"> </w:delText>
              </w:r>
              <w:r w:rsidRPr="00C259F8" w:rsidDel="0063486C">
                <w:rPr>
                  <w:lang w:val="es-ES_tradnl"/>
                </w:rPr>
                <w:delText>Permite filtrar las voces según su tipología (Sección, Organismo, Cuerpo, Escala, Vicisitud).</w:delText>
              </w:r>
            </w:del>
          </w:p>
        </w:tc>
        <w:tc>
          <w:tcPr>
            <w:tcW w:w="0" w:type="auto"/>
          </w:tcPr>
          <w:p w14:paraId="195AEA51" w14:textId="240D79FA" w:rsidR="00E96410" w:rsidDel="0063486C" w:rsidRDefault="00E96410" w:rsidP="00DF730E">
            <w:pPr>
              <w:rPr>
                <w:del w:id="3295" w:author="OLIVARES MARTINEZ FERNANDO JESUS" w:date="2026-08-14T08:46:00Z"/>
              </w:rPr>
            </w:pPr>
            <w:del w:id="3296" w:author="OLIVARES MARTINEZ FERNANDO JESUS" w:date="2026-08-14T08:46:00Z">
              <w:r w:rsidDel="0063486C">
                <w:delText>SIA_DAT_VOZ</w:delText>
              </w:r>
            </w:del>
          </w:p>
          <w:p w14:paraId="4FDBDF32" w14:textId="2C0F1CA3" w:rsidR="00E96410" w:rsidDel="0063486C" w:rsidRDefault="00E96410" w:rsidP="00DF730E">
            <w:pPr>
              <w:rPr>
                <w:del w:id="3297" w:author="OLIVARES MARTINEZ FERNANDO JESUS" w:date="2026-08-14T08:46:00Z"/>
              </w:rPr>
            </w:pPr>
            <w:del w:id="3298" w:author="OLIVARES MARTINEZ FERNANDO JESUS" w:date="2026-08-14T08:46:00Z">
              <w:r w:rsidDel="0063486C">
                <w:delText>ID_TIPO_VOZ = :idTipoVoz</w:delText>
              </w:r>
            </w:del>
          </w:p>
        </w:tc>
      </w:tr>
      <w:tr w:rsidR="00E96410" w:rsidRPr="00294768" w:rsidDel="0063486C" w14:paraId="528CFEE5" w14:textId="7BD49CD5" w:rsidTr="00DF730E">
        <w:trPr>
          <w:del w:id="3299" w:author="OLIVARES MARTINEZ FERNANDO JESUS" w:date="2026-08-14T08:46:00Z"/>
        </w:trPr>
        <w:tc>
          <w:tcPr>
            <w:tcW w:w="0" w:type="auto"/>
          </w:tcPr>
          <w:p w14:paraId="5F08240F" w14:textId="20039BEC" w:rsidR="00E96410" w:rsidRPr="00C259F8" w:rsidDel="0063486C" w:rsidRDefault="00E96410" w:rsidP="00DF730E">
            <w:pPr>
              <w:rPr>
                <w:del w:id="3300" w:author="OLIVARES MARTINEZ FERNANDO JESUS" w:date="2026-08-14T08:46:00Z"/>
              </w:rPr>
            </w:pPr>
            <w:del w:id="3301" w:author="OLIVARES MARTINEZ FERNANDO JESUS" w:date="2026-08-14T08:46:00Z">
              <w:r w:rsidRPr="00B9567B" w:rsidDel="0063486C">
                <w:delText>Indicador BOE</w:delText>
              </w:r>
            </w:del>
          </w:p>
        </w:tc>
        <w:tc>
          <w:tcPr>
            <w:tcW w:w="0" w:type="auto"/>
          </w:tcPr>
          <w:p w14:paraId="565C4125" w14:textId="45816083" w:rsidR="00E96410" w:rsidRPr="00C259F8" w:rsidDel="0063486C" w:rsidRDefault="00E96410" w:rsidP="00DF730E">
            <w:pPr>
              <w:rPr>
                <w:del w:id="3302" w:author="OLIVARES MARTINEZ FERNANDO JESUS" w:date="2026-08-14T08:46:00Z"/>
                <w:lang w:val="es-ES_tradnl"/>
              </w:rPr>
            </w:pPr>
            <w:del w:id="3303" w:author="OLIVARES MARTINEZ FERNANDO JESUS" w:date="2026-08-14T08:46:00Z">
              <w:r w:rsidRPr="00B9567B" w:rsidDel="0063486C">
                <w:rPr>
                  <w:lang w:val="es-ES_tradnl"/>
                </w:rPr>
                <w:delText>Checkbox / Switch Numérico.</w:delText>
              </w:r>
              <w:r w:rsidDel="0063486C">
                <w:rPr>
                  <w:lang w:val="es-ES_tradnl"/>
                </w:rPr>
                <w:delText xml:space="preserve"> </w:delText>
              </w:r>
              <w:r w:rsidRPr="00B9567B" w:rsidDel="0063486C">
                <w:rPr>
                  <w:lang w:val="es-ES_tradnl"/>
                </w:rPr>
                <w:delText>Determina si la voz es de publicación en el BOE</w:delText>
              </w:r>
            </w:del>
          </w:p>
        </w:tc>
        <w:tc>
          <w:tcPr>
            <w:tcW w:w="0" w:type="auto"/>
          </w:tcPr>
          <w:p w14:paraId="2C3BFF49" w14:textId="4B52A02B" w:rsidR="00E96410" w:rsidDel="0063486C" w:rsidRDefault="00E96410" w:rsidP="00DF730E">
            <w:pPr>
              <w:rPr>
                <w:del w:id="3304" w:author="OLIVARES MARTINEZ FERNANDO JESUS" w:date="2026-08-14T08:46:00Z"/>
              </w:rPr>
            </w:pPr>
            <w:del w:id="3305" w:author="OLIVARES MARTINEZ FERNANDO JESUS" w:date="2026-08-14T08:46:00Z">
              <w:r w:rsidDel="0063486C">
                <w:delText>SIA_DAT_VOZ</w:delText>
              </w:r>
            </w:del>
          </w:p>
          <w:p w14:paraId="14BD5B01" w14:textId="52004283" w:rsidR="00E96410" w:rsidRPr="00C53AAC" w:rsidDel="0063486C" w:rsidRDefault="00E96410" w:rsidP="00DF730E">
            <w:pPr>
              <w:rPr>
                <w:del w:id="3306" w:author="OLIVARES MARTINEZ FERNANDO JESUS" w:date="2026-08-14T08:46:00Z"/>
                <w:rPrChange w:id="3307" w:author="OLIVARES MARTINEZ FERNANDO JESUS" w:date="2026-08-17T08:46:00Z">
                  <w:rPr>
                    <w:del w:id="3308" w:author="OLIVARES MARTINEZ FERNANDO JESUS" w:date="2026-08-14T08:46:00Z"/>
                    <w:lang w:val="en-US"/>
                  </w:rPr>
                </w:rPrChange>
              </w:rPr>
            </w:pPr>
            <w:del w:id="3309" w:author="OLIVARES MARTINEZ FERNANDO JESUS" w:date="2026-08-14T08:46:00Z">
              <w:r w:rsidRPr="00C53AAC" w:rsidDel="0063486C">
                <w:rPr>
                  <w:rPrChange w:id="3310" w:author="OLIVARES MARTINEZ FERNANDO JESUS" w:date="2026-08-17T08:46:00Z">
                    <w:rPr>
                      <w:lang w:val="en-US"/>
                    </w:rPr>
                  </w:rPrChange>
                </w:rPr>
                <w:delText>IND_BOE = :indBoe</w:delText>
              </w:r>
            </w:del>
          </w:p>
          <w:p w14:paraId="3F58F3C7" w14:textId="0F6048C6" w:rsidR="00E96410" w:rsidRPr="00C53AAC" w:rsidDel="0063486C" w:rsidRDefault="00E96410" w:rsidP="00DF730E">
            <w:pPr>
              <w:rPr>
                <w:del w:id="3311" w:author="OLIVARES MARTINEZ FERNANDO JESUS" w:date="2026-08-14T08:46:00Z"/>
                <w:rPrChange w:id="3312" w:author="OLIVARES MARTINEZ FERNANDO JESUS" w:date="2026-08-17T08:46:00Z">
                  <w:rPr>
                    <w:del w:id="3313" w:author="OLIVARES MARTINEZ FERNANDO JESUS" w:date="2026-08-14T08:46:00Z"/>
                    <w:lang w:val="en-US"/>
                  </w:rPr>
                </w:rPrChange>
              </w:rPr>
            </w:pPr>
            <w:del w:id="3314" w:author="OLIVARES MARTINEZ FERNANDO JESUS" w:date="2026-08-14T08:46:00Z">
              <w:r w:rsidRPr="00C53AAC" w:rsidDel="0063486C">
                <w:rPr>
                  <w:rPrChange w:id="3315" w:author="OLIVARES MARTINEZ FERNANDO JESUS" w:date="2026-08-17T08:46:00Z">
                    <w:rPr>
                      <w:lang w:val="en-US"/>
                    </w:rPr>
                  </w:rPrChange>
                </w:rPr>
                <w:delText>(NUMBER(1,0) No nulo).</w:delText>
              </w:r>
            </w:del>
          </w:p>
        </w:tc>
      </w:tr>
      <w:tr w:rsidR="00E96410" w:rsidDel="0063486C" w14:paraId="16390BCC" w14:textId="04024E24" w:rsidTr="00DF730E">
        <w:trPr>
          <w:del w:id="3316" w:author="OLIVARES MARTINEZ FERNANDO JESUS" w:date="2026-08-14T08:46:00Z"/>
        </w:trPr>
        <w:tc>
          <w:tcPr>
            <w:tcW w:w="0" w:type="auto"/>
          </w:tcPr>
          <w:p w14:paraId="061B7CB9" w14:textId="26918D78" w:rsidR="00E96410" w:rsidRPr="00C259F8" w:rsidDel="0063486C" w:rsidRDefault="00E96410" w:rsidP="00DF730E">
            <w:pPr>
              <w:rPr>
                <w:del w:id="3317" w:author="OLIVARES MARTINEZ FERNANDO JESUS" w:date="2026-08-14T08:46:00Z"/>
              </w:rPr>
            </w:pPr>
            <w:commentRangeStart w:id="3318"/>
            <w:del w:id="3319" w:author="OLIVARES MARTINEZ FERNANDO JESUS" w:date="2026-08-14T08:46:00Z">
              <w:r w:rsidRPr="00B9567B" w:rsidDel="0063486C">
                <w:delText>Número Orden</w:delText>
              </w:r>
            </w:del>
          </w:p>
        </w:tc>
        <w:tc>
          <w:tcPr>
            <w:tcW w:w="0" w:type="auto"/>
          </w:tcPr>
          <w:p w14:paraId="678C7D67" w14:textId="38ECF243" w:rsidR="00E96410" w:rsidRPr="00B9567B" w:rsidDel="0063486C" w:rsidRDefault="00E96410" w:rsidP="00DF730E">
            <w:pPr>
              <w:rPr>
                <w:del w:id="3320" w:author="OLIVARES MARTINEZ FERNANDO JESUS" w:date="2026-08-14T08:46:00Z"/>
                <w:u w:val="single"/>
                <w:lang w:val="es-ES_tradnl"/>
              </w:rPr>
            </w:pPr>
            <w:del w:id="3321" w:author="OLIVARES MARTINEZ FERNANDO JESUS" w:date="2026-08-14T08:46:00Z">
              <w:r w:rsidRPr="00B9567B" w:rsidDel="0063486C">
                <w:rPr>
                  <w:lang w:val="es-ES_tradnl"/>
                </w:rPr>
                <w:delText>Input Numérico (NUMBER(4,0)).</w:delText>
              </w:r>
              <w:r w:rsidDel="0063486C">
                <w:rPr>
                  <w:lang w:val="es-ES_tradnl"/>
                </w:rPr>
                <w:delText xml:space="preserve"> </w:delText>
              </w:r>
              <w:r w:rsidRPr="00B9567B" w:rsidDel="0063486C">
                <w:rPr>
                  <w:lang w:val="es-ES_tradnl"/>
                </w:rPr>
                <w:delText>Posición o número de orden asignado a la voz</w:delText>
              </w:r>
              <w:r w:rsidDel="0063486C">
                <w:rPr>
                  <w:lang w:val="es-ES_tradnl"/>
                </w:rPr>
                <w:delText>.</w:delText>
              </w:r>
            </w:del>
          </w:p>
        </w:tc>
        <w:tc>
          <w:tcPr>
            <w:tcW w:w="0" w:type="auto"/>
          </w:tcPr>
          <w:p w14:paraId="13B3BB1A" w14:textId="4F81FB86" w:rsidR="00E96410" w:rsidDel="0063486C" w:rsidRDefault="00E96410" w:rsidP="00DF730E">
            <w:pPr>
              <w:rPr>
                <w:del w:id="3322" w:author="OLIVARES MARTINEZ FERNANDO JESUS" w:date="2026-08-14T08:46:00Z"/>
              </w:rPr>
            </w:pPr>
            <w:del w:id="3323" w:author="OLIVARES MARTINEZ FERNANDO JESUS" w:date="2026-08-14T08:46:00Z">
              <w:r w:rsidDel="0063486C">
                <w:delText>SIA_DAT_VOZ</w:delText>
              </w:r>
            </w:del>
          </w:p>
          <w:p w14:paraId="711D9063" w14:textId="7516BA9F" w:rsidR="00E96410" w:rsidDel="0063486C" w:rsidRDefault="00E96410" w:rsidP="00DF730E">
            <w:pPr>
              <w:rPr>
                <w:del w:id="3324" w:author="OLIVARES MARTINEZ FERNANDO JESUS" w:date="2026-08-14T08:46:00Z"/>
              </w:rPr>
            </w:pPr>
            <w:del w:id="3325" w:author="OLIVARES MARTINEZ FERNANDO JESUS" w:date="2026-08-14T08:46:00Z">
              <w:r w:rsidDel="0063486C">
                <w:delText xml:space="preserve">NUM_ORDEN = :numOrden </w:delText>
              </w:r>
              <w:commentRangeEnd w:id="3318"/>
              <w:r w:rsidR="00C605EC" w:rsidDel="0063486C">
                <w:rPr>
                  <w:rStyle w:val="Refdecomentario"/>
                  <w:rFonts w:asciiTheme="minorHAnsi" w:eastAsiaTheme="minorHAnsi" w:hAnsiTheme="minorHAnsi" w:cstheme="minorBidi"/>
                  <w:lang w:eastAsia="en-US"/>
                </w:rPr>
                <w:commentReference w:id="3318"/>
              </w:r>
            </w:del>
          </w:p>
        </w:tc>
      </w:tr>
      <w:tr w:rsidR="00E96410" w:rsidDel="0063486C" w14:paraId="3E8AB71E" w14:textId="0730B737" w:rsidTr="00DF730E">
        <w:trPr>
          <w:del w:id="3326" w:author="OLIVARES MARTINEZ FERNANDO JESUS" w:date="2026-08-14T08:46:00Z"/>
        </w:trPr>
        <w:tc>
          <w:tcPr>
            <w:tcW w:w="0" w:type="auto"/>
          </w:tcPr>
          <w:p w14:paraId="25863EE4" w14:textId="677C6F9A" w:rsidR="00E96410" w:rsidDel="0063486C" w:rsidRDefault="00E96410" w:rsidP="00DF730E">
            <w:pPr>
              <w:rPr>
                <w:del w:id="3327" w:author="OLIVARES MARTINEZ FERNANDO JESUS" w:date="2026-08-14T08:46:00Z"/>
              </w:rPr>
            </w:pPr>
            <w:del w:id="3328" w:author="OLIVARES MARTINEZ FERNANDO JESUS" w:date="2026-08-14T08:46:00Z">
              <w:r w:rsidDel="0063486C">
                <w:delText>Indicador</w:delText>
              </w:r>
              <w:r w:rsidRPr="00C259F8" w:rsidDel="0063486C">
                <w:delText xml:space="preserve"> Activo</w:delText>
              </w:r>
            </w:del>
          </w:p>
        </w:tc>
        <w:tc>
          <w:tcPr>
            <w:tcW w:w="0" w:type="auto"/>
          </w:tcPr>
          <w:p w14:paraId="2A2789FF" w14:textId="2BD24D73" w:rsidR="00E96410" w:rsidDel="0063486C" w:rsidRDefault="00E96410" w:rsidP="00DF730E">
            <w:pPr>
              <w:rPr>
                <w:del w:id="3329" w:author="OLIVARES MARTINEZ FERNANDO JESUS" w:date="2026-08-14T08:46:00Z"/>
                <w:lang w:val="es-ES_tradnl"/>
              </w:rPr>
            </w:pPr>
            <w:del w:id="3330" w:author="OLIVARES MARTINEZ FERNANDO JESUS" w:date="2026-08-14T08:46:00Z">
              <w:r w:rsidRPr="00B9567B" w:rsidDel="0063486C">
                <w:rPr>
                  <w:lang w:val="es-ES_tradnl"/>
                </w:rPr>
                <w:delText>Oculto / Autocompletado.</w:delText>
              </w:r>
              <w:r w:rsidDel="0063486C">
                <w:rPr>
                  <w:lang w:val="es-ES_tradnl"/>
                </w:rPr>
                <w:delText xml:space="preserve"> </w:delText>
              </w:r>
              <w:r w:rsidRPr="00B9567B" w:rsidDel="0063486C">
                <w:rPr>
                  <w:lang w:val="es-ES_tradnl"/>
                </w:rPr>
                <w:delText>Estado de alta por defecto en la creación del registro.</w:delText>
              </w:r>
            </w:del>
          </w:p>
        </w:tc>
        <w:tc>
          <w:tcPr>
            <w:tcW w:w="0" w:type="auto"/>
          </w:tcPr>
          <w:p w14:paraId="49E5B4F5" w14:textId="28C8EC46" w:rsidR="00E96410" w:rsidDel="0063486C" w:rsidRDefault="00E96410" w:rsidP="00DF730E">
            <w:pPr>
              <w:rPr>
                <w:del w:id="3331" w:author="OLIVARES MARTINEZ FERNANDO JESUS" w:date="2026-08-14T08:46:00Z"/>
              </w:rPr>
            </w:pPr>
            <w:del w:id="3332" w:author="OLIVARES MARTINEZ FERNANDO JESUS" w:date="2026-08-14T08:46:00Z">
              <w:r w:rsidDel="0063486C">
                <w:delText>SIA_DAT_VOZ</w:delText>
              </w:r>
            </w:del>
          </w:p>
          <w:p w14:paraId="0C5BF320" w14:textId="3DF1FAD6" w:rsidR="00E96410" w:rsidDel="0063486C" w:rsidRDefault="00E96410" w:rsidP="00DF730E">
            <w:pPr>
              <w:rPr>
                <w:del w:id="3333" w:author="OLIVARES MARTINEZ FERNANDO JESUS" w:date="2026-08-14T08:46:00Z"/>
              </w:rPr>
            </w:pPr>
            <w:del w:id="3334" w:author="OLIVARES MARTINEZ FERNANDO JESUS" w:date="2026-08-14T08:46:00Z">
              <w:r w:rsidDel="0063486C">
                <w:delText>IND_ACTIVO = 1</w:delText>
              </w:r>
            </w:del>
          </w:p>
        </w:tc>
      </w:tr>
    </w:tbl>
    <w:p w14:paraId="114AFE21" w14:textId="77777777" w:rsidR="00E96410" w:rsidRDefault="00E96410" w:rsidP="00E96410">
      <w:pPr>
        <w:rPr>
          <w:ins w:id="3335" w:author="BERNARDO MONJAS GEMA" w:date="2026-05-27T20:11:00Z"/>
        </w:rPr>
      </w:pPr>
    </w:p>
    <w:p w14:paraId="7E565D7B" w14:textId="5FB5B27A" w:rsidR="0063486C" w:rsidRDefault="0063486C" w:rsidP="0063486C">
      <w:pPr>
        <w:rPr>
          <w:ins w:id="3336" w:author="OLIVARES MARTINEZ FERNANDO JESUS" w:date="2026-08-14T08:47:00Z"/>
          <w:b/>
          <w:u w:val="single"/>
          <w:lang w:val="es-ES_tradnl"/>
        </w:rPr>
      </w:pPr>
      <w:ins w:id="3337" w:author="OLIVARES MARTINEZ FERNANDO JESUS" w:date="2026-08-14T08:47:00Z">
        <w:r w:rsidRPr="00752F16">
          <w:rPr>
            <w:b/>
            <w:u w:val="single"/>
            <w:lang w:val="es-ES_tradnl"/>
          </w:rPr>
          <w:t xml:space="preserve">Validar datos </w:t>
        </w:r>
      </w:ins>
      <w:ins w:id="3338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524D3ACF" w14:textId="2C5BB440" w:rsidR="0063486C" w:rsidRDefault="0063486C" w:rsidP="0063486C">
      <w:pPr>
        <w:spacing w:after="160" w:line="259" w:lineRule="auto"/>
        <w:rPr>
          <w:ins w:id="3339" w:author="OLIVARES MARTINEZ FERNANDO JESUS" w:date="2026-08-14T08:47:00Z"/>
          <w:lang w:val="es-ES_tradnl"/>
        </w:rPr>
      </w:pPr>
      <w:ins w:id="3340" w:author="OLIVARES MARTINEZ FERNANDO JESUS" w:date="2026-08-14T08:47:00Z">
        <w:r>
          <w:rPr>
            <w:lang w:val="es-ES_tradnl"/>
          </w:rPr>
          <w:t xml:space="preserve">Se llevarán a cabo las mismas validaciones que en el proceso de Alta de </w:t>
        </w:r>
      </w:ins>
      <w:ins w:id="3341" w:author="OLIVARES MARTINEZ FERNANDO JESUS" w:date="2026-09-01T10:02:00Z">
        <w:r w:rsidR="00EA4C3E">
          <w:rPr>
            <w:lang w:val="es-ES_tradnl"/>
          </w:rPr>
          <w:t>CIO</w:t>
        </w:r>
      </w:ins>
      <w:ins w:id="3342" w:author="OLIVARES MARTINEZ FERNANDO JESUS" w:date="2026-08-14T08:47:00Z">
        <w:r>
          <w:rPr>
            <w:lang w:val="es-ES_tradnl"/>
          </w:rPr>
          <w:t>.</w:t>
        </w:r>
      </w:ins>
    </w:p>
    <w:p w14:paraId="77D6032B" w14:textId="52E3A96B" w:rsidR="0063486C" w:rsidRDefault="0063486C" w:rsidP="0063486C">
      <w:pPr>
        <w:spacing w:after="160" w:line="259" w:lineRule="auto"/>
        <w:rPr>
          <w:ins w:id="3343" w:author="OLIVARES MARTINEZ FERNANDO JESUS" w:date="2026-08-14T08:47:00Z"/>
        </w:rPr>
      </w:pPr>
      <w:ins w:id="3344" w:author="OLIVARES MARTINEZ FERNANDO JESUS" w:date="2026-08-14T08:47:00Z">
        <w:r>
          <w:rPr>
            <w:lang w:val="es-ES_tradnl"/>
          </w:rPr>
          <w:t xml:space="preserve">Ver </w:t>
        </w:r>
        <w:r>
          <w:t>SIA</w:t>
        </w:r>
        <w:r w:rsidRPr="004D1A9D">
          <w:t>_PR</w:t>
        </w:r>
        <w:r>
          <w:t>GESDAT</w:t>
        </w:r>
      </w:ins>
      <w:ins w:id="3345" w:author="OLIVARES MARTINEZ FERNANDO JESUS" w:date="2026-09-01T12:23:00Z">
        <w:r w:rsidR="00DB1741">
          <w:t>CIO</w:t>
        </w:r>
      </w:ins>
      <w:ins w:id="3346" w:author="OLIVARES MARTINEZ FERNANDO JESUS" w:date="2026-08-14T08:47:00Z">
        <w:r>
          <w:t xml:space="preserve">02: Crear </w:t>
        </w:r>
      </w:ins>
      <w:ins w:id="3347" w:author="OLIVARES MARTINEZ FERNANDO JESUS" w:date="2026-09-01T10:02:00Z">
        <w:r w:rsidR="00EA4C3E">
          <w:t>CIO</w:t>
        </w:r>
      </w:ins>
    </w:p>
    <w:p w14:paraId="68447F01" w14:textId="3D4FAD2E" w:rsidR="0063486C" w:rsidRDefault="0063486C" w:rsidP="0063486C">
      <w:pPr>
        <w:spacing w:after="160" w:line="259" w:lineRule="auto"/>
        <w:rPr>
          <w:ins w:id="3348" w:author="OLIVARES MARTINEZ FERNANDO JESUS" w:date="2026-08-14T08:47:00Z"/>
          <w:b/>
          <w:u w:val="single"/>
          <w:lang w:val="es-ES_tradnl"/>
        </w:rPr>
      </w:pPr>
      <w:ins w:id="3349" w:author="OLIVARES MARTINEZ FERNANDO JESUS" w:date="2026-08-14T08:47:00Z">
        <w:r w:rsidRPr="00DD239C">
          <w:rPr>
            <w:b/>
            <w:u w:val="single"/>
            <w:lang w:val="es-ES_tradnl"/>
          </w:rPr>
          <w:t xml:space="preserve">Registrar </w:t>
        </w:r>
        <w:r>
          <w:rPr>
            <w:b/>
            <w:u w:val="single"/>
            <w:lang w:val="es-ES_tradnl"/>
          </w:rPr>
          <w:t xml:space="preserve">Datos </w:t>
        </w:r>
      </w:ins>
      <w:ins w:id="3350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26C94945" w14:textId="057A6F28" w:rsidR="0063486C" w:rsidRDefault="0063486C" w:rsidP="0063486C">
      <w:pPr>
        <w:spacing w:after="160" w:line="259" w:lineRule="auto"/>
        <w:rPr>
          <w:ins w:id="3351" w:author="OLIVARES MARTINEZ FERNANDO JESUS" w:date="2026-08-14T08:47:00Z"/>
          <w:lang w:val="es-ES_tradnl"/>
        </w:rPr>
      </w:pPr>
      <w:ins w:id="3352" w:author="OLIVARES MARTINEZ FERNANDO JESUS" w:date="2026-08-14T08:47:00Z">
        <w:r>
          <w:rPr>
            <w:lang w:val="es-ES_tradnl"/>
          </w:rPr>
          <w:t xml:space="preserve">Si se superan las validaciones del formulario de modificación de </w:t>
        </w:r>
      </w:ins>
      <w:ins w:id="3353" w:author="OLIVARES MARTINEZ FERNANDO JESUS" w:date="2026-09-01T10:02:00Z">
        <w:r w:rsidR="00EA4C3E">
          <w:rPr>
            <w:lang w:val="es-ES_tradnl"/>
          </w:rPr>
          <w:t>CIO</w:t>
        </w:r>
      </w:ins>
      <w:ins w:id="3354" w:author="OLIVARES MARTINEZ FERNANDO JESUS" w:date="2026-08-14T08:47:00Z">
        <w:r>
          <w:rPr>
            <w:lang w:val="es-ES_tradnl"/>
          </w:rPr>
          <w:t>, se lanzará el proceso de modificación de la definición de</w:t>
        </w:r>
      </w:ins>
      <w:ins w:id="3355" w:author="OLIVARES MARTINEZ FERNANDO JESUS" w:date="2026-08-14T08:48:00Z">
        <w:r>
          <w:rPr>
            <w:lang w:val="es-ES_tradnl"/>
          </w:rPr>
          <w:t xml:space="preserve"> </w:t>
        </w:r>
      </w:ins>
      <w:ins w:id="3356" w:author="OLIVARES MARTINEZ FERNANDO JESUS" w:date="2026-08-14T08:47:00Z">
        <w:r>
          <w:rPr>
            <w:lang w:val="es-ES_tradnl"/>
          </w:rPr>
          <w:t>l</w:t>
        </w:r>
      </w:ins>
      <w:ins w:id="3357" w:author="OLIVARES MARTINEZ FERNANDO JESUS" w:date="2026-08-14T08:48:00Z">
        <w:r>
          <w:rPr>
            <w:lang w:val="es-ES_tradnl"/>
          </w:rPr>
          <w:t>a</w:t>
        </w:r>
      </w:ins>
      <w:ins w:id="3358" w:author="OLIVARES MARTINEZ FERNANDO JESUS" w:date="2026-08-14T08:47:00Z">
        <w:r>
          <w:rPr>
            <w:lang w:val="es-ES_tradnl"/>
          </w:rPr>
          <w:t xml:space="preserve"> </w:t>
        </w:r>
      </w:ins>
      <w:ins w:id="3359" w:author="OLIVARES MARTINEZ FERNANDO JESUS" w:date="2026-09-01T10:02:00Z">
        <w:r w:rsidR="00EA4C3E">
          <w:rPr>
            <w:lang w:val="es-ES_tradnl"/>
          </w:rPr>
          <w:t>CIO</w:t>
        </w:r>
      </w:ins>
      <w:ins w:id="3360" w:author="OLIVARES MARTINEZ FERNANDO JESUS" w:date="2026-08-14T08:47:00Z">
        <w:r>
          <w:rPr>
            <w:lang w:val="es-ES_tradnl"/>
          </w:rPr>
          <w:t xml:space="preserve"> seleccionad</w:t>
        </w:r>
      </w:ins>
      <w:ins w:id="3361" w:author="OLIVARES MARTINEZ FERNANDO JESUS" w:date="2026-08-14T08:48:00Z">
        <w:r>
          <w:rPr>
            <w:lang w:val="es-ES_tradnl"/>
          </w:rPr>
          <w:t>a</w:t>
        </w:r>
      </w:ins>
      <w:ins w:id="3362" w:author="OLIVARES MARTINEZ FERNANDO JESUS" w:date="2026-08-14T08:47:00Z">
        <w:r>
          <w:rPr>
            <w:lang w:val="es-ES_tradnl"/>
          </w:rPr>
          <w:t xml:space="preserve"> (#id</w:t>
        </w:r>
      </w:ins>
      <w:ins w:id="3363" w:author="OLIVARES MARTINEZ FERNANDO JESUS" w:date="2026-09-01T10:02:00Z">
        <w:r w:rsidR="00EA4C3E">
          <w:rPr>
            <w:lang w:val="es-ES_tradnl"/>
          </w:rPr>
          <w:t>CIO</w:t>
        </w:r>
      </w:ins>
      <w:ins w:id="3364" w:author="OLIVARES MARTINEZ FERNANDO JESUS" w:date="2026-08-14T08:47:00Z">
        <w:r>
          <w:rPr>
            <w:lang w:val="es-ES_tradnl"/>
          </w:rPr>
          <w:t>) en la BBDD de SIABOD</w:t>
        </w:r>
      </w:ins>
    </w:p>
    <w:p w14:paraId="130C91DE" w14:textId="496F214A" w:rsidR="0063486C" w:rsidRDefault="0063486C" w:rsidP="0063486C">
      <w:pPr>
        <w:rPr>
          <w:ins w:id="3365" w:author="OLIVARES MARTINEZ FERNANDO JESUS" w:date="2026-08-14T08:47:00Z"/>
          <w:lang w:val="es-ES_tradnl"/>
        </w:rPr>
      </w:pPr>
      <w:ins w:id="3366" w:author="OLIVARES MARTINEZ FERNANDO JESUS" w:date="2026-08-14T08:47:00Z">
        <w:r>
          <w:rPr>
            <w:lang w:val="es-ES_tradnl"/>
          </w:rPr>
          <w:t xml:space="preserve">Se realiza la búsqueda del </w:t>
        </w:r>
      </w:ins>
      <w:ins w:id="3367" w:author="OLIVARES MARTINEZ FERNANDO JESUS" w:date="2026-09-01T12:41:00Z">
        <w:r w:rsidR="00110580">
          <w:rPr>
            <w:lang w:val="es-ES_tradnl"/>
          </w:rPr>
          <w:t>CIO</w:t>
        </w:r>
      </w:ins>
      <w:ins w:id="3368" w:author="OLIVARES MARTINEZ FERNANDO JESUS" w:date="2026-08-14T08:47:00Z">
        <w:r>
          <w:rPr>
            <w:lang w:val="es-ES_tradnl"/>
          </w:rPr>
          <w:t xml:space="preserve"> seleccionado (#</w:t>
        </w:r>
      </w:ins>
      <w:ins w:id="3369" w:author="OLIVARES MARTINEZ FERNANDO JESUS" w:date="2026-08-14T08:48:00Z">
        <w:r>
          <w:rPr>
            <w:lang w:val="es-ES_tradnl"/>
          </w:rPr>
          <w:t>id</w:t>
        </w:r>
      </w:ins>
      <w:ins w:id="3370" w:author="OLIVARES MARTINEZ FERNANDO JESUS" w:date="2026-09-01T10:02:00Z">
        <w:r w:rsidR="00EA4C3E">
          <w:rPr>
            <w:lang w:val="es-ES_tradnl"/>
          </w:rPr>
          <w:t>CIO</w:t>
        </w:r>
      </w:ins>
      <w:ins w:id="3371" w:author="OLIVARES MARTINEZ FERNANDO JESUS" w:date="2026-08-14T08:47:00Z">
        <w:r>
          <w:rPr>
            <w:lang w:val="es-ES_tradnl"/>
          </w:rPr>
          <w:t>) en la tabla SIA_</w:t>
        </w:r>
      </w:ins>
      <w:ins w:id="3372" w:author="OLIVARES MARTINEZ FERNANDO JESUS" w:date="2026-09-01T12:41:00Z">
        <w:r w:rsidR="00110580">
          <w:rPr>
            <w:lang w:val="es-ES_tradnl"/>
          </w:rPr>
          <w:t>DAT</w:t>
        </w:r>
      </w:ins>
      <w:ins w:id="3373" w:author="OLIVARES MARTINEZ FERNANDO JESUS" w:date="2026-08-14T08:47:00Z">
        <w:r>
          <w:rPr>
            <w:lang w:val="es-ES_tradnl"/>
          </w:rPr>
          <w:t>_</w:t>
        </w:r>
      </w:ins>
      <w:ins w:id="3374" w:author="OLIVARES MARTINEZ FERNANDO JESUS" w:date="2026-09-01T12:41:00Z">
        <w:r w:rsidR="00110580">
          <w:rPr>
            <w:lang w:val="es-ES_tradnl"/>
          </w:rPr>
          <w:t>CIO</w:t>
        </w:r>
      </w:ins>
      <w:ins w:id="3375" w:author="OLIVARES MARTINEZ FERNANDO JESUS" w:date="2026-08-14T08:47:00Z">
        <w:r>
          <w:rPr>
            <w:lang w:val="es-ES_tradnl"/>
          </w:rPr>
          <w:t>: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63486C" w:rsidRPr="00572FB3" w14:paraId="3AE6B29F" w14:textId="77777777" w:rsidTr="006821D2">
        <w:trPr>
          <w:ins w:id="3376" w:author="OLIVARES MARTINEZ FERNANDO JESUS" w:date="2026-08-14T08:47:00Z"/>
        </w:trPr>
        <w:tc>
          <w:tcPr>
            <w:tcW w:w="4390" w:type="dxa"/>
            <w:shd w:val="clear" w:color="auto" w:fill="1F4E79" w:themeFill="accent1" w:themeFillShade="80"/>
          </w:tcPr>
          <w:p w14:paraId="6444B528" w14:textId="77777777" w:rsidR="0063486C" w:rsidRPr="00572FB3" w:rsidRDefault="0063486C" w:rsidP="006821D2">
            <w:pPr>
              <w:rPr>
                <w:ins w:id="3377" w:author="OLIVARES MARTINEZ FERNANDO JESUS" w:date="2026-08-14T08:47:00Z"/>
                <w:b/>
                <w:color w:val="FFFFFF" w:themeColor="background1"/>
              </w:rPr>
            </w:pPr>
            <w:ins w:id="3378" w:author="OLIVARES MARTINEZ FERNANDO JESUS" w:date="2026-08-14T08:47:00Z">
              <w:r>
                <w:rPr>
                  <w:b/>
                  <w:color w:val="FFFFFF" w:themeColor="background1"/>
                </w:rPr>
                <w:t>Filtro</w:t>
              </w:r>
            </w:ins>
          </w:p>
        </w:tc>
      </w:tr>
      <w:tr w:rsidR="0063486C" w14:paraId="47B0809E" w14:textId="77777777" w:rsidTr="006821D2">
        <w:trPr>
          <w:ins w:id="3379" w:author="OLIVARES MARTINEZ FERNANDO JESUS" w:date="2026-08-14T08:47:00Z"/>
        </w:trPr>
        <w:tc>
          <w:tcPr>
            <w:tcW w:w="4390" w:type="dxa"/>
          </w:tcPr>
          <w:p w14:paraId="3F5F579A" w14:textId="40A55DDF" w:rsidR="0063486C" w:rsidRDefault="0063486C" w:rsidP="006821D2">
            <w:pPr>
              <w:rPr>
                <w:ins w:id="3380" w:author="OLIVARES MARTINEZ FERNANDO JESUS" w:date="2026-08-14T08:47:00Z"/>
              </w:rPr>
            </w:pPr>
            <w:ins w:id="3381" w:author="OLIVARES MARTINEZ FERNANDO JESUS" w:date="2026-08-14T08:47:00Z">
              <w:r w:rsidRPr="00EA7B24">
                <w:t>ID_</w:t>
              </w:r>
            </w:ins>
            <w:ins w:id="3382" w:author="OLIVARES MARTINEZ FERNANDO JESUS" w:date="2026-09-01T10:02:00Z">
              <w:r w:rsidR="00EA4C3E">
                <w:t>CIO</w:t>
              </w:r>
            </w:ins>
            <w:ins w:id="3383" w:author="OLIVARES MARTINEZ FERNANDO JESUS" w:date="2026-08-14T08:47:00Z">
              <w:r>
                <w:t xml:space="preserve"> = #id</w:t>
              </w:r>
            </w:ins>
            <w:ins w:id="3384" w:author="OLIVARES MARTINEZ FERNANDO JESUS" w:date="2026-09-01T10:02:00Z">
              <w:r w:rsidR="00EA4C3E">
                <w:t>CIO</w:t>
              </w:r>
            </w:ins>
          </w:p>
        </w:tc>
      </w:tr>
    </w:tbl>
    <w:p w14:paraId="594306C9" w14:textId="77777777" w:rsidR="0063486C" w:rsidRDefault="0063486C" w:rsidP="0063486C">
      <w:pPr>
        <w:rPr>
          <w:ins w:id="3385" w:author="OLIVARES MARTINEZ FERNANDO JESUS" w:date="2026-08-14T08:47:00Z"/>
          <w:lang w:val="es-ES_tradnl"/>
        </w:rPr>
      </w:pPr>
    </w:p>
    <w:p w14:paraId="7B68419B" w14:textId="0C8AEAFD" w:rsidR="0063486C" w:rsidRDefault="0063486C" w:rsidP="0063486C">
      <w:pPr>
        <w:rPr>
          <w:ins w:id="3386" w:author="OLIVARES MARTINEZ FERNANDO JESUS" w:date="2026-08-14T08:47:00Z"/>
          <w:lang w:val="es-ES_tradnl"/>
        </w:rPr>
      </w:pPr>
      <w:ins w:id="3387" w:author="OLIVARES MARTINEZ FERNANDO JESUS" w:date="2026-08-14T08:47:00Z">
        <w:r>
          <w:rPr>
            <w:lang w:val="es-ES_tradnl"/>
          </w:rPr>
          <w:t>Se registran en dich</w:t>
        </w:r>
      </w:ins>
      <w:ins w:id="3388" w:author="OLIVARES MARTINEZ FERNANDO JESUS" w:date="2026-08-14T08:48:00Z">
        <w:r>
          <w:rPr>
            <w:lang w:val="es-ES_tradnl"/>
          </w:rPr>
          <w:t>a</w:t>
        </w:r>
      </w:ins>
      <w:ins w:id="3389" w:author="OLIVARES MARTINEZ FERNANDO JESUS" w:date="2026-08-14T08:47:00Z">
        <w:r>
          <w:rPr>
            <w:lang w:val="es-ES_tradnl"/>
          </w:rPr>
          <w:t xml:space="preserve"> </w:t>
        </w:r>
      </w:ins>
      <w:ins w:id="3390" w:author="OLIVARES MARTINEZ FERNANDO JESUS" w:date="2026-09-01T10:02:00Z">
        <w:r w:rsidR="00EA4C3E">
          <w:rPr>
            <w:lang w:val="es-ES_tradnl"/>
          </w:rPr>
          <w:t>CIO</w:t>
        </w:r>
      </w:ins>
      <w:ins w:id="3391" w:author="OLIVARES MARTINEZ FERNANDO JESUS" w:date="2026-08-14T08:47:00Z">
        <w:r>
          <w:rPr>
            <w:lang w:val="es-ES_tradnl"/>
          </w:rPr>
          <w:t xml:space="preserve"> los datos informados campos del formulario de modificación de </w:t>
        </w:r>
      </w:ins>
      <w:ins w:id="3392" w:author="OLIVARES MARTINEZ FERNANDO JESUS" w:date="2026-09-01T10:02:00Z">
        <w:r w:rsidR="00EA4C3E">
          <w:rPr>
            <w:lang w:val="es-ES_tradnl"/>
          </w:rPr>
          <w:t>CIO</w:t>
        </w:r>
      </w:ins>
      <w:ins w:id="3393" w:author="OLIVARES MARTINEZ FERNANDO JESUS" w:date="2026-08-14T08:47:00Z">
        <w:r>
          <w:rPr>
            <w:lang w:val="es-ES_tradnl"/>
          </w:rPr>
          <w:t xml:space="preserve"> de la misma forma que en el proceso de Crear </w:t>
        </w:r>
      </w:ins>
      <w:ins w:id="3394" w:author="OLIVARES MARTINEZ FERNANDO JESUS" w:date="2026-09-01T10:02:00Z">
        <w:r w:rsidR="00EA4C3E">
          <w:rPr>
            <w:lang w:val="es-ES_tradnl"/>
          </w:rPr>
          <w:t>CIO</w:t>
        </w:r>
      </w:ins>
      <w:ins w:id="3395" w:author="OLIVARES MARTINEZ FERNANDO JESUS" w:date="2026-08-14T08:47:00Z">
        <w:r>
          <w:rPr>
            <w:lang w:val="es-ES_tradnl"/>
          </w:rPr>
          <w:t>.</w:t>
        </w:r>
      </w:ins>
    </w:p>
    <w:p w14:paraId="33429444" w14:textId="5F2E5548" w:rsidR="00C605EC" w:rsidDel="0063486C" w:rsidRDefault="0063486C" w:rsidP="00E96410">
      <w:pPr>
        <w:rPr>
          <w:del w:id="3396" w:author="OLIVARES MARTINEZ FERNANDO JESUS" w:date="2026-08-14T08:47:00Z"/>
        </w:rPr>
      </w:pPr>
      <w:ins w:id="3397" w:author="OLIVARES MARTINEZ FERNANDO JESUS" w:date="2026-08-14T08:47:00Z">
        <w:r>
          <w:rPr>
            <w:lang w:val="es-ES_tradnl"/>
          </w:rPr>
          <w:t xml:space="preserve">Ver </w:t>
        </w:r>
      </w:ins>
      <w:ins w:id="3398" w:author="OLIVARES MARTINEZ FERNANDO JESUS" w:date="2026-08-14T08:49:00Z">
        <w:r>
          <w:t>SIA</w:t>
        </w:r>
        <w:r w:rsidRPr="004D1A9D">
          <w:t>_PR</w:t>
        </w:r>
        <w:r>
          <w:t>GESDAT</w:t>
        </w:r>
      </w:ins>
      <w:ins w:id="3399" w:author="OLIVARES MARTINEZ FERNANDO JESUS" w:date="2026-09-01T12:29:00Z">
        <w:r w:rsidR="00DB1741">
          <w:t>CIO</w:t>
        </w:r>
      </w:ins>
      <w:ins w:id="3400" w:author="OLIVARES MARTINEZ FERNANDO JESUS" w:date="2026-08-14T08:49:00Z">
        <w:r>
          <w:t xml:space="preserve">02: Crear </w:t>
        </w:r>
      </w:ins>
      <w:ins w:id="3401" w:author="OLIVARES MARTINEZ FERNANDO JESUS" w:date="2026-09-01T10:02:00Z">
        <w:r w:rsidR="00EA4C3E">
          <w:t>CIO</w:t>
        </w:r>
      </w:ins>
      <w:ins w:id="3402" w:author="OLIVARES MARTINEZ FERNANDO JESUS" w:date="2026-08-14T08:49:00Z">
        <w:r w:rsidDel="0063486C">
          <w:t xml:space="preserve"> </w:t>
        </w:r>
      </w:ins>
      <w:ins w:id="3403" w:author="BERNARDO MONJAS GEMA" w:date="2026-05-27T20:11:00Z">
        <w:del w:id="3404" w:author="OLIVARES MARTINEZ FERNANDO JESUS" w:date="2026-08-14T08:47:00Z">
          <w:r w:rsidR="00C605EC" w:rsidDel="0063486C">
            <w:delText xml:space="preserve">Solo se podrá actualizar si no está en uso en el sistema. Una voz está en uso </w:delText>
          </w:r>
        </w:del>
      </w:ins>
      <w:ins w:id="3405" w:author="BERNARDO MONJAS GEMA" w:date="2026-05-27T20:12:00Z">
        <w:del w:id="3406" w:author="OLIVARES MARTINEZ FERNANDO JESUS" w:date="2026-08-14T08:47:00Z">
          <w:r w:rsidR="00C605EC" w:rsidDel="0063486C">
            <w:delText xml:space="preserve">cuando </w:delText>
          </w:r>
        </w:del>
      </w:ins>
      <w:ins w:id="3407" w:author="BERNARDO MONJAS GEMA" w:date="2026-05-27T20:11:00Z">
        <w:del w:id="3408" w:author="OLIVARES MARTINEZ FERNANDO JESUS" w:date="2026-08-14T08:47:00Z">
          <w:r w:rsidR="00C605EC" w:rsidDel="0063486C">
            <w:delText>es una voz de algún epígrafe o de una voz de vicisitud de una disposición</w:delText>
          </w:r>
        </w:del>
      </w:ins>
      <w:ins w:id="3409" w:author="BERNARDO MONJAS GEMA" w:date="2026-05-27T20:12:00Z">
        <w:del w:id="3410" w:author="OLIVARES MARTINEZ FERNANDO JESUS" w:date="2026-08-14T08:47:00Z">
          <w:r w:rsidR="00C605EC" w:rsidDel="0063486C">
            <w:delText>.</w:delText>
          </w:r>
        </w:del>
      </w:ins>
    </w:p>
    <w:p w14:paraId="097D3633" w14:textId="77777777" w:rsidR="0063486C" w:rsidRDefault="0063486C" w:rsidP="0063486C">
      <w:pPr>
        <w:spacing w:after="160" w:line="259" w:lineRule="auto"/>
        <w:rPr>
          <w:ins w:id="3411" w:author="OLIVARES MARTINEZ FERNANDO JESUS" w:date="2026-08-14T08:49:00Z"/>
        </w:rPr>
      </w:pPr>
    </w:p>
    <w:p w14:paraId="3FA8E399" w14:textId="791B4DC4" w:rsidR="0063486C" w:rsidRDefault="0063486C" w:rsidP="0063486C">
      <w:pPr>
        <w:spacing w:after="160" w:line="259" w:lineRule="auto"/>
        <w:rPr>
          <w:ins w:id="3412" w:author="OLIVARES MARTINEZ FERNANDO JESUS" w:date="2026-08-14T08:49:00Z"/>
        </w:rPr>
      </w:pPr>
      <w:ins w:id="3413" w:author="OLIVARES MARTINEZ FERNANDO JESUS" w:date="2026-08-14T08:49:00Z">
        <w:r>
          <w:t xml:space="preserve">Las tablas asociadas a una </w:t>
        </w:r>
      </w:ins>
      <w:ins w:id="3414" w:author="OLIVARES MARTINEZ FERNANDO JESUS" w:date="2026-09-01T10:02:00Z">
        <w:r w:rsidR="00EA4C3E">
          <w:t>CIO</w:t>
        </w:r>
      </w:ins>
      <w:ins w:id="3415" w:author="OLIVARES MARTINEZ FERNANDO JESUS" w:date="2026-08-14T08:49:00Z">
        <w:r>
          <w:t xml:space="preserve"> son:</w:t>
        </w:r>
      </w:ins>
    </w:p>
    <w:p w14:paraId="5AFA528F" w14:textId="7575F901" w:rsidR="0063486C" w:rsidRDefault="0063486C" w:rsidP="00B15D3D">
      <w:pPr>
        <w:pStyle w:val="Prrafodelista"/>
        <w:numPr>
          <w:ilvl w:val="0"/>
          <w:numId w:val="13"/>
        </w:numPr>
        <w:spacing w:after="160" w:line="259" w:lineRule="auto"/>
        <w:rPr>
          <w:ins w:id="3416" w:author="OLIVARES MARTINEZ FERNANDO JESUS" w:date="2026-09-01T12:42:00Z"/>
        </w:rPr>
      </w:pPr>
      <w:ins w:id="3417" w:author="OLIVARES MARTINEZ FERNANDO JESUS" w:date="2026-08-14T08:49:00Z">
        <w:r>
          <w:t>SIA_DAT_</w:t>
        </w:r>
      </w:ins>
      <w:ins w:id="3418" w:author="OLIVARES MARTINEZ FERNANDO JESUS" w:date="2026-09-01T10:02:00Z">
        <w:r w:rsidR="00EA4C3E">
          <w:t>CIO</w:t>
        </w:r>
      </w:ins>
    </w:p>
    <w:p w14:paraId="65780D9C" w14:textId="5FF8C44A" w:rsidR="00110580" w:rsidRDefault="00110580" w:rsidP="00110580">
      <w:pPr>
        <w:pStyle w:val="Prrafodelista"/>
        <w:numPr>
          <w:ilvl w:val="0"/>
          <w:numId w:val="13"/>
        </w:numPr>
        <w:spacing w:after="160" w:line="259" w:lineRule="auto"/>
        <w:rPr>
          <w:ins w:id="3419" w:author="OLIVARES MARTINEZ FERNANDO JESUS" w:date="2026-09-01T12:42:00Z"/>
        </w:rPr>
      </w:pPr>
      <w:ins w:id="3420" w:author="OLIVARES MARTINEZ FERNANDO JESUS" w:date="2026-09-01T12:42:00Z">
        <w:r>
          <w:t>SIA_DAT_</w:t>
        </w:r>
        <w:r>
          <w:t>EJERCITO</w:t>
        </w:r>
      </w:ins>
    </w:p>
    <w:p w14:paraId="3516EC66" w14:textId="77777777" w:rsidR="0063486C" w:rsidRDefault="0063486C" w:rsidP="0063486C">
      <w:pPr>
        <w:spacing w:after="160" w:line="259" w:lineRule="auto"/>
        <w:rPr>
          <w:ins w:id="3421" w:author="OLIVARES MARTINEZ FERNANDO JESUS" w:date="2026-08-14T08:49:00Z"/>
        </w:rPr>
      </w:pPr>
    </w:p>
    <w:p w14:paraId="409B0B27" w14:textId="7EDDB190" w:rsidR="00C605EC" w:rsidDel="003F6C00" w:rsidRDefault="00C605EC" w:rsidP="00E96410">
      <w:pPr>
        <w:rPr>
          <w:del w:id="3422" w:author="OLIVARES MARTINEZ FERNANDO JESUS" w:date="2026-09-01T12:31:00Z"/>
        </w:rPr>
      </w:pPr>
    </w:p>
    <w:p w14:paraId="0BD5B2F4" w14:textId="1124F659" w:rsidR="00373048" w:rsidRDefault="00373048">
      <w:pPr>
        <w:pStyle w:val="Ttulo2"/>
        <w:numPr>
          <w:ilvl w:val="2"/>
          <w:numId w:val="1"/>
        </w:numPr>
        <w:rPr>
          <w:ins w:id="3423" w:author="OLIVARES MARTINEZ FERNANDO JESUS" w:date="2026-08-14T08:51:00Z"/>
        </w:rPr>
        <w:pPrChange w:id="3424" w:author="OLIVARES MARTINEZ FERNANDO JESUS" w:date="2026-08-17T09:26:00Z">
          <w:pPr>
            <w:pStyle w:val="Ttulo2"/>
            <w:numPr>
              <w:ilvl w:val="2"/>
              <w:numId w:val="8"/>
            </w:numPr>
            <w:ind w:left="1224" w:hanging="504"/>
          </w:pPr>
        </w:pPrChange>
      </w:pPr>
      <w:r w:rsidRPr="00F14BA6">
        <w:t>SIA_</w:t>
      </w:r>
      <w:r>
        <w:t>PR</w:t>
      </w:r>
      <w:r w:rsidRPr="00F14BA6">
        <w:t>GESDAT</w:t>
      </w:r>
      <w:ins w:id="3425" w:author="OLIVARES MARTINEZ FERNANDO JESUS" w:date="2026-09-01T10:02:00Z">
        <w:r w:rsidR="00EA4C3E">
          <w:t>CIO</w:t>
        </w:r>
      </w:ins>
      <w:r w:rsidRPr="00F14BA6">
        <w:t>0</w:t>
      </w:r>
      <w:r>
        <w:t>5</w:t>
      </w:r>
      <w:r w:rsidRPr="00F14BA6">
        <w:t>:</w:t>
      </w:r>
      <w:r>
        <w:t xml:space="preserve"> Eliminar </w:t>
      </w:r>
      <w:del w:id="3426" w:author="OLIVARES MARTINEZ FERNANDO JESUS" w:date="2026-08-17T13:48:00Z">
        <w:r w:rsidRPr="00F14BA6" w:rsidDel="003B37CD">
          <w:delText>Registro</w:delText>
        </w:r>
        <w:r w:rsidDel="003B37CD">
          <w:delText xml:space="preserve"> por ID</w:delText>
        </w:r>
        <w:r w:rsidRPr="00F14BA6" w:rsidDel="003B37CD">
          <w:delText xml:space="preserve"> </w:delText>
        </w:r>
      </w:del>
      <w:r>
        <w:t>&lt;&lt;</w:t>
      </w:r>
      <w:del w:id="3427" w:author="OLIVARES MARTINEZ FERNANDO JESUS" w:date="2026-08-17T13:48:00Z">
        <w:r w:rsidDel="003B37CD">
          <w:delText>V</w:delText>
        </w:r>
      </w:del>
      <w:ins w:id="3428" w:author="OLIVARES MARTINEZ FERNANDO JESUS" w:date="2026-08-17T13:48:00Z">
        <w:r w:rsidR="003B37CD">
          <w:t>Registro Maestro</w:t>
        </w:r>
      </w:ins>
      <w:del w:id="3429" w:author="OLIVARES MARTINEZ FERNANDO JESUS" w:date="2026-08-17T13:48:00Z">
        <w:r w:rsidDel="003B37CD">
          <w:delText>oz</w:delText>
        </w:r>
      </w:del>
      <w:r>
        <w:t>&gt;&gt;</w:t>
      </w:r>
    </w:p>
    <w:p w14:paraId="75B8C47A" w14:textId="77777777" w:rsidR="0063486C" w:rsidRDefault="0063486C" w:rsidP="0063486C">
      <w:pPr>
        <w:rPr>
          <w:ins w:id="3430" w:author="OLIVARES MARTINEZ FERNANDO JESUS" w:date="2026-08-14T08:51:00Z"/>
        </w:rPr>
      </w:pPr>
      <w:ins w:id="3431" w:author="OLIVARES MARTINEZ FERNANDO JESUS" w:date="2026-08-14T08:51:00Z">
        <w:r>
          <w:t>En el siguiente esquema se describe el flujo de proceso que se debe implementar para el caso de uso:</w:t>
        </w:r>
      </w:ins>
    </w:p>
    <w:p w14:paraId="4C566140" w14:textId="1D40A35A" w:rsidR="0063486C" w:rsidRDefault="0063486C" w:rsidP="0063486C">
      <w:pPr>
        <w:pStyle w:val="Prrafodelista"/>
        <w:numPr>
          <w:ilvl w:val="0"/>
          <w:numId w:val="12"/>
        </w:numPr>
        <w:rPr>
          <w:ins w:id="3432" w:author="OLIVARES MARTINEZ FERNANDO JESUS" w:date="2026-08-14T08:51:00Z"/>
        </w:rPr>
      </w:pPr>
      <w:ins w:id="3433" w:author="OLIVARES MARTINEZ FERNANDO JESUS" w:date="2026-08-14T08:51:00Z">
        <w:r w:rsidRPr="00A90069">
          <w:t>SIA_</w:t>
        </w:r>
        <w:r w:rsidRPr="009D6A77">
          <w:rPr>
            <w:u w:val="single"/>
          </w:rPr>
          <w:t>CUGES</w:t>
        </w:r>
        <w:r>
          <w:rPr>
            <w:u w:val="single"/>
          </w:rPr>
          <w:t>DAT</w:t>
        </w:r>
      </w:ins>
      <w:ins w:id="3434" w:author="OLIVARES MARTINEZ FERNANDO JESUS" w:date="2026-09-01T10:02:00Z">
        <w:r w:rsidR="00EA4C3E">
          <w:rPr>
            <w:u w:val="single"/>
          </w:rPr>
          <w:t>CIO</w:t>
        </w:r>
      </w:ins>
      <w:ins w:id="3435" w:author="OLIVARES MARTINEZ FERNANDO JESUS" w:date="2026-08-14T08:51:00Z">
        <w:r w:rsidRPr="009D6A77">
          <w:rPr>
            <w:u w:val="single"/>
          </w:rPr>
          <w:t>05</w:t>
        </w:r>
        <w:r w:rsidRPr="00A90069">
          <w:t>:</w:t>
        </w:r>
        <w:r>
          <w:t xml:space="preserve"> Eliminar</w:t>
        </w:r>
        <w:r w:rsidRPr="00A90069">
          <w:t xml:space="preserve"> &lt;&lt;</w:t>
        </w:r>
      </w:ins>
      <w:ins w:id="3436" w:author="OLIVARES MARTINEZ FERNANDO JESUS" w:date="2026-08-17T13:48:00Z">
        <w:r w:rsidR="003B37CD">
          <w:t>Registro Maestro</w:t>
        </w:r>
      </w:ins>
      <w:ins w:id="3437" w:author="OLIVARES MARTINEZ FERNANDO JESUS" w:date="2026-08-14T08:51:00Z">
        <w:r w:rsidRPr="00A90069">
          <w:t>&gt;&gt;</w:t>
        </w:r>
      </w:ins>
    </w:p>
    <w:p w14:paraId="51876EE4" w14:textId="77777777" w:rsidR="0063486C" w:rsidRPr="0063486C" w:rsidRDefault="0063486C">
      <w:pPr>
        <w:pPrChange w:id="3438" w:author="OLIVARES MARTINEZ FERNANDO JESUS" w:date="2026-08-14T08:51:00Z">
          <w:pPr>
            <w:pStyle w:val="Ttulo2"/>
            <w:numPr>
              <w:ilvl w:val="2"/>
              <w:numId w:val="8"/>
            </w:numPr>
            <w:ind w:left="1224" w:hanging="504"/>
          </w:pPr>
        </w:pPrChange>
      </w:pPr>
    </w:p>
    <w:p w14:paraId="203EF829" w14:textId="157B48B5" w:rsidR="00373048" w:rsidRDefault="00373048" w:rsidP="00373048">
      <w:del w:id="3439" w:author="OLIVARES MARTINEZ FERNANDO JESUS" w:date="2026-08-14T08:51:00Z">
        <w:r w:rsidRPr="00594663" w:rsidDel="0063486C">
          <w:rPr>
            <w:noProof/>
          </w:rPr>
          <w:lastRenderedPageBreak/>
          <w:drawing>
            <wp:inline distT="0" distB="0" distL="0" distR="0" wp14:anchorId="44D982A5" wp14:editId="50EBE2A6">
              <wp:extent cx="3457051" cy="3765600"/>
              <wp:effectExtent l="19050" t="19050" r="10160" b="25400"/>
              <wp:docPr id="10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1428" cy="377036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  <w:ins w:id="3440" w:author="OLIVARES MARTINEZ FERNANDO JESUS" w:date="2026-08-14T08:51:00Z">
        <w:r w:rsidR="0063486C" w:rsidRPr="0063486C">
          <w:rPr>
            <w:noProof/>
          </w:rPr>
          <w:t xml:space="preserve"> </w:t>
        </w:r>
      </w:ins>
      <w:ins w:id="3441" w:author="OLIVARES MARTINEZ FERNANDO JESUS" w:date="2026-09-01T12:40:00Z">
        <w:r w:rsidR="00B504FA">
          <w:rPr>
            <w:noProof/>
          </w:rPr>
          <w:drawing>
            <wp:inline distT="0" distB="0" distL="0" distR="0" wp14:anchorId="35A1002D" wp14:editId="7C908F91">
              <wp:extent cx="4019550" cy="8891270"/>
              <wp:effectExtent l="0" t="0" r="0" b="5080"/>
              <wp:docPr id="44" name="Imagen 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9550" cy="88912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A75CB76" w14:textId="5ADBFC3D" w:rsidR="0063486C" w:rsidRDefault="0063486C" w:rsidP="0063486C">
      <w:pPr>
        <w:spacing w:after="0" w:line="240" w:lineRule="auto"/>
        <w:contextualSpacing/>
        <w:rPr>
          <w:ins w:id="3442" w:author="OLIVARES MARTINEZ FERNANDO JESUS" w:date="2026-08-14T08:52:00Z"/>
        </w:rPr>
      </w:pPr>
      <w:ins w:id="3443" w:author="OLIVARES MARTINEZ FERNANDO JESUS" w:date="2026-08-14T08:52:00Z">
        <w:r>
          <w:lastRenderedPageBreak/>
          <w:t xml:space="preserve">El proceso inicia cuando el usuario pulsa el botón “Eliminar” para dar de baja lógica (Baja </w:t>
        </w:r>
      </w:ins>
      <w:ins w:id="3444" w:author="OLIVARES MARTINEZ FERNANDO JESUS" w:date="2026-09-01T10:02:00Z">
        <w:r w:rsidR="00EA4C3E">
          <w:t>CIO</w:t>
        </w:r>
      </w:ins>
      <w:ins w:id="3445" w:author="OLIVARES MARTINEZ FERNANDO JESUS" w:date="2026-08-14T08:52:00Z">
        <w:r>
          <w:t xml:space="preserve">) el registro de </w:t>
        </w:r>
      </w:ins>
      <w:ins w:id="3446" w:author="OLIVARES MARTINEZ FERNANDO JESUS" w:date="2026-09-01T10:02:00Z">
        <w:r w:rsidR="00EA4C3E">
          <w:t>CIO</w:t>
        </w:r>
      </w:ins>
      <w:ins w:id="3447" w:author="OLIVARES MARTINEZ FERNANDO JESUS" w:date="2026-08-14T08:52:00Z">
        <w:r>
          <w:t xml:space="preserve"> (#id</w:t>
        </w:r>
      </w:ins>
      <w:ins w:id="3448" w:author="OLIVARES MARTINEZ FERNANDO JESUS" w:date="2026-09-01T10:02:00Z">
        <w:r w:rsidR="00EA4C3E">
          <w:t>CIO</w:t>
        </w:r>
      </w:ins>
      <w:ins w:id="3449" w:author="OLIVARES MARTINEZ FERNANDO JESUS" w:date="2026-08-14T08:52:00Z">
        <w:r>
          <w:t>) seleccionado en el listado y se muestra la ventana emergente de confirmación</w:t>
        </w:r>
        <w:r>
          <w:rPr>
            <w:lang w:val="es-ES_tradnl"/>
          </w:rPr>
          <w:t xml:space="preserve"> de eliminación</w:t>
        </w:r>
        <w:r>
          <w:t xml:space="preserve">: </w:t>
        </w:r>
      </w:ins>
    </w:p>
    <w:p w14:paraId="240B599E" w14:textId="77777777" w:rsidR="0063486C" w:rsidRDefault="0063486C" w:rsidP="0063486C">
      <w:pPr>
        <w:spacing w:after="0" w:line="240" w:lineRule="auto"/>
        <w:contextualSpacing/>
        <w:rPr>
          <w:ins w:id="3450" w:author="OLIVARES MARTINEZ FERNANDO JESUS" w:date="2026-08-14T08:52:00Z"/>
        </w:rPr>
      </w:pPr>
    </w:p>
    <w:p w14:paraId="6279BD84" w14:textId="77777777" w:rsidR="0063486C" w:rsidRPr="0000226B" w:rsidRDefault="0063486C" w:rsidP="0063486C">
      <w:pPr>
        <w:rPr>
          <w:ins w:id="3451" w:author="OLIVARES MARTINEZ FERNANDO JESUS" w:date="2026-08-14T08:52:00Z"/>
          <w:b/>
          <w:u w:val="single"/>
          <w:lang w:val="es-ES_tradnl"/>
        </w:rPr>
      </w:pPr>
      <w:ins w:id="3452" w:author="OLIVARES MARTINEZ FERNANDO JESUS" w:date="2026-08-14T08:52:00Z">
        <w:r w:rsidRPr="0000226B">
          <w:rPr>
            <w:b/>
            <w:u w:val="single"/>
            <w:lang w:val="es-ES_tradnl"/>
          </w:rPr>
          <w:t>Most</w:t>
        </w:r>
        <w:r>
          <w:rPr>
            <w:b/>
            <w:u w:val="single"/>
            <w:lang w:val="es-ES_tradnl"/>
          </w:rPr>
          <w:t>rar Aviso Confirmación</w:t>
        </w:r>
      </w:ins>
    </w:p>
    <w:p w14:paraId="736856DA" w14:textId="77777777" w:rsidR="0063486C" w:rsidRDefault="0063486C" w:rsidP="0063486C">
      <w:pPr>
        <w:rPr>
          <w:ins w:id="3453" w:author="OLIVARES MARTINEZ FERNANDO JESUS" w:date="2026-08-14T08:52:00Z"/>
          <w:lang w:val="es-ES_tradnl"/>
        </w:rPr>
      </w:pPr>
      <w:ins w:id="3454" w:author="OLIVARES MARTINEZ FERNANDO JESUS" w:date="2026-08-14T08:52:00Z">
        <w:r>
          <w:rPr>
            <w:lang w:val="es-ES_tradnl"/>
          </w:rPr>
          <w:t>Se abre la ventana emergente de confirmación de eliminación del registro.</w:t>
        </w:r>
      </w:ins>
    </w:p>
    <w:p w14:paraId="1E1862E9" w14:textId="4A09F071" w:rsidR="0063486C" w:rsidRPr="0063486C" w:rsidRDefault="003F6C00" w:rsidP="00373048">
      <w:pPr>
        <w:rPr>
          <w:ins w:id="3455" w:author="OLIVARES MARTINEZ FERNANDO JESUS" w:date="2026-08-14T08:52:00Z"/>
          <w:lang w:val="es-ES_tradnl"/>
          <w:rPrChange w:id="3456" w:author="OLIVARES MARTINEZ FERNANDO JESUS" w:date="2026-08-14T08:52:00Z">
            <w:rPr>
              <w:ins w:id="3457" w:author="OLIVARES MARTINEZ FERNANDO JESUS" w:date="2026-08-14T08:52:00Z"/>
              <w:lang w:val="en-US"/>
            </w:rPr>
          </w:rPrChange>
        </w:rPr>
      </w:pPr>
      <w:ins w:id="3458" w:author="OLIVARES MARTINEZ FERNANDO JESUS" w:date="2026-09-01T12:33:00Z">
        <w:r w:rsidRPr="003F6C00">
          <w:rPr>
            <w:lang w:val="es-ES_tradnl"/>
          </w:rPr>
          <w:drawing>
            <wp:inline distT="0" distB="0" distL="0" distR="0" wp14:anchorId="7A59E960" wp14:editId="15468F1E">
              <wp:extent cx="3013545" cy="1960326"/>
              <wp:effectExtent l="0" t="0" r="0" b="1905"/>
              <wp:docPr id="43" name="Imagen 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1568" cy="19655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32A81A7" w14:textId="7A186CF2" w:rsidR="0063486C" w:rsidRDefault="0063486C" w:rsidP="0063486C">
      <w:pPr>
        <w:rPr>
          <w:ins w:id="3459" w:author="OLIVARES MARTINEZ FERNANDO JESUS" w:date="2026-08-14T08:53:00Z"/>
          <w:b/>
          <w:u w:val="single"/>
          <w:lang w:val="es-ES_tradnl"/>
        </w:rPr>
      </w:pPr>
      <w:ins w:id="3460" w:author="OLIVARES MARTINEZ FERNANDO JESUS" w:date="2026-08-14T08:53:00Z">
        <w:r w:rsidRPr="0000226B">
          <w:rPr>
            <w:b/>
            <w:u w:val="single"/>
            <w:lang w:val="es-ES_tradnl"/>
          </w:rPr>
          <w:t xml:space="preserve">Validar </w:t>
        </w:r>
        <w:r>
          <w:rPr>
            <w:b/>
            <w:u w:val="single"/>
            <w:lang w:val="es-ES_tradnl"/>
          </w:rPr>
          <w:t xml:space="preserve">baja </w:t>
        </w:r>
      </w:ins>
      <w:ins w:id="3461" w:author="OLIVARES MARTINEZ FERNANDO JESUS" w:date="2026-09-01T10:02:00Z">
        <w:r w:rsidR="00EA4C3E">
          <w:rPr>
            <w:b/>
            <w:u w:val="single"/>
            <w:lang w:val="es-ES_tradnl"/>
          </w:rPr>
          <w:t>CIO</w:t>
        </w:r>
      </w:ins>
    </w:p>
    <w:p w14:paraId="60BC9259" w14:textId="77777777" w:rsidR="0063486C" w:rsidRDefault="0063486C" w:rsidP="0063486C">
      <w:pPr>
        <w:rPr>
          <w:ins w:id="3462" w:author="OLIVARES MARTINEZ FERNANDO JESUS" w:date="2026-08-14T08:53:00Z"/>
          <w:lang w:val="es-ES_tradnl"/>
        </w:rPr>
      </w:pPr>
      <w:ins w:id="3463" w:author="OLIVARES MARTINEZ FERNANDO JESUS" w:date="2026-08-14T08:53:00Z">
        <w:r>
          <w:rPr>
            <w:lang w:val="es-ES_tradnl"/>
          </w:rPr>
          <w:t>Se debe validar si el elemento seleccionado tiene alguna relación con otras entidades del sistema.</w:t>
        </w:r>
      </w:ins>
    </w:p>
    <w:p w14:paraId="3D474064" w14:textId="77777777" w:rsidR="0063486C" w:rsidRDefault="0063486C" w:rsidP="0063486C">
      <w:pPr>
        <w:rPr>
          <w:ins w:id="3464" w:author="OLIVARES MARTINEZ FERNANDO JESUS" w:date="2026-08-14T08:53:00Z"/>
          <w:lang w:val="es-ES_tradnl"/>
        </w:rPr>
      </w:pPr>
      <w:ins w:id="3465" w:author="OLIVARES MARTINEZ FERNANDO JESUS" w:date="2026-08-14T08:53:00Z">
        <w:r>
          <w:rPr>
            <w:lang w:val="es-ES_tradnl"/>
          </w:rPr>
          <w:t xml:space="preserve">En caso de tener alguna relación, </w:t>
        </w:r>
        <w:r>
          <w:rPr>
            <w:rFonts w:cs="Arial"/>
          </w:rPr>
          <w:t>no se podrá dar de baja</w:t>
        </w:r>
        <w:r>
          <w:rPr>
            <w:lang w:val="es-ES_tradnl"/>
          </w:rPr>
          <w:t xml:space="preserve"> y deberá mostrarse el aviso de error correspondiente definido en Medusa del tipo: “Registro en uso. No es posible eliminar el registro.”</w:t>
        </w:r>
      </w:ins>
    </w:p>
    <w:p w14:paraId="717E10EB" w14:textId="77777777" w:rsidR="0063486C" w:rsidRDefault="0063486C" w:rsidP="0063486C">
      <w:pPr>
        <w:rPr>
          <w:ins w:id="3466" w:author="OLIVARES MARTINEZ FERNANDO JESUS" w:date="2026-08-14T08:53:00Z"/>
          <w:lang w:val="es-ES_tradnl"/>
        </w:rPr>
      </w:pPr>
      <w:ins w:id="3467" w:author="OLIVARES MARTINEZ FERNANDO JESUS" w:date="2026-08-14T08:53:00Z">
        <w:r>
          <w:rPr>
            <w:lang w:val="es-ES_tradnl"/>
          </w:rPr>
          <w:t>En otro caso, será viable su eliminación.</w:t>
        </w:r>
      </w:ins>
    </w:p>
    <w:p w14:paraId="73AB1A01" w14:textId="237D5F17" w:rsidR="0063486C" w:rsidRPr="0000226B" w:rsidRDefault="0063486C" w:rsidP="0063486C">
      <w:pPr>
        <w:rPr>
          <w:ins w:id="3468" w:author="OLIVARES MARTINEZ FERNANDO JESUS" w:date="2026-08-14T08:53:00Z"/>
          <w:b/>
          <w:u w:val="single"/>
          <w:lang w:val="es-ES_tradnl"/>
        </w:rPr>
      </w:pPr>
      <w:ins w:id="3469" w:author="OLIVARES MARTINEZ FERNANDO JESUS" w:date="2026-08-14T08:53:00Z">
        <w:r>
          <w:rPr>
            <w:b/>
            <w:u w:val="single"/>
            <w:lang w:val="es-ES_tradnl"/>
          </w:rPr>
          <w:t>Registrar Baja Ló</w:t>
        </w:r>
        <w:r w:rsidRPr="00BD293F">
          <w:rPr>
            <w:b/>
            <w:u w:val="single"/>
            <w:lang w:val="es-ES_tradnl"/>
          </w:rPr>
          <w:t xml:space="preserve">gica </w:t>
        </w:r>
      </w:ins>
      <w:ins w:id="3470" w:author="OLIVARES MARTINEZ FERNANDO JESUS" w:date="2026-09-01T12:40:00Z">
        <w:r w:rsidR="00B504FA">
          <w:rPr>
            <w:b/>
            <w:u w:val="single"/>
            <w:lang w:val="es-ES_tradnl"/>
          </w:rPr>
          <w:t>CIO</w:t>
        </w:r>
      </w:ins>
    </w:p>
    <w:p w14:paraId="06118BAF" w14:textId="06A0307F" w:rsidR="0063486C" w:rsidRDefault="0063486C" w:rsidP="0063486C">
      <w:pPr>
        <w:rPr>
          <w:ins w:id="3471" w:author="OLIVARES MARTINEZ FERNANDO JESUS" w:date="2026-08-14T08:53:00Z"/>
          <w:lang w:val="es-ES_tradnl"/>
        </w:rPr>
      </w:pPr>
      <w:ins w:id="3472" w:author="OLIVARES MARTINEZ FERNANDO JESUS" w:date="2026-08-14T08:53:00Z">
        <w:r>
          <w:rPr>
            <w:lang w:val="es-ES_tradnl"/>
          </w:rPr>
          <w:t xml:space="preserve">Se darán de baja lógica (IND_ACTIVO=0) los siguientes registros de la BBDD de SIABOD del </w:t>
        </w:r>
      </w:ins>
      <w:ins w:id="3473" w:author="OLIVARES MARTINEZ FERNANDO JESUS" w:date="2026-09-01T12:42:00Z">
        <w:r w:rsidR="00110580">
          <w:rPr>
            <w:lang w:val="es-ES_tradnl"/>
          </w:rPr>
          <w:t>CIO</w:t>
        </w:r>
      </w:ins>
      <w:ins w:id="3474" w:author="OLIVARES MARTINEZ FERNANDO JESUS" w:date="2026-08-14T08:53:00Z">
        <w:r>
          <w:rPr>
            <w:lang w:val="es-ES_tradnl"/>
          </w:rPr>
          <w:t xml:space="preserve"> seleccionado (#id</w:t>
        </w:r>
      </w:ins>
      <w:ins w:id="3475" w:author="OLIVARES MARTINEZ FERNANDO JESUS" w:date="2026-09-01T10:02:00Z">
        <w:r w:rsidR="00EA4C3E">
          <w:rPr>
            <w:lang w:val="es-ES_tradnl"/>
          </w:rPr>
          <w:t>CIO</w:t>
        </w:r>
      </w:ins>
      <w:ins w:id="3476" w:author="OLIVARES MARTINEZ FERNANDO JESUS" w:date="2026-08-14T08:53:00Z">
        <w:r>
          <w:rPr>
            <w:lang w:val="es-ES_tradnl"/>
          </w:rPr>
          <w:t>)</w:t>
        </w:r>
        <w:bookmarkStart w:id="3477" w:name="_PR-00002_-_Crear"/>
        <w:bookmarkStart w:id="3478" w:name="_PR-00002_–_Alta"/>
        <w:bookmarkEnd w:id="3477"/>
        <w:bookmarkEnd w:id="3478"/>
        <w:r>
          <w:rPr>
            <w:lang w:val="es-ES_tradnl"/>
          </w:rPr>
          <w:t>:</w:t>
        </w:r>
      </w:ins>
    </w:p>
    <w:p w14:paraId="6A285AAA" w14:textId="58D6DF7F" w:rsidR="0063486C" w:rsidRDefault="0063486C" w:rsidP="0063486C">
      <w:pPr>
        <w:pStyle w:val="Prrafodelista"/>
        <w:numPr>
          <w:ilvl w:val="0"/>
          <w:numId w:val="15"/>
        </w:numPr>
        <w:rPr>
          <w:ins w:id="3479" w:author="OLIVARES MARTINEZ FERNANDO JESUS" w:date="2026-08-14T08:53:00Z"/>
          <w:lang w:val="es-ES_tradnl"/>
        </w:rPr>
      </w:pPr>
      <w:ins w:id="3480" w:author="OLIVARES MARTINEZ FERNANDO JESUS" w:date="2026-08-14T08:53:00Z">
        <w:r w:rsidRPr="00E139A2">
          <w:rPr>
            <w:lang w:val="es-ES_tradnl"/>
          </w:rPr>
          <w:t xml:space="preserve">Baja </w:t>
        </w:r>
        <w:r>
          <w:rPr>
            <w:lang w:val="es-ES_tradnl"/>
          </w:rPr>
          <w:t>d</w:t>
        </w:r>
        <w:r w:rsidRPr="00E139A2">
          <w:rPr>
            <w:lang w:val="es-ES_tradnl"/>
          </w:rPr>
          <w:t>e</w:t>
        </w:r>
      </w:ins>
      <w:ins w:id="3481" w:author="OLIVARES MARTINEZ FERNANDO JESUS" w:date="2026-08-14T08:54:00Z">
        <w:r>
          <w:rPr>
            <w:lang w:val="es-ES_tradnl"/>
          </w:rPr>
          <w:t xml:space="preserve"> </w:t>
        </w:r>
      </w:ins>
      <w:ins w:id="3482" w:author="OLIVARES MARTINEZ FERNANDO JESUS" w:date="2026-08-14T08:53:00Z">
        <w:r w:rsidRPr="00E139A2">
          <w:rPr>
            <w:lang w:val="es-ES_tradnl"/>
          </w:rPr>
          <w:t>l</w:t>
        </w:r>
      </w:ins>
      <w:ins w:id="3483" w:author="OLIVARES MARTINEZ FERNANDO JESUS" w:date="2026-08-14T08:54:00Z">
        <w:r>
          <w:rPr>
            <w:lang w:val="es-ES_tradnl"/>
          </w:rPr>
          <w:t>a</w:t>
        </w:r>
      </w:ins>
      <w:ins w:id="3484" w:author="OLIVARES MARTINEZ FERNANDO JESUS" w:date="2026-08-14T08:53:00Z">
        <w:r w:rsidRPr="00E139A2">
          <w:rPr>
            <w:lang w:val="es-ES_tradnl"/>
          </w:rPr>
          <w:t xml:space="preserve"> </w:t>
        </w:r>
      </w:ins>
      <w:ins w:id="3485" w:author="OLIVARES MARTINEZ FERNANDO JESUS" w:date="2026-09-01T10:02:00Z">
        <w:r w:rsidR="00EA4C3E">
          <w:rPr>
            <w:lang w:val="es-ES_tradnl"/>
          </w:rPr>
          <w:t>CIO</w:t>
        </w:r>
      </w:ins>
      <w:ins w:id="3486" w:author="OLIVARES MARTINEZ FERNANDO JESUS" w:date="2026-08-14T08:53:00Z">
        <w:r w:rsidRPr="00E139A2">
          <w:rPr>
            <w:lang w:val="es-ES_tradnl"/>
          </w:rPr>
          <w:t xml:space="preserve"> (#</w:t>
        </w:r>
        <w:r>
          <w:rPr>
            <w:lang w:val="es-ES_tradnl"/>
          </w:rPr>
          <w:t>id</w:t>
        </w:r>
      </w:ins>
      <w:ins w:id="3487" w:author="OLIVARES MARTINEZ FERNANDO JESUS" w:date="2026-09-01T10:02:00Z">
        <w:r w:rsidR="00EA4C3E">
          <w:rPr>
            <w:lang w:val="es-ES_tradnl"/>
          </w:rPr>
          <w:t>CIO</w:t>
        </w:r>
      </w:ins>
      <w:ins w:id="3488" w:author="OLIVARES MARTINEZ FERNANDO JESUS" w:date="2026-08-14T08:53:00Z">
        <w:r w:rsidRPr="00E139A2">
          <w:rPr>
            <w:lang w:val="es-ES_tradnl"/>
          </w:rPr>
          <w:t>) en la</w:t>
        </w:r>
      </w:ins>
      <w:ins w:id="3489" w:author="OLIVARES MARTINEZ FERNANDO JESUS" w:date="2026-08-14T08:54:00Z">
        <w:r>
          <w:rPr>
            <w:lang w:val="es-ES_tradnl"/>
          </w:rPr>
          <w:t>s</w:t>
        </w:r>
      </w:ins>
      <w:ins w:id="3490" w:author="OLIVARES MARTINEZ FERNANDO JESUS" w:date="2026-08-14T08:53:00Z">
        <w:r w:rsidRPr="00E139A2">
          <w:rPr>
            <w:lang w:val="es-ES_tradnl"/>
          </w:rPr>
          <w:t xml:space="preserve"> tabla</w:t>
        </w:r>
      </w:ins>
      <w:ins w:id="3491" w:author="OLIVARES MARTINEZ FERNANDO JESUS" w:date="2026-08-14T08:54:00Z">
        <w:r>
          <w:rPr>
            <w:lang w:val="es-ES_tradnl"/>
          </w:rPr>
          <w:t>s</w:t>
        </w:r>
      </w:ins>
      <w:ins w:id="3492" w:author="OLIVARES MARTINEZ FERNANDO JESUS" w:date="2026-08-14T08:53:00Z">
        <w:r w:rsidRPr="00E139A2">
          <w:rPr>
            <w:lang w:val="es-ES_tradnl"/>
          </w:rPr>
          <w:t xml:space="preserve"> en la </w:t>
        </w:r>
        <w:r>
          <w:rPr>
            <w:lang w:val="es-ES_tradnl"/>
          </w:rPr>
          <w:t>SIA_</w:t>
        </w:r>
      </w:ins>
      <w:ins w:id="3493" w:author="OLIVARES MARTINEZ FERNANDO JESUS" w:date="2026-08-14T08:54:00Z">
        <w:r>
          <w:rPr>
            <w:lang w:val="es-ES_tradnl"/>
          </w:rPr>
          <w:t>DAT</w:t>
        </w:r>
      </w:ins>
      <w:ins w:id="3494" w:author="OLIVARES MARTINEZ FERNANDO JESUS" w:date="2026-08-14T08:53:00Z">
        <w:r>
          <w:rPr>
            <w:lang w:val="es-ES_tradnl"/>
          </w:rPr>
          <w:t>_</w:t>
        </w:r>
      </w:ins>
      <w:ins w:id="3495" w:author="OLIVARES MARTINEZ FERNANDO JESUS" w:date="2026-09-01T10:02:00Z">
        <w:r w:rsidR="00EA4C3E">
          <w:rPr>
            <w:lang w:val="es-ES_tradnl"/>
          </w:rPr>
          <w:t>CIO</w:t>
        </w:r>
      </w:ins>
      <w:ins w:id="3496" w:author="OLIVARES MARTINEZ FERNANDO JESUS" w:date="2026-08-14T08:53:00Z">
        <w:r w:rsidRPr="00E139A2">
          <w:rPr>
            <w:lang w:val="es-ES_tradnl"/>
          </w:rPr>
          <w:t>:</w:t>
        </w:r>
      </w:ins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35"/>
        <w:gridCol w:w="811"/>
      </w:tblGrid>
      <w:tr w:rsidR="0063486C" w:rsidRPr="00784151" w14:paraId="2AEFD0D0" w14:textId="77777777" w:rsidTr="006821D2">
        <w:trPr>
          <w:trHeight w:val="557"/>
          <w:ins w:id="3497" w:author="OLIVARES MARTINEZ FERNANDO JESUS" w:date="2026-08-14T08:53:00Z"/>
        </w:trPr>
        <w:tc>
          <w:tcPr>
            <w:tcW w:w="0" w:type="auto"/>
            <w:shd w:val="clear" w:color="auto" w:fill="1F4E79" w:themeFill="accent1" w:themeFillShade="80"/>
          </w:tcPr>
          <w:p w14:paraId="292B1E66" w14:textId="77777777" w:rsidR="0063486C" w:rsidRPr="00784151" w:rsidRDefault="0063486C" w:rsidP="006821D2">
            <w:pPr>
              <w:rPr>
                <w:ins w:id="3498" w:author="OLIVARES MARTINEZ FERNANDO JESUS" w:date="2026-08-14T08:53:00Z"/>
                <w:b/>
                <w:color w:val="FFFFFF" w:themeColor="background1"/>
                <w:lang w:val="es-ES_tradnl"/>
              </w:rPr>
            </w:pPr>
            <w:ins w:id="3499" w:author="OLIVARES MARTINEZ FERNANDO JESUS" w:date="2026-08-14T08:53:00Z">
              <w:r>
                <w:rPr>
                  <w:b/>
                  <w:color w:val="FFFFFF" w:themeColor="background1"/>
                  <w:lang w:val="es-ES_tradnl"/>
                </w:rPr>
                <w:t>Campo</w:t>
              </w:r>
            </w:ins>
          </w:p>
        </w:tc>
        <w:tc>
          <w:tcPr>
            <w:tcW w:w="0" w:type="auto"/>
            <w:shd w:val="clear" w:color="auto" w:fill="1F4E79" w:themeFill="accent1" w:themeFillShade="80"/>
          </w:tcPr>
          <w:p w14:paraId="763A0572" w14:textId="77777777" w:rsidR="0063486C" w:rsidRDefault="0063486C" w:rsidP="006821D2">
            <w:pPr>
              <w:rPr>
                <w:ins w:id="3500" w:author="OLIVARES MARTINEZ FERNANDO JESUS" w:date="2026-08-14T08:53:00Z"/>
                <w:b/>
                <w:color w:val="FFFFFF" w:themeColor="background1"/>
                <w:lang w:val="es-ES_tradnl"/>
              </w:rPr>
            </w:pPr>
            <w:ins w:id="3501" w:author="OLIVARES MARTINEZ FERNANDO JESUS" w:date="2026-08-14T08:53:00Z">
              <w:r>
                <w:rPr>
                  <w:b/>
                  <w:color w:val="FFFFFF" w:themeColor="background1"/>
                  <w:lang w:val="es-ES_tradnl"/>
                </w:rPr>
                <w:t>Valor</w:t>
              </w:r>
            </w:ins>
          </w:p>
        </w:tc>
      </w:tr>
      <w:tr w:rsidR="0063486C" w14:paraId="558301AE" w14:textId="77777777" w:rsidTr="006821D2">
        <w:trPr>
          <w:trHeight w:val="404"/>
          <w:ins w:id="3502" w:author="OLIVARES MARTINEZ FERNANDO JESUS" w:date="2026-08-14T08:53:00Z"/>
        </w:trPr>
        <w:tc>
          <w:tcPr>
            <w:tcW w:w="0" w:type="auto"/>
            <w:shd w:val="clear" w:color="auto" w:fill="FFFFFF" w:themeFill="background1"/>
            <w:vAlign w:val="bottom"/>
          </w:tcPr>
          <w:p w14:paraId="4D2A92B4" w14:textId="7725E9BD" w:rsidR="0063486C" w:rsidRDefault="0063486C" w:rsidP="006821D2">
            <w:pPr>
              <w:rPr>
                <w:ins w:id="3503" w:author="OLIVARES MARTINEZ FERNANDO JESUS" w:date="2026-08-14T08:53:00Z"/>
                <w:lang w:val="es-ES_tradnl"/>
              </w:rPr>
            </w:pPr>
            <w:ins w:id="3504" w:author="OLIVARES MARTINEZ FERNANDO JESUS" w:date="2026-08-14T08:53:00Z">
              <w:r>
                <w:rPr>
                  <w:rFonts w:ascii="Calibri" w:hAnsi="Calibri" w:cs="Calibri"/>
                  <w:color w:val="000000"/>
                  <w:sz w:val="22"/>
                  <w:szCs w:val="22"/>
                </w:rPr>
                <w:t>ID_</w:t>
              </w:r>
            </w:ins>
            <w:ins w:id="3505" w:author="OLIVARES MARTINEZ FERNANDO JESUS" w:date="2026-09-01T10:02:00Z">
              <w:r w:rsidR="00EA4C3E">
                <w:rPr>
                  <w:rFonts w:ascii="Calibri" w:hAnsi="Calibri" w:cs="Calibri"/>
                  <w:color w:val="000000"/>
                  <w:sz w:val="22"/>
                  <w:szCs w:val="22"/>
                </w:rPr>
                <w:t>CIO</w:t>
              </w:r>
            </w:ins>
          </w:p>
        </w:tc>
        <w:tc>
          <w:tcPr>
            <w:tcW w:w="0" w:type="auto"/>
            <w:shd w:val="clear" w:color="auto" w:fill="FFFFFF" w:themeFill="background1"/>
          </w:tcPr>
          <w:p w14:paraId="754AE6BE" w14:textId="0CE28D5C" w:rsidR="0063486C" w:rsidRPr="00FC6EA0" w:rsidRDefault="0063486C" w:rsidP="006821D2">
            <w:pPr>
              <w:rPr>
                <w:ins w:id="3506" w:author="OLIVARES MARTINEZ FERNANDO JESUS" w:date="2026-08-14T08:53:00Z"/>
                <w:lang w:val="es-ES_tradnl"/>
              </w:rPr>
            </w:pPr>
            <w:ins w:id="3507" w:author="OLIVARES MARTINEZ FERNANDO JESUS" w:date="2026-08-14T08:53:00Z">
              <w:r>
                <w:rPr>
                  <w:lang w:val="es-ES_tradnl"/>
                </w:rPr>
                <w:t xml:space="preserve"># </w:t>
              </w:r>
              <w:proofErr w:type="spellStart"/>
              <w:r>
                <w:rPr>
                  <w:lang w:val="es-ES_tradnl"/>
                </w:rPr>
                <w:t>id</w:t>
              </w:r>
            </w:ins>
            <w:ins w:id="3508" w:author="OLIVARES MARTINEZ FERNANDO JESUS" w:date="2026-09-01T12:39:00Z">
              <w:r w:rsidR="00B504FA">
                <w:rPr>
                  <w:lang w:val="es-ES_tradnl"/>
                </w:rPr>
                <w:t>Cio</w:t>
              </w:r>
            </w:ins>
            <w:proofErr w:type="spellEnd"/>
          </w:p>
        </w:tc>
      </w:tr>
      <w:tr w:rsidR="0063486C" w14:paraId="0666EA9F" w14:textId="77777777" w:rsidTr="006821D2">
        <w:trPr>
          <w:trHeight w:val="404"/>
          <w:ins w:id="3509" w:author="OLIVARES MARTINEZ FERNANDO JESUS" w:date="2026-08-14T08:53:00Z"/>
        </w:trPr>
        <w:tc>
          <w:tcPr>
            <w:tcW w:w="0" w:type="auto"/>
            <w:shd w:val="clear" w:color="auto" w:fill="FFFFFF" w:themeFill="background1"/>
            <w:vAlign w:val="bottom"/>
          </w:tcPr>
          <w:p w14:paraId="1DE45764" w14:textId="77777777" w:rsidR="0063486C" w:rsidRDefault="0063486C" w:rsidP="006821D2">
            <w:pPr>
              <w:rPr>
                <w:ins w:id="3510" w:author="OLIVARES MARTINEZ FERNANDO JESUS" w:date="2026-08-14T08:53:00Z"/>
                <w:rFonts w:ascii="Calibri" w:hAnsi="Calibri" w:cs="Calibri"/>
                <w:color w:val="000000"/>
              </w:rPr>
            </w:pPr>
            <w:ins w:id="3511" w:author="OLIVARES MARTINEZ FERNANDO JESUS" w:date="2026-08-14T08:53:00Z">
              <w:r>
                <w:rPr>
                  <w:rFonts w:ascii="Calibri" w:hAnsi="Calibri" w:cs="Calibri"/>
                  <w:color w:val="000000"/>
                </w:rPr>
                <w:t>IND_ACTIVO</w:t>
              </w:r>
            </w:ins>
          </w:p>
        </w:tc>
        <w:tc>
          <w:tcPr>
            <w:tcW w:w="0" w:type="auto"/>
            <w:shd w:val="clear" w:color="auto" w:fill="FFFFFF" w:themeFill="background1"/>
          </w:tcPr>
          <w:p w14:paraId="5BF94F60" w14:textId="77777777" w:rsidR="0063486C" w:rsidRDefault="0063486C" w:rsidP="006821D2">
            <w:pPr>
              <w:rPr>
                <w:ins w:id="3512" w:author="OLIVARES MARTINEZ FERNANDO JESUS" w:date="2026-08-14T08:53:00Z"/>
                <w:lang w:val="es-ES_tradnl"/>
              </w:rPr>
            </w:pPr>
            <w:ins w:id="3513" w:author="OLIVARES MARTINEZ FERNANDO JESUS" w:date="2026-08-14T08:53:00Z">
              <w:r>
                <w:rPr>
                  <w:lang w:val="es-ES_tradnl"/>
                </w:rPr>
                <w:t>0</w:t>
              </w:r>
            </w:ins>
          </w:p>
        </w:tc>
      </w:tr>
    </w:tbl>
    <w:p w14:paraId="354399F3" w14:textId="77777777" w:rsidR="0063486C" w:rsidRDefault="0063486C" w:rsidP="0063486C">
      <w:pPr>
        <w:pStyle w:val="Prrafodelista"/>
        <w:rPr>
          <w:ins w:id="3514" w:author="OLIVARES MARTINEZ FERNANDO JESUS" w:date="2026-08-14T08:53:00Z"/>
          <w:lang w:val="es-ES_tradnl"/>
        </w:rPr>
      </w:pPr>
    </w:p>
    <w:p w14:paraId="7D75BDFD" w14:textId="77777777" w:rsidR="0063486C" w:rsidRDefault="0063486C" w:rsidP="0063486C">
      <w:pPr>
        <w:rPr>
          <w:ins w:id="3515" w:author="OLIVARES MARTINEZ FERNANDO JESUS" w:date="2026-08-14T08:53:00Z"/>
          <w:lang w:val="es-ES_tradnl"/>
        </w:rPr>
      </w:pPr>
    </w:p>
    <w:p w14:paraId="29069463" w14:textId="77777777" w:rsidR="0063486C" w:rsidRPr="0049327C" w:rsidRDefault="0063486C" w:rsidP="0063486C">
      <w:pPr>
        <w:rPr>
          <w:ins w:id="3516" w:author="OLIVARES MARTINEZ FERNANDO JESUS" w:date="2026-08-14T08:53:00Z"/>
          <w:lang w:val="es-ES_tradnl"/>
        </w:rPr>
      </w:pPr>
    </w:p>
    <w:p w14:paraId="6B26F974" w14:textId="46491451" w:rsidR="00373048" w:rsidDel="00051EDF" w:rsidRDefault="00373048" w:rsidP="00373048">
      <w:pPr>
        <w:rPr>
          <w:del w:id="3517" w:author="OLIVARES MARTINEZ FERNANDO JESUS" w:date="2026-08-14T09:03:00Z"/>
          <w:lang w:val="en-US"/>
        </w:rPr>
      </w:pPr>
      <w:del w:id="3518" w:author="OLIVARES MARTINEZ FERNANDO JESUS" w:date="2026-08-14T09:03:00Z">
        <w:r w:rsidRPr="00373048" w:rsidDel="00051EDF">
          <w:rPr>
            <w:lang w:val="en-US"/>
          </w:rPr>
          <w:delText>Endpoint: DELETE /api/dat-voz/{id}</w:delText>
        </w:r>
      </w:del>
    </w:p>
    <w:p w14:paraId="061B4D5C" w14:textId="7EBD0255" w:rsidR="00373048" w:rsidDel="00051EDF" w:rsidRDefault="00373048" w:rsidP="00373048">
      <w:pPr>
        <w:rPr>
          <w:del w:id="3519" w:author="OLIVARES MARTINEZ FERNANDO JESUS" w:date="2026-08-14T09:03:00Z"/>
        </w:rPr>
      </w:pPr>
      <w:del w:id="3520" w:author="OLIVARES MARTINEZ FERNANDO JESUS" w:date="2026-08-14T09:03:00Z">
        <w:r w:rsidDel="00051EDF">
          <w:delText>Acción de deshabilitación desde interfaz: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5"/>
        <w:gridCol w:w="3776"/>
        <w:gridCol w:w="3083"/>
      </w:tblGrid>
      <w:tr w:rsidR="00C605EC" w:rsidRPr="00572FB3" w:rsidDel="00051EDF" w14:paraId="11C97B91" w14:textId="3B797B98" w:rsidTr="00DF730E">
        <w:trPr>
          <w:del w:id="3521" w:author="OLIVARES MARTINEZ FERNANDO JESUS" w:date="2026-08-14T09:03:00Z"/>
        </w:trPr>
        <w:tc>
          <w:tcPr>
            <w:tcW w:w="0" w:type="auto"/>
            <w:shd w:val="clear" w:color="auto" w:fill="1F4E79" w:themeFill="accent1" w:themeFillShade="80"/>
          </w:tcPr>
          <w:p w14:paraId="607382A2" w14:textId="510D4A4D" w:rsidR="00373048" w:rsidRPr="00572FB3" w:rsidDel="00051EDF" w:rsidRDefault="00373048" w:rsidP="00DF730E">
            <w:pPr>
              <w:rPr>
                <w:del w:id="3522" w:author="OLIVARES MARTINEZ FERNANDO JESUS" w:date="2026-08-14T09:03:00Z"/>
                <w:b/>
                <w:color w:val="FFFFFF" w:themeColor="background1"/>
              </w:rPr>
            </w:pPr>
            <w:del w:id="3523" w:author="OLIVARES MARTINEZ FERNANDO JESUS" w:date="2026-08-14T09:03:00Z">
              <w:r w:rsidRPr="00572FB3" w:rsidDel="00051EDF">
                <w:rPr>
                  <w:b/>
                  <w:color w:val="FFFFFF" w:themeColor="background1"/>
                </w:rPr>
                <w:delText>Campo Formulario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4A67743E" w14:textId="3E268791" w:rsidR="00373048" w:rsidRPr="00572FB3" w:rsidDel="00051EDF" w:rsidRDefault="00373048" w:rsidP="00DF730E">
            <w:pPr>
              <w:rPr>
                <w:del w:id="3524" w:author="OLIVARES MARTINEZ FERNANDO JESUS" w:date="2026-08-14T09:03:00Z"/>
                <w:b/>
                <w:color w:val="FFFFFF" w:themeColor="background1"/>
              </w:rPr>
            </w:pPr>
            <w:del w:id="3525" w:author="OLIVARES MARTINEZ FERNANDO JESUS" w:date="2026-08-14T09:03:00Z">
              <w:r w:rsidRPr="00572FB3" w:rsidDel="00051EDF">
                <w:rPr>
                  <w:b/>
                  <w:color w:val="FFFFFF" w:themeColor="background1"/>
                </w:rPr>
                <w:delText>Descripción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7DE33DDE" w14:textId="46E788D7" w:rsidR="00373048" w:rsidRPr="00572FB3" w:rsidDel="00051EDF" w:rsidRDefault="00373048" w:rsidP="00DF730E">
            <w:pPr>
              <w:rPr>
                <w:del w:id="3526" w:author="OLIVARES MARTINEZ FERNANDO JESUS" w:date="2026-08-14T09:03:00Z"/>
                <w:b/>
                <w:color w:val="FFFFFF" w:themeColor="background1"/>
              </w:rPr>
            </w:pPr>
            <w:del w:id="3527" w:author="OLIVARES MARTINEZ FERNANDO JESUS" w:date="2026-08-14T09:03:00Z">
              <w:r w:rsidRPr="00572FB3" w:rsidDel="00051EDF">
                <w:rPr>
                  <w:b/>
                  <w:color w:val="FFFFFF" w:themeColor="background1"/>
                </w:rPr>
                <w:delText xml:space="preserve">Tabla </w:delText>
              </w:r>
              <w:r w:rsidDel="00051EDF">
                <w:rPr>
                  <w:b/>
                  <w:color w:val="FFFFFF" w:themeColor="background1"/>
                </w:rPr>
                <w:delText>/Condición</w:delText>
              </w:r>
            </w:del>
          </w:p>
        </w:tc>
      </w:tr>
      <w:tr w:rsidR="00373048" w:rsidDel="00051EDF" w14:paraId="7AFC4243" w14:textId="727325DD" w:rsidTr="00DF730E">
        <w:trPr>
          <w:del w:id="3528" w:author="OLIVARES MARTINEZ FERNANDO JESUS" w:date="2026-08-14T09:03:00Z"/>
        </w:trPr>
        <w:tc>
          <w:tcPr>
            <w:tcW w:w="0" w:type="auto"/>
          </w:tcPr>
          <w:p w14:paraId="79961E59" w14:textId="09D691CB" w:rsidR="00373048" w:rsidDel="00051EDF" w:rsidRDefault="00373048" w:rsidP="00DF730E">
            <w:pPr>
              <w:rPr>
                <w:del w:id="3529" w:author="OLIVARES MARTINEZ FERNANDO JESUS" w:date="2026-08-14T09:03:00Z"/>
              </w:rPr>
            </w:pPr>
            <w:del w:id="3530" w:author="OLIVARES MARTINEZ FERNANDO JESUS" w:date="2026-08-14T09:03:00Z">
              <w:r w:rsidRPr="00E96410" w:rsidDel="00051EDF">
                <w:delText>id</w:delText>
              </w:r>
              <w:r w:rsidDel="00051EDF">
                <w:delText>Voz</w:delText>
              </w:r>
            </w:del>
          </w:p>
        </w:tc>
        <w:tc>
          <w:tcPr>
            <w:tcW w:w="0" w:type="auto"/>
          </w:tcPr>
          <w:p w14:paraId="07B6D9E6" w14:textId="02A5E20B" w:rsidR="00373048" w:rsidDel="00051EDF" w:rsidRDefault="00373048" w:rsidP="00DF730E">
            <w:pPr>
              <w:rPr>
                <w:del w:id="3531" w:author="OLIVARES MARTINEZ FERNANDO JESUS" w:date="2026-08-14T09:03:00Z"/>
              </w:rPr>
            </w:pPr>
            <w:del w:id="3532" w:author="OLIVARES MARTINEZ FERNANDO JESUS" w:date="2026-08-14T09:03:00Z">
              <w:r w:rsidRPr="00E96410" w:rsidDel="00051EDF">
                <w:rPr>
                  <w:lang w:val="es-ES_tradnl"/>
                </w:rPr>
                <w:delText xml:space="preserve">Clave primaria que identifica el registro a </w:delText>
              </w:r>
              <w:r w:rsidDel="00051EDF">
                <w:rPr>
                  <w:lang w:val="es-ES_tradnl"/>
                </w:rPr>
                <w:delText>eliminar</w:delText>
              </w:r>
            </w:del>
            <w:ins w:id="3533" w:author="BERNARDO MONJAS GEMA" w:date="2026-05-27T20:10:00Z">
              <w:del w:id="3534" w:author="OLIVARES MARTINEZ FERNANDO JESUS" w:date="2026-08-14T09:03:00Z">
                <w:r w:rsidR="00C605EC" w:rsidDel="00051EDF">
                  <w:rPr>
                    <w:lang w:val="es-ES_tradnl"/>
                  </w:rPr>
                  <w:delText>eliminar</w:delText>
                </w:r>
              </w:del>
            </w:ins>
            <w:ins w:id="3535" w:author="BERNARDO MONJAS GEMA" w:date="2026-05-27T20:09:00Z">
              <w:del w:id="3536" w:author="OLIVARES MARTINEZ FERNANDO JESUS" w:date="2026-08-14T09:03:00Z">
                <w:r w:rsidR="00C605EC" w:rsidDel="00051EDF">
                  <w:rPr>
                    <w:lang w:val="es-ES_tradnl"/>
                  </w:rPr>
                  <w:delText xml:space="preserve"> </w:delText>
                </w:r>
              </w:del>
            </w:ins>
            <w:del w:id="3537" w:author="OLIVARES MARTINEZ FERNANDO JESUS" w:date="2026-08-14T09:03:00Z">
              <w:r w:rsidRPr="00E96410" w:rsidDel="00051EDF">
                <w:rPr>
                  <w:lang w:val="es-ES_tradnl"/>
                </w:rPr>
                <w:delText>.</w:delText>
              </w:r>
            </w:del>
          </w:p>
        </w:tc>
        <w:tc>
          <w:tcPr>
            <w:tcW w:w="0" w:type="auto"/>
          </w:tcPr>
          <w:p w14:paraId="3F11ADA5" w14:textId="3C5E66B7" w:rsidR="00373048" w:rsidRPr="00E96410" w:rsidDel="00051EDF" w:rsidRDefault="00373048" w:rsidP="00373048">
            <w:pPr>
              <w:rPr>
                <w:del w:id="3538" w:author="OLIVARES MARTINEZ FERNANDO JESUS" w:date="2026-08-14T09:03:00Z"/>
                <w:u w:val="single"/>
              </w:rPr>
            </w:pPr>
            <w:del w:id="3539" w:author="OLIVARES MARTINEZ FERNANDO JESUS" w:date="2026-08-14T09:03:00Z">
              <w:r w:rsidDel="00051EDF">
                <w:delText>SIA_DAT_VOZ</w:delText>
              </w:r>
            </w:del>
          </w:p>
          <w:p w14:paraId="6F3C6504" w14:textId="5D67CEBE" w:rsidR="00373048" w:rsidRPr="00373048" w:rsidDel="00051EDF" w:rsidRDefault="00373048" w:rsidP="00373048">
            <w:pPr>
              <w:rPr>
                <w:del w:id="3540" w:author="OLIVARES MARTINEZ FERNANDO JESUS" w:date="2026-08-14T09:03:00Z"/>
                <w:u w:val="single"/>
              </w:rPr>
            </w:pPr>
            <w:del w:id="3541" w:author="OLIVARES MARTINEZ FERNANDO JESUS" w:date="2026-08-14T09:03:00Z">
              <w:r w:rsidDel="00051EDF">
                <w:delText>ID_VOZ = :id (Filtro en la cláusula WHERE).</w:delText>
              </w:r>
            </w:del>
          </w:p>
        </w:tc>
      </w:tr>
    </w:tbl>
    <w:p w14:paraId="76E6B5B4" w14:textId="46807D21" w:rsidR="00373048" w:rsidDel="00051EDF" w:rsidRDefault="00373048" w:rsidP="00E96410">
      <w:pPr>
        <w:rPr>
          <w:ins w:id="3542" w:author="BERNARDO MONJAS GEMA" w:date="2026-05-27T20:10:00Z"/>
          <w:del w:id="3543" w:author="OLIVARES MARTINEZ FERNANDO JESUS" w:date="2026-08-14T09:03:00Z"/>
        </w:rPr>
      </w:pPr>
    </w:p>
    <w:p w14:paraId="68719DEB" w14:textId="7B54C324" w:rsidR="00C605EC" w:rsidDel="00051EDF" w:rsidRDefault="00C605EC" w:rsidP="00E96410">
      <w:pPr>
        <w:rPr>
          <w:del w:id="3544" w:author="OLIVARES MARTINEZ FERNANDO JESUS" w:date="2026-08-14T09:03:00Z"/>
        </w:rPr>
      </w:pPr>
      <w:ins w:id="3545" w:author="BERNARDO MONJAS GEMA" w:date="2026-05-27T20:10:00Z">
        <w:del w:id="3546" w:author="OLIVARES MARTINEZ FERNANDO JESUS" w:date="2026-08-14T09:03:00Z">
          <w:r w:rsidDel="00051EDF">
            <w:delText>Solo se podrá eliminar si no está en uso en el sistema</w:delText>
          </w:r>
        </w:del>
      </w:ins>
      <w:ins w:id="3547" w:author="BERNARDO MONJAS GEMA" w:date="2026-05-27T20:12:00Z">
        <w:del w:id="3548" w:author="OLIVARES MARTINEZ FERNANDO JESUS" w:date="2026-08-14T09:03:00Z">
          <w:r w:rsidDel="00051EDF">
            <w:delText>. Una voz está en uso cuando es una voz de algún epígrafe o de una voz de vicisitud de una disposición.</w:delText>
          </w:r>
        </w:del>
      </w:ins>
    </w:p>
    <w:p w14:paraId="731AE8EC" w14:textId="77777777" w:rsidR="00C0733F" w:rsidRDefault="00C0733F" w:rsidP="00C0733F"/>
    <w:p w14:paraId="7F331D58" w14:textId="22DC4B63" w:rsidR="00051EDF" w:rsidRPr="00051EDF" w:rsidDel="004B06E4" w:rsidRDefault="00C0733F">
      <w:pPr>
        <w:rPr>
          <w:ins w:id="3549" w:author="BERNARDO MONJAS GEMA" w:date="2026-05-27T15:06:00Z"/>
          <w:del w:id="3550" w:author="OLIVARES MARTINEZ FERNANDO JESUS" w:date="2026-09-01T10:21:00Z"/>
        </w:rPr>
        <w:pPrChange w:id="3551" w:author="OLIVARES MARTINEZ FERNANDO JESUS" w:date="2026-08-14T09:04:00Z">
          <w:pPr>
            <w:pStyle w:val="Ttulo2"/>
            <w:numPr>
              <w:ilvl w:val="2"/>
              <w:numId w:val="9"/>
            </w:numPr>
            <w:ind w:left="1224" w:hanging="504"/>
          </w:pPr>
        </w:pPrChange>
      </w:pPr>
      <w:del w:id="3552" w:author="OLIVARES MARTINEZ FERNANDO JESUS" w:date="2026-09-01T10:21:00Z">
        <w:r w:rsidRPr="00F14BA6" w:rsidDel="004B06E4">
          <w:delText>SIA_</w:delText>
        </w:r>
      </w:del>
      <w:del w:id="3553" w:author="OLIVARES MARTINEZ FERNANDO JESUS" w:date="2026-08-17T09:28:00Z">
        <w:r w:rsidDel="00493324">
          <w:delText>PR</w:delText>
        </w:r>
        <w:r w:rsidRPr="00F14BA6" w:rsidDel="00493324">
          <w:delText>GESDAT0</w:delText>
        </w:r>
        <w:r w:rsidDel="00493324">
          <w:delText>6</w:delText>
        </w:r>
      </w:del>
      <w:del w:id="3554" w:author="OLIVARES MARTINEZ FERNANDO JESUS" w:date="2026-09-01T10:21:00Z">
        <w:r w:rsidRPr="00F14BA6" w:rsidDel="004B06E4">
          <w:delText>:</w:delText>
        </w:r>
        <w:r w:rsidDel="004B06E4">
          <w:delText xml:space="preserve"> </w:delText>
        </w:r>
      </w:del>
      <w:del w:id="3555" w:author="OLIVARES MARTINEZ FERNANDO JESUS" w:date="2026-08-17T09:28:00Z">
        <w:r w:rsidDel="00493324">
          <w:delText>Reo</w:delText>
        </w:r>
      </w:del>
      <w:ins w:id="3556" w:author="BERNARDO MONJAS GEMA" w:date="2026-05-27T15:06:00Z">
        <w:del w:id="3557" w:author="OLIVARES MARTINEZ FERNANDO JESUS" w:date="2026-08-17T09:28:00Z">
          <w:r w:rsidR="00F56894" w:rsidDel="00493324">
            <w:delText>O</w:delText>
          </w:r>
        </w:del>
      </w:ins>
      <w:del w:id="3558" w:author="OLIVARES MARTINEZ FERNANDO JESUS" w:date="2026-08-17T09:28:00Z">
        <w:r w:rsidDel="00493324">
          <w:delText xml:space="preserve">rdenar </w:delText>
        </w:r>
      </w:del>
      <w:del w:id="3559" w:author="OLIVARES MARTINEZ FERNANDO JESUS" w:date="2026-09-01T10:21:00Z">
        <w:r w:rsidRPr="00F14BA6" w:rsidDel="004B06E4">
          <w:delText>Registro</w:delText>
        </w:r>
        <w:r w:rsidDel="004B06E4">
          <w:delText>s &lt;&lt;</w:delText>
        </w:r>
      </w:del>
      <w:del w:id="3560" w:author="OLIVARES MARTINEZ FERNANDO JESUS" w:date="2026-08-17T13:48:00Z">
        <w:r w:rsidDel="003B37CD">
          <w:delText>Voz</w:delText>
        </w:r>
      </w:del>
      <w:del w:id="3561" w:author="OLIVARES MARTINEZ FERNANDO JESUS" w:date="2026-09-01T10:21:00Z">
        <w:r w:rsidDel="004B06E4">
          <w:delText>&gt;&gt;</w:delText>
        </w:r>
      </w:del>
    </w:p>
    <w:p w14:paraId="7E1F0DF3" w14:textId="10CADD89" w:rsidR="006D59E0" w:rsidRPr="00E11326" w:rsidDel="004B06E4" w:rsidRDefault="00E11326">
      <w:pPr>
        <w:rPr>
          <w:del w:id="3562" w:author="OLIVARES MARTINEZ FERNANDO JESUS" w:date="2026-09-01T10:21:00Z"/>
        </w:rPr>
        <w:pPrChange w:id="3563" w:author="BERNARDO MONJAS GEMA" w:date="2026-05-27T15:06:00Z">
          <w:pPr>
            <w:pStyle w:val="Ttulo2"/>
            <w:numPr>
              <w:ilvl w:val="2"/>
              <w:numId w:val="9"/>
            </w:numPr>
            <w:ind w:left="1224" w:hanging="504"/>
          </w:pPr>
        </w:pPrChange>
      </w:pPr>
      <w:moveToRangeStart w:id="3564" w:author="BERNARDO MONJAS GEMA" w:date="2026-05-27T15:06:00Z" w:name="move230786786"/>
      <w:moveTo w:id="3565" w:author="BERNARDO MONJAS GEMA" w:date="2026-05-27T15:06:00Z">
        <w:del w:id="3566" w:author="OLIVARES MARTINEZ FERNANDO JESUS" w:date="2026-08-14T09:04:00Z">
          <w:r w:rsidRPr="00571CA6" w:rsidDel="006D59E0">
            <w:rPr>
              <w:noProof/>
              <w:u w:val="single"/>
            </w:rPr>
            <w:drawing>
              <wp:inline distT="0" distB="0" distL="0" distR="0" wp14:anchorId="74B31577" wp14:editId="2D3F824C">
                <wp:extent cx="3780000" cy="3808448"/>
                <wp:effectExtent l="19050" t="19050" r="11430" b="2095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4782" cy="38132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del>
      </w:moveTo>
      <w:moveToRangeEnd w:id="3564"/>
    </w:p>
    <w:p w14:paraId="3DA16134" w14:textId="404A3D30" w:rsidR="00C0733F" w:rsidRPr="00C0733F" w:rsidDel="006D59E0" w:rsidRDefault="00C0733F" w:rsidP="00E96410">
      <w:pPr>
        <w:rPr>
          <w:del w:id="3567" w:author="OLIVARES MARTINEZ FERNANDO JESUS" w:date="2026-08-14T09:08:00Z"/>
          <w:lang w:val="en-US"/>
        </w:rPr>
      </w:pPr>
      <w:del w:id="3568" w:author="OLIVARES MARTINEZ FERNANDO JESUS" w:date="2026-08-14T09:08:00Z">
        <w:r w:rsidRPr="00C0733F" w:rsidDel="006D59E0">
          <w:rPr>
            <w:lang w:val="en-US"/>
          </w:rPr>
          <w:delText>Endpoint: PUT /api/dat-voz/reordenar</w:delText>
        </w:r>
      </w:del>
    </w:p>
    <w:p w14:paraId="164C27F1" w14:textId="1605CC81" w:rsidR="00C0733F" w:rsidRPr="00C0733F" w:rsidDel="000D4647" w:rsidRDefault="00C0733F" w:rsidP="00C0733F">
      <w:pPr>
        <w:rPr>
          <w:del w:id="3569" w:author="OLIVARES MARTINEZ FERNANDO JESUS" w:date="2026-08-14T09:18:00Z"/>
        </w:rPr>
      </w:pPr>
      <w:del w:id="3570" w:author="OLIVARES MARTINEZ FERNANDO JESUS" w:date="2026-08-14T09:18:00Z">
        <w:r w:rsidRPr="00C0733F" w:rsidDel="000D4647">
          <w:delText>Informar opciones reordenación Voces:</w:delText>
        </w:r>
      </w:del>
    </w:p>
    <w:p w14:paraId="589AA731" w14:textId="5D5C06DD" w:rsidR="00E96410" w:rsidDel="004B06E4" w:rsidRDefault="00C0733F" w:rsidP="00C0733F">
      <w:pPr>
        <w:rPr>
          <w:del w:id="3571" w:author="OLIVARES MARTINEZ FERNANDO JESUS" w:date="2026-09-01T10:21:00Z"/>
        </w:rPr>
      </w:pPr>
      <w:del w:id="3572" w:author="OLIVARES MARTINEZ FERNANDO JESUS" w:date="2026-09-01T10:21:00Z">
        <w:r w:rsidRPr="00C0733F" w:rsidDel="004B06E4">
          <w:delText xml:space="preserve">El sistema permite al usuario arrastrar y soltar las filas del listado para modificar su peso </w:delText>
        </w:r>
      </w:del>
      <w:ins w:id="3573" w:author="BERNARDO MONJAS GEMA" w:date="2026-05-27T20:12:00Z">
        <w:del w:id="3574" w:author="OLIVARES MARTINEZ FERNANDO JESUS" w:date="2026-09-01T10:21:00Z">
          <w:r w:rsidR="001B1389" w:rsidDel="004B06E4">
            <w:delText>ordenación</w:delText>
          </w:r>
        </w:del>
      </w:ins>
      <w:del w:id="3575" w:author="OLIVARES MARTINEZ FERNANDO JESUS" w:date="2026-09-01T10:21:00Z">
        <w:r w:rsidRPr="00C0733F" w:rsidDel="004B06E4">
          <w:delText>visual. Al confirmar o soltar el elemento</w:delText>
        </w:r>
      </w:del>
      <w:ins w:id="3576" w:author="BERNARDO MONJAS GEMA" w:date="2026-05-27T20:13:00Z">
        <w:del w:id="3577" w:author="OLIVARES MARTINEZ FERNANDO JESUS" w:date="2026-09-01T10:21:00Z">
          <w:r w:rsidR="001B1389" w:rsidDel="004B06E4">
            <w:delText xml:space="preserve">, </w:delText>
          </w:r>
        </w:del>
        <w:del w:id="3578" w:author="OLIVARES MARTINEZ FERNANDO JESUS" w:date="2026-08-14T09:20:00Z">
          <w:r w:rsidR="001B1389" w:rsidDel="000D4647">
            <w:delText xml:space="preserve">se almacena en la </w:delText>
          </w:r>
        </w:del>
        <w:del w:id="3579" w:author="OLIVARES MARTINEZ FERNANDO JESUS" w:date="2026-08-14T09:19:00Z">
          <w:r w:rsidR="001B1389" w:rsidDel="000D4647">
            <w:delText xml:space="preserve">cache del explorador </w:delText>
          </w:r>
        </w:del>
        <w:del w:id="3580" w:author="OLIVARES MARTINEZ FERNANDO JESUS" w:date="2026-08-14T09:20:00Z">
          <w:r w:rsidR="001B1389" w:rsidDel="000D4647">
            <w:delText>el nuevo orden estableci</w:delText>
          </w:r>
        </w:del>
      </w:ins>
      <w:ins w:id="3581" w:author="BERNARDO MONJAS GEMA" w:date="2026-05-27T20:14:00Z">
        <w:del w:id="3582" w:author="OLIVARES MARTINEZ FERNANDO JESUS" w:date="2026-08-14T09:20:00Z">
          <w:r w:rsidR="001B1389" w:rsidDel="000D4647">
            <w:delText>do.</w:delText>
          </w:r>
        </w:del>
      </w:ins>
      <w:del w:id="3583" w:author="OLIVARES MARTINEZ FERNANDO JESUS" w:date="2026-08-14T09:20:00Z">
        <w:r w:rsidRPr="00C0733F" w:rsidDel="000D4647">
          <w:delText xml:space="preserve">, </w:delText>
        </w:r>
      </w:del>
      <w:ins w:id="3584" w:author="BERNARDO MONJAS GEMA" w:date="2026-05-27T20:14:00Z">
        <w:del w:id="3585" w:author="OLIVARES MARTINEZ FERNANDO JESUS" w:date="2026-08-14T09:20:00Z">
          <w:r w:rsidR="001B1389" w:rsidDel="000D4647">
            <w:delText xml:space="preserve"> Al</w:delText>
          </w:r>
        </w:del>
      </w:ins>
      <w:ins w:id="3586" w:author="BERNARDO MONJAS GEMA" w:date="2026-05-27T20:13:00Z">
        <w:del w:id="3587" w:author="OLIVARES MARTINEZ FERNANDO JESUS" w:date="2026-08-14T09:20:00Z">
          <w:r w:rsidR="001B1389" w:rsidDel="000D4647">
            <w:delText xml:space="preserve"> pulsar Aceptar </w:delText>
          </w:r>
        </w:del>
      </w:ins>
      <w:del w:id="3588" w:author="OLIVARES MARTINEZ FERNANDO JESUS" w:date="2026-08-14T09:20:00Z">
        <w:r w:rsidRPr="00C0733F" w:rsidDel="000D4647">
          <w:delText xml:space="preserve">se envía al backend </w:delText>
        </w:r>
      </w:del>
      <w:del w:id="3589" w:author="OLIVARES MARTINEZ FERNANDO JESUS" w:date="2026-09-01T10:21:00Z">
        <w:r w:rsidRPr="00C0733F" w:rsidDel="004B06E4">
          <w:delText>un listado con la estructura actualizada de todos los registros afectados para su sincronización en la base de datos.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4"/>
        <w:gridCol w:w="4598"/>
        <w:gridCol w:w="2442"/>
      </w:tblGrid>
      <w:tr w:rsidR="00C0733F" w:rsidRPr="00572FB3" w:rsidDel="004B06E4" w14:paraId="1CE0C358" w14:textId="0CF32FE1" w:rsidTr="00DF730E">
        <w:trPr>
          <w:del w:id="3590" w:author="OLIVARES MARTINEZ FERNANDO JESUS" w:date="2026-09-01T10:21:00Z"/>
        </w:trPr>
        <w:tc>
          <w:tcPr>
            <w:tcW w:w="0" w:type="auto"/>
            <w:shd w:val="clear" w:color="auto" w:fill="1F4E79" w:themeFill="accent1" w:themeFillShade="80"/>
          </w:tcPr>
          <w:p w14:paraId="494FC106" w14:textId="04D91016" w:rsidR="00C0733F" w:rsidRPr="00572FB3" w:rsidDel="004B06E4" w:rsidRDefault="00C0733F" w:rsidP="00DF730E">
            <w:pPr>
              <w:rPr>
                <w:del w:id="3591" w:author="OLIVARES MARTINEZ FERNANDO JESUS" w:date="2026-09-01T10:21:00Z"/>
                <w:b/>
                <w:color w:val="FFFFFF" w:themeColor="background1"/>
              </w:rPr>
            </w:pPr>
            <w:del w:id="3592" w:author="OLIVARES MARTINEZ FERNANDO JESUS" w:date="2026-09-01T10:21:00Z">
              <w:r w:rsidRPr="00572FB3" w:rsidDel="004B06E4">
                <w:rPr>
                  <w:b/>
                  <w:color w:val="FFFFFF" w:themeColor="background1"/>
                </w:rPr>
                <w:delText>Campo Formulario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13ACD30E" w14:textId="4ECF62B9" w:rsidR="00C0733F" w:rsidRPr="00572FB3" w:rsidDel="004B06E4" w:rsidRDefault="00C0733F" w:rsidP="00DF730E">
            <w:pPr>
              <w:rPr>
                <w:del w:id="3593" w:author="OLIVARES MARTINEZ FERNANDO JESUS" w:date="2026-09-01T10:21:00Z"/>
                <w:b/>
                <w:color w:val="FFFFFF" w:themeColor="background1"/>
              </w:rPr>
            </w:pPr>
            <w:del w:id="3594" w:author="OLIVARES MARTINEZ FERNANDO JESUS" w:date="2026-09-01T10:21:00Z">
              <w:r w:rsidRPr="00572FB3" w:rsidDel="004B06E4">
                <w:rPr>
                  <w:b/>
                  <w:color w:val="FFFFFF" w:themeColor="background1"/>
                </w:rPr>
                <w:delText>Descripción</w:delText>
              </w:r>
            </w:del>
          </w:p>
        </w:tc>
        <w:tc>
          <w:tcPr>
            <w:tcW w:w="0" w:type="auto"/>
            <w:shd w:val="clear" w:color="auto" w:fill="1F4E79" w:themeFill="accent1" w:themeFillShade="80"/>
          </w:tcPr>
          <w:p w14:paraId="68298BB0" w14:textId="59F0FBA8" w:rsidR="00C0733F" w:rsidRPr="00572FB3" w:rsidDel="004B06E4" w:rsidRDefault="00C0733F" w:rsidP="00DF730E">
            <w:pPr>
              <w:rPr>
                <w:del w:id="3595" w:author="OLIVARES MARTINEZ FERNANDO JESUS" w:date="2026-09-01T10:21:00Z"/>
                <w:b/>
                <w:color w:val="FFFFFF" w:themeColor="background1"/>
              </w:rPr>
            </w:pPr>
            <w:del w:id="3596" w:author="OLIVARES MARTINEZ FERNANDO JESUS" w:date="2026-09-01T10:21:00Z">
              <w:r w:rsidRPr="00572FB3" w:rsidDel="004B06E4">
                <w:rPr>
                  <w:b/>
                  <w:color w:val="FFFFFF" w:themeColor="background1"/>
                </w:rPr>
                <w:delText xml:space="preserve">Tabla </w:delText>
              </w:r>
              <w:r w:rsidDel="004B06E4">
                <w:rPr>
                  <w:b/>
                  <w:color w:val="FFFFFF" w:themeColor="background1"/>
                </w:rPr>
                <w:delText>/Condición</w:delText>
              </w:r>
            </w:del>
          </w:p>
        </w:tc>
      </w:tr>
      <w:tr w:rsidR="00C0733F" w:rsidDel="004B06E4" w14:paraId="7C3AD6D2" w14:textId="4D9C2240" w:rsidTr="00DF730E">
        <w:trPr>
          <w:del w:id="3597" w:author="OLIVARES MARTINEZ FERNANDO JESUS" w:date="2026-09-01T10:21:00Z"/>
        </w:trPr>
        <w:tc>
          <w:tcPr>
            <w:tcW w:w="0" w:type="auto"/>
          </w:tcPr>
          <w:p w14:paraId="75B2C9BA" w14:textId="1763C9BE" w:rsidR="000D4647" w:rsidDel="004B06E4" w:rsidRDefault="00C0733F" w:rsidP="00DF730E">
            <w:pPr>
              <w:rPr>
                <w:del w:id="3598" w:author="OLIVARES MARTINEZ FERNANDO JESUS" w:date="2026-09-01T10:21:00Z"/>
              </w:rPr>
            </w:pPr>
            <w:del w:id="3599" w:author="OLIVARES MARTINEZ FERNANDO JESUS" w:date="2026-09-01T10:21:00Z">
              <w:r w:rsidRPr="00E96410" w:rsidDel="004B06E4">
                <w:delText>id</w:delText>
              </w:r>
            </w:del>
            <w:del w:id="3600" w:author="OLIVARES MARTINEZ FERNANDO JESUS" w:date="2026-09-01T10:02:00Z">
              <w:r w:rsidDel="00EA4C3E">
                <w:delText>Voz</w:delText>
              </w:r>
            </w:del>
          </w:p>
        </w:tc>
        <w:tc>
          <w:tcPr>
            <w:tcW w:w="0" w:type="auto"/>
          </w:tcPr>
          <w:p w14:paraId="34688D10" w14:textId="764982B7" w:rsidR="00C0733F" w:rsidRPr="00C0733F" w:rsidDel="004B06E4" w:rsidRDefault="00C0733F" w:rsidP="00C0733F">
            <w:pPr>
              <w:rPr>
                <w:del w:id="3601" w:author="OLIVARES MARTINEZ FERNANDO JESUS" w:date="2026-09-01T10:21:00Z"/>
                <w:lang w:val="es-ES_tradnl"/>
              </w:rPr>
            </w:pPr>
            <w:del w:id="3602" w:author="OLIVARES MARTINEZ FERNANDO JESUS" w:date="2026-09-01T10:21:00Z">
              <w:r w:rsidRPr="00C0733F" w:rsidDel="004B06E4">
                <w:rPr>
                  <w:lang w:val="es-ES_tradnl"/>
                </w:rPr>
                <w:delText>Atributo oculto en la lista mapeada.</w:delText>
              </w:r>
            </w:del>
          </w:p>
          <w:p w14:paraId="66F1DEB4" w14:textId="37E2225B" w:rsidR="00C0733F" w:rsidDel="004B06E4" w:rsidRDefault="00C0733F" w:rsidP="00C0733F">
            <w:pPr>
              <w:rPr>
                <w:del w:id="3603" w:author="OLIVARES MARTINEZ FERNANDO JESUS" w:date="2026-09-01T10:21:00Z"/>
              </w:rPr>
            </w:pPr>
            <w:del w:id="3604" w:author="OLIVARES MARTINEZ FERNANDO JESUS" w:date="2026-09-01T10:21:00Z">
              <w:r w:rsidRPr="00C0733F" w:rsidDel="004B06E4">
                <w:rPr>
                  <w:lang w:val="es-ES_tradnl"/>
                </w:rPr>
                <w:delText xml:space="preserve">Identificador único de cada </w:delText>
              </w:r>
            </w:del>
            <w:del w:id="3605" w:author="OLIVARES MARTINEZ FERNANDO JESUS" w:date="2026-09-01T10:02:00Z">
              <w:r w:rsidRPr="00C0733F" w:rsidDel="00EA4C3E">
                <w:rPr>
                  <w:lang w:val="es-ES_tradnl"/>
                </w:rPr>
                <w:delText>voz</w:delText>
              </w:r>
            </w:del>
            <w:del w:id="3606" w:author="OLIVARES MARTINEZ FERNANDO JESUS" w:date="2026-09-01T10:21:00Z">
              <w:r w:rsidRPr="00C0733F" w:rsidDel="004B06E4">
                <w:rPr>
                  <w:lang w:val="es-ES_tradnl"/>
                </w:rPr>
                <w:delText xml:space="preserve"> que ha cambiado de posición en el listado (NUMBER(10,0)).</w:delText>
              </w:r>
            </w:del>
          </w:p>
        </w:tc>
        <w:tc>
          <w:tcPr>
            <w:tcW w:w="0" w:type="auto"/>
          </w:tcPr>
          <w:p w14:paraId="67F97C3A" w14:textId="6B77527A" w:rsidR="00C0733F" w:rsidRPr="00E96410" w:rsidDel="004B06E4" w:rsidRDefault="00C0733F" w:rsidP="00DF730E">
            <w:pPr>
              <w:rPr>
                <w:del w:id="3607" w:author="OLIVARES MARTINEZ FERNANDO JESUS" w:date="2026-09-01T10:21:00Z"/>
                <w:u w:val="single"/>
              </w:rPr>
            </w:pPr>
            <w:del w:id="3608" w:author="OLIVARES MARTINEZ FERNANDO JESUS" w:date="2026-09-01T10:21:00Z">
              <w:r w:rsidDel="004B06E4">
                <w:delText>SIA_DAT_</w:delText>
              </w:r>
            </w:del>
            <w:del w:id="3609" w:author="OLIVARES MARTINEZ FERNANDO JESUS" w:date="2026-09-01T10:02:00Z">
              <w:r w:rsidDel="00EA4C3E">
                <w:delText>VOZ</w:delText>
              </w:r>
            </w:del>
          </w:p>
          <w:p w14:paraId="691F98EE" w14:textId="6DDCE077" w:rsidR="000D4647" w:rsidRPr="00373048" w:rsidDel="004B06E4" w:rsidRDefault="00C0733F" w:rsidP="00DF730E">
            <w:pPr>
              <w:rPr>
                <w:del w:id="3610" w:author="OLIVARES MARTINEZ FERNANDO JESUS" w:date="2026-09-01T10:21:00Z"/>
                <w:u w:val="single"/>
              </w:rPr>
            </w:pPr>
            <w:del w:id="3611" w:author="OLIVARES MARTINEZ FERNANDO JESUS" w:date="2026-09-01T10:21:00Z">
              <w:r w:rsidDel="004B06E4">
                <w:delText>ID_</w:delText>
              </w:r>
            </w:del>
            <w:del w:id="3612" w:author="OLIVARES MARTINEZ FERNANDO JESUS" w:date="2026-09-01T10:02:00Z">
              <w:r w:rsidDel="00EA4C3E">
                <w:delText>VOZ</w:delText>
              </w:r>
            </w:del>
            <w:del w:id="3613" w:author="OLIVARES MARTINEZ FERNANDO JESUS" w:date="2026-09-01T10:21:00Z">
              <w:r w:rsidDel="004B06E4">
                <w:delText xml:space="preserve"> = :id (Filtro en la cláusula WHERE).</w:delText>
              </w:r>
            </w:del>
          </w:p>
        </w:tc>
      </w:tr>
      <w:tr w:rsidR="00C0733F" w:rsidRPr="00EA4C3E" w:rsidDel="004B06E4" w14:paraId="78AB58DE" w14:textId="0AE66DAF" w:rsidTr="00DF730E">
        <w:trPr>
          <w:del w:id="3614" w:author="OLIVARES MARTINEZ FERNANDO JESUS" w:date="2026-09-01T10:21:00Z"/>
        </w:trPr>
        <w:tc>
          <w:tcPr>
            <w:tcW w:w="0" w:type="auto"/>
          </w:tcPr>
          <w:p w14:paraId="4097B50E" w14:textId="5B576FE3" w:rsidR="00C0733F" w:rsidRPr="00E96410" w:rsidDel="004B06E4" w:rsidRDefault="00C0733F" w:rsidP="00DF730E">
            <w:pPr>
              <w:rPr>
                <w:del w:id="3615" w:author="OLIVARES MARTINEZ FERNANDO JESUS" w:date="2026-09-01T10:21:00Z"/>
              </w:rPr>
            </w:pPr>
            <w:del w:id="3616" w:author="OLIVARES MARTINEZ FERNANDO JESUS" w:date="2026-09-01T10:21:00Z">
              <w:r w:rsidDel="004B06E4">
                <w:delText>Numero de orden</w:delText>
              </w:r>
            </w:del>
          </w:p>
        </w:tc>
        <w:tc>
          <w:tcPr>
            <w:tcW w:w="0" w:type="auto"/>
          </w:tcPr>
          <w:p w14:paraId="75B1EECF" w14:textId="063648CE" w:rsidR="00C0733F" w:rsidRPr="00C0733F" w:rsidDel="004B06E4" w:rsidRDefault="00C0733F" w:rsidP="00C0733F">
            <w:pPr>
              <w:rPr>
                <w:del w:id="3617" w:author="OLIVARES MARTINEZ FERNANDO JESUS" w:date="2026-09-01T10:21:00Z"/>
                <w:lang w:val="es-ES_tradnl"/>
              </w:rPr>
            </w:pPr>
            <w:del w:id="3618" w:author="OLIVARES MARTINEZ FERNANDO JESUS" w:date="2026-09-01T10:21:00Z">
              <w:r w:rsidRPr="00C0733F" w:rsidDel="004B06E4">
                <w:rPr>
                  <w:lang w:val="es-ES_tradnl"/>
                </w:rPr>
                <w:delText>Atributo calculado por la interfaz.</w:delText>
              </w:r>
            </w:del>
          </w:p>
          <w:p w14:paraId="1709C310" w14:textId="1C682BDC" w:rsidR="00C0733F" w:rsidRPr="00E96410" w:rsidDel="004B06E4" w:rsidRDefault="00C0733F" w:rsidP="00C0733F">
            <w:pPr>
              <w:rPr>
                <w:del w:id="3619" w:author="OLIVARES MARTINEZ FERNANDO JESUS" w:date="2026-09-01T10:21:00Z"/>
                <w:lang w:val="es-ES_tradnl"/>
              </w:rPr>
            </w:pPr>
            <w:del w:id="3620" w:author="OLIVARES MARTINEZ FERNANDO JESUS" w:date="2026-09-01T10:21:00Z">
              <w:r w:rsidRPr="00C0733F" w:rsidDel="004B06E4">
                <w:rPr>
                  <w:lang w:val="es-ES_tradnl"/>
                </w:rPr>
                <w:delText>Nuevo índice numérico incremental generado automáticamente según la posición física final tras el Drag and Drop.</w:delText>
              </w:r>
            </w:del>
          </w:p>
        </w:tc>
        <w:tc>
          <w:tcPr>
            <w:tcW w:w="0" w:type="auto"/>
          </w:tcPr>
          <w:p w14:paraId="3F00A7E8" w14:textId="11F7B71E" w:rsidR="00C0733F" w:rsidDel="004B06E4" w:rsidRDefault="00C0733F" w:rsidP="00C0733F">
            <w:pPr>
              <w:rPr>
                <w:del w:id="3621" w:author="OLIVARES MARTINEZ FERNANDO JESUS" w:date="2026-09-01T10:21:00Z"/>
              </w:rPr>
            </w:pPr>
            <w:del w:id="3622" w:author="OLIVARES MARTINEZ FERNANDO JESUS" w:date="2026-09-01T10:21:00Z">
              <w:r w:rsidDel="004B06E4">
                <w:delText>SIA_DAT_</w:delText>
              </w:r>
            </w:del>
            <w:del w:id="3623" w:author="OLIVARES MARTINEZ FERNANDO JESUS" w:date="2026-09-01T10:02:00Z">
              <w:r w:rsidDel="00EA4C3E">
                <w:delText>VOZ</w:delText>
              </w:r>
            </w:del>
          </w:p>
          <w:p w14:paraId="7FC898DB" w14:textId="04490E96" w:rsidR="00C0733F" w:rsidDel="004B06E4" w:rsidRDefault="00C0733F" w:rsidP="00C0733F">
            <w:pPr>
              <w:rPr>
                <w:del w:id="3624" w:author="OLIVARES MARTINEZ FERNANDO JESUS" w:date="2026-09-01T10:21:00Z"/>
              </w:rPr>
            </w:pPr>
            <w:del w:id="3625" w:author="OLIVARES MARTINEZ FERNANDO JESUS" w:date="2026-09-01T10:21:00Z">
              <w:r w:rsidDel="004B06E4">
                <w:delText>Ejecuta la actualización del campo:</w:delText>
              </w:r>
            </w:del>
          </w:p>
          <w:p w14:paraId="771A237E" w14:textId="6D791CDA" w:rsidR="00C0733F" w:rsidRPr="00C0733F" w:rsidDel="004B06E4" w:rsidRDefault="00C0733F" w:rsidP="00C0733F">
            <w:pPr>
              <w:rPr>
                <w:del w:id="3626" w:author="OLIVARES MARTINEZ FERNANDO JESUS" w:date="2026-09-01T10:21:00Z"/>
                <w:lang w:val="en-US"/>
              </w:rPr>
            </w:pPr>
            <w:del w:id="3627" w:author="OLIVARES MARTINEZ FERNANDO JESUS" w:date="2026-09-01T10:21:00Z">
              <w:r w:rsidRPr="00C0733F" w:rsidDel="004B06E4">
                <w:rPr>
                  <w:lang w:val="en-US"/>
                </w:rPr>
                <w:delText>SET NUM_ORDEN = :numOrden</w:delText>
              </w:r>
            </w:del>
          </w:p>
          <w:p w14:paraId="6C8D02A5" w14:textId="0034F6A3" w:rsidR="00C0733F" w:rsidRPr="00C0733F" w:rsidDel="004B06E4" w:rsidRDefault="00C0733F" w:rsidP="00C0733F">
            <w:pPr>
              <w:rPr>
                <w:del w:id="3628" w:author="OLIVARES MARTINEZ FERNANDO JESUS" w:date="2026-09-01T10:21:00Z"/>
                <w:lang w:val="en-US"/>
              </w:rPr>
            </w:pPr>
            <w:del w:id="3629" w:author="OLIVARES MARTINEZ FERNANDO JESUS" w:date="2026-09-01T10:21:00Z">
              <w:r w:rsidRPr="00C0733F" w:rsidDel="004B06E4">
                <w:rPr>
                  <w:lang w:val="en-US"/>
                </w:rPr>
                <w:delText>Formato NUMBER(4,0).</w:delText>
              </w:r>
            </w:del>
          </w:p>
        </w:tc>
      </w:tr>
    </w:tbl>
    <w:p w14:paraId="267FEEF9" w14:textId="348B6B52" w:rsidR="00A97732" w:rsidRPr="00A97732" w:rsidDel="004B06E4" w:rsidRDefault="00A97732" w:rsidP="00C0733F">
      <w:pPr>
        <w:rPr>
          <w:del w:id="3630" w:author="OLIVARES MARTINEZ FERNANDO JESUS" w:date="2026-09-01T10:21:00Z"/>
          <w:bCs/>
          <w:lang w:val="en-US"/>
        </w:rPr>
      </w:pPr>
    </w:p>
    <w:p w14:paraId="5BB934B2" w14:textId="77777777" w:rsidR="00FA1499" w:rsidRDefault="00FA1499">
      <w:pPr>
        <w:pStyle w:val="Ttulo2"/>
        <w:numPr>
          <w:ilvl w:val="1"/>
          <w:numId w:val="1"/>
        </w:numPr>
        <w:pPrChange w:id="3631" w:author="OLIVARES MARTINEZ FERNANDO JESUS" w:date="2026-08-17T09:26:00Z">
          <w:pPr>
            <w:pStyle w:val="Ttulo2"/>
            <w:numPr>
              <w:ilvl w:val="1"/>
              <w:numId w:val="7"/>
            </w:numPr>
            <w:ind w:left="432" w:hanging="432"/>
          </w:pPr>
        </w:pPrChange>
      </w:pPr>
      <w:bookmarkStart w:id="3632" w:name="_Toc229128613"/>
      <w:bookmarkEnd w:id="445"/>
      <w:r>
        <w:t>Interfaces</w:t>
      </w:r>
      <w:r w:rsidRPr="006C1519">
        <w:t>. Navegación</w:t>
      </w:r>
      <w:bookmarkEnd w:id="3632"/>
    </w:p>
    <w:p w14:paraId="6B277FC8" w14:textId="77777777" w:rsidR="00FA1499" w:rsidRDefault="00FA1499" w:rsidP="00FA1499">
      <w:r>
        <w:t>Para este evolutivo es necesario realizar los siguientes ajustes en los interfaces de navegación:</w:t>
      </w:r>
    </w:p>
    <w:p w14:paraId="21F975C0" w14:textId="5DB8F513" w:rsidR="00240141" w:rsidRPr="00240141" w:rsidRDefault="00240141" w:rsidP="008D0A85">
      <w:pPr>
        <w:rPr>
          <w:ins w:id="3633" w:author="OLIVARES MARTINEZ FERNANDO JESUS" w:date="2026-08-14T09:40:00Z"/>
          <w:rStyle w:val="Hipervnculo"/>
          <w:rFonts w:cs="Arial"/>
          <w:color w:val="FF0000"/>
          <w:u w:val="none"/>
          <w:rPrChange w:id="3634" w:author="OLIVARES MARTINEZ FERNANDO JESUS" w:date="2026-08-14T09:40:00Z">
            <w:rPr>
              <w:ins w:id="3635" w:author="OLIVARES MARTINEZ FERNANDO JESUS" w:date="2026-08-14T09:40:00Z"/>
              <w:rStyle w:val="Hipervnculo"/>
              <w:rFonts w:cs="Arial"/>
            </w:rPr>
          </w:rPrChange>
        </w:rPr>
      </w:pPr>
      <w:proofErr w:type="spellStart"/>
      <w:ins w:id="3636" w:author="OLIVARES MARTINEZ FERNANDO JESUS" w:date="2026-08-14T09:40:00Z">
        <w:r w:rsidRPr="00240141">
          <w:rPr>
            <w:rStyle w:val="Hipervnculo"/>
            <w:rFonts w:cs="Arial"/>
            <w:color w:val="FF0000"/>
            <w:u w:val="none"/>
            <w:rPrChange w:id="3637" w:author="OLIVARES MARTINEZ FERNANDO JESUS" w:date="2026-08-14T09:40:00Z">
              <w:rPr>
                <w:rStyle w:val="Hipervnculo"/>
                <w:rFonts w:cs="Arial"/>
              </w:rPr>
            </w:rPrChange>
          </w:rPr>
          <w:t>Pencil</w:t>
        </w:r>
        <w:proofErr w:type="spellEnd"/>
        <w:r w:rsidRPr="00240141">
          <w:rPr>
            <w:rStyle w:val="Hipervnculo"/>
            <w:rFonts w:cs="Arial"/>
            <w:color w:val="FF0000"/>
            <w:u w:val="none"/>
            <w:rPrChange w:id="3638" w:author="OLIVARES MARTINEZ FERNANDO JESUS" w:date="2026-08-14T09:40:00Z">
              <w:rPr>
                <w:rStyle w:val="Hipervnculo"/>
                <w:rFonts w:cs="Arial"/>
              </w:rPr>
            </w:rPrChange>
          </w:rPr>
          <w:t xml:space="preserve"> No actualizado</w:t>
        </w:r>
      </w:ins>
    </w:p>
    <w:p w14:paraId="53CB5754" w14:textId="2D37F1CC" w:rsidR="007F202C" w:rsidRDefault="008D0A85" w:rsidP="008D0A85">
      <w:pPr>
        <w:rPr>
          <w:rStyle w:val="Hipervnculo"/>
        </w:rPr>
      </w:pPr>
      <w:proofErr w:type="spellStart"/>
      <w:r w:rsidRPr="00470E3A">
        <w:rPr>
          <w:rStyle w:val="Hipervnculo"/>
          <w:rFonts w:cs="Arial"/>
        </w:rPr>
        <w:lastRenderedPageBreak/>
        <w:t>SIABOD.epgz</w:t>
      </w:r>
      <w:proofErr w:type="spellEnd"/>
      <w:r>
        <w:rPr>
          <w:rStyle w:val="Hipervnculo"/>
          <w:rFonts w:cs="Arial"/>
        </w:rPr>
        <w:t xml:space="preserve"> </w:t>
      </w:r>
      <w:r>
        <w:rPr>
          <w:rStyle w:val="Hipervnculo"/>
        </w:rPr>
        <w:t>[</w:t>
      </w:r>
      <w:del w:id="3639" w:author="OLIVARES MARTINEZ FERNANDO JESUS" w:date="2026-09-01T10:02:00Z">
        <w:r w:rsidR="00647B7B" w:rsidDel="00EA4C3E">
          <w:rPr>
            <w:rStyle w:val="Hipervnculo"/>
          </w:rPr>
          <w:delText>Voz</w:delText>
        </w:r>
      </w:del>
      <w:ins w:id="3640" w:author="OLIVARES MARTINEZ FERNANDO JESUS" w:date="2026-09-01T10:02:00Z">
        <w:r w:rsidR="00EA4C3E">
          <w:rPr>
            <w:rStyle w:val="Hipervnculo"/>
          </w:rPr>
          <w:t>CIO</w:t>
        </w:r>
      </w:ins>
      <w:r>
        <w:rPr>
          <w:rStyle w:val="Hipervnculo"/>
        </w:rPr>
        <w:t>]</w:t>
      </w:r>
    </w:p>
    <w:p w14:paraId="71CC2A09" w14:textId="77777777" w:rsidR="008B7885" w:rsidRDefault="008B7885" w:rsidP="008D0A85"/>
    <w:p w14:paraId="37DCBF04" w14:textId="25D0D686" w:rsidR="005651C0" w:rsidRDefault="00DA6973">
      <w:pPr>
        <w:pStyle w:val="Ttulo1"/>
        <w:numPr>
          <w:ilvl w:val="0"/>
          <w:numId w:val="1"/>
        </w:numPr>
        <w:pPrChange w:id="3641" w:author="OLIVARES MARTINEZ FERNANDO JESUS" w:date="2026-08-17T09:26:00Z">
          <w:pPr>
            <w:pStyle w:val="Ttulo1"/>
            <w:numPr>
              <w:numId w:val="7"/>
            </w:numPr>
            <w:ind w:left="360" w:hanging="360"/>
          </w:pPr>
        </w:pPrChange>
      </w:pPr>
      <w:bookmarkStart w:id="3642" w:name="_Toc229128614"/>
      <w:bookmarkStart w:id="3643" w:name="_Toc154738162"/>
      <w:r>
        <w:t>CRITERIOS DE ACEPTACIÓN</w:t>
      </w:r>
      <w:bookmarkEnd w:id="3642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779"/>
        <w:gridCol w:w="2175"/>
        <w:gridCol w:w="2545"/>
      </w:tblGrid>
      <w:tr w:rsidR="00323D35" w:rsidRPr="00323D35" w14:paraId="7BDA344B" w14:textId="359F9E63" w:rsidTr="00323D35">
        <w:tc>
          <w:tcPr>
            <w:tcW w:w="3779" w:type="dxa"/>
            <w:shd w:val="clear" w:color="auto" w:fill="5B9BD5" w:themeFill="accent1"/>
          </w:tcPr>
          <w:p w14:paraId="73B5A789" w14:textId="58EC4F7A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TAREA</w:t>
            </w:r>
          </w:p>
        </w:tc>
        <w:tc>
          <w:tcPr>
            <w:tcW w:w="2175" w:type="dxa"/>
            <w:shd w:val="clear" w:color="auto" w:fill="5B9BD5" w:themeFill="accent1"/>
          </w:tcPr>
          <w:p w14:paraId="1AE91BBF" w14:textId="7EA1711E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ESTADO</w:t>
            </w:r>
          </w:p>
        </w:tc>
        <w:tc>
          <w:tcPr>
            <w:tcW w:w="2545" w:type="dxa"/>
            <w:shd w:val="clear" w:color="auto" w:fill="5B9BD5" w:themeFill="accent1"/>
          </w:tcPr>
          <w:p w14:paraId="478C10EF" w14:textId="66BFFF01" w:rsidR="00323D35" w:rsidRPr="00323D35" w:rsidRDefault="00323D35" w:rsidP="00323D35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</w:rPr>
            </w:pPr>
            <w:r>
              <w:rPr>
                <w:rFonts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23D35" w:rsidRPr="00323D35" w14:paraId="4C45B3E9" w14:textId="637279EA" w:rsidTr="00323D35">
        <w:tc>
          <w:tcPr>
            <w:tcW w:w="3779" w:type="dxa"/>
          </w:tcPr>
          <w:p w14:paraId="13194A57" w14:textId="77777777" w:rsidR="00323D35" w:rsidRPr="00323D35" w:rsidRDefault="00323D35" w:rsidP="00DF6F59">
            <w:pPr>
              <w:pStyle w:val="Prrafodelista"/>
              <w:ind w:left="0"/>
            </w:pPr>
            <w:r w:rsidRPr="00323D35">
              <w:t xml:space="preserve">Desarrollo </w:t>
            </w:r>
            <w:proofErr w:type="spellStart"/>
            <w:r w:rsidRPr="00323D35">
              <w:t>feature</w:t>
            </w:r>
            <w:proofErr w:type="spellEnd"/>
            <w:r w:rsidRPr="00323D35">
              <w:t xml:space="preserve"> del evolutivo</w:t>
            </w:r>
          </w:p>
        </w:tc>
        <w:tc>
          <w:tcPr>
            <w:tcW w:w="2175" w:type="dxa"/>
          </w:tcPr>
          <w:p w14:paraId="5FDCBC8C" w14:textId="77777777" w:rsidR="00323D35" w:rsidRPr="00323D35" w:rsidRDefault="00323D35" w:rsidP="00DF6F59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39BBDEB9" w14:textId="77777777" w:rsidR="00323D35" w:rsidRPr="00323D35" w:rsidRDefault="00323D35" w:rsidP="00DF6F59">
            <w:pPr>
              <w:pStyle w:val="Prrafodelista"/>
              <w:ind w:left="0"/>
            </w:pPr>
          </w:p>
        </w:tc>
      </w:tr>
      <w:tr w:rsidR="00323D35" w:rsidRPr="00323D35" w14:paraId="7912F2F7" w14:textId="775C3B71" w:rsidTr="00323D35">
        <w:tc>
          <w:tcPr>
            <w:tcW w:w="3779" w:type="dxa"/>
          </w:tcPr>
          <w:p w14:paraId="2913D65A" w14:textId="77777777" w:rsidR="00323D35" w:rsidRPr="00323D35" w:rsidRDefault="00323D35" w:rsidP="00DF6F59">
            <w:pPr>
              <w:pStyle w:val="Prrafodelista"/>
              <w:ind w:left="0"/>
            </w:pPr>
            <w:r w:rsidRPr="00323D35">
              <w:t>Test unitarios</w:t>
            </w:r>
          </w:p>
        </w:tc>
        <w:tc>
          <w:tcPr>
            <w:tcW w:w="2175" w:type="dxa"/>
          </w:tcPr>
          <w:p w14:paraId="7D2D2BDD" w14:textId="77777777" w:rsidR="00323D35" w:rsidRPr="00323D35" w:rsidRDefault="00323D35" w:rsidP="00DF6F59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28614EE5" w14:textId="77777777" w:rsidR="00323D35" w:rsidRPr="00323D35" w:rsidRDefault="00323D35" w:rsidP="00DF6F59">
            <w:pPr>
              <w:pStyle w:val="Prrafodelista"/>
              <w:ind w:left="0"/>
            </w:pPr>
          </w:p>
        </w:tc>
      </w:tr>
      <w:tr w:rsidR="00323D35" w:rsidRPr="00323D35" w14:paraId="7FF68292" w14:textId="381C6FF3" w:rsidTr="00323D35">
        <w:tc>
          <w:tcPr>
            <w:tcW w:w="3779" w:type="dxa"/>
          </w:tcPr>
          <w:p w14:paraId="66FFD761" w14:textId="77777777" w:rsidR="00323D35" w:rsidRPr="00323D35" w:rsidRDefault="00323D35" w:rsidP="00DF6F59">
            <w:pPr>
              <w:pStyle w:val="Prrafodelista"/>
              <w:ind w:left="0"/>
            </w:pPr>
            <w:r w:rsidRPr="00323D35">
              <w:t>Integración FRONT/BACK</w:t>
            </w:r>
          </w:p>
        </w:tc>
        <w:tc>
          <w:tcPr>
            <w:tcW w:w="2175" w:type="dxa"/>
          </w:tcPr>
          <w:p w14:paraId="0BA0DE1B" w14:textId="77777777" w:rsidR="00323D35" w:rsidRPr="00323D35" w:rsidRDefault="00323D35" w:rsidP="00DF6F59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35FF7F11" w14:textId="77777777" w:rsidR="00323D35" w:rsidRPr="00323D35" w:rsidRDefault="00323D35" w:rsidP="00DF6F59">
            <w:pPr>
              <w:pStyle w:val="Prrafodelista"/>
              <w:ind w:left="0"/>
            </w:pPr>
          </w:p>
        </w:tc>
      </w:tr>
      <w:tr w:rsidR="00323D35" w:rsidRPr="00323D35" w14:paraId="16DF202B" w14:textId="25BA7516" w:rsidTr="00323D35">
        <w:tc>
          <w:tcPr>
            <w:tcW w:w="3779" w:type="dxa"/>
          </w:tcPr>
          <w:p w14:paraId="2EFC0F2E" w14:textId="77777777" w:rsidR="00323D35" w:rsidRPr="00323D35" w:rsidRDefault="00323D35" w:rsidP="00DF6F59">
            <w:pPr>
              <w:pStyle w:val="Prrafodelista"/>
              <w:ind w:left="0"/>
            </w:pPr>
            <w:proofErr w:type="spellStart"/>
            <w:r w:rsidRPr="00323D35">
              <w:t>Sonar+Jenkins</w:t>
            </w:r>
            <w:proofErr w:type="spellEnd"/>
            <w:r w:rsidRPr="00323D35">
              <w:t xml:space="preserve"> </w:t>
            </w:r>
            <w:r w:rsidRPr="00323D35">
              <w:sym w:font="Wingdings" w:char="F0E0"/>
            </w:r>
            <w:r w:rsidRPr="00323D35">
              <w:t xml:space="preserve"> despliegue de </w:t>
            </w:r>
            <w:proofErr w:type="spellStart"/>
            <w:r w:rsidRPr="00323D35">
              <w:t>feature</w:t>
            </w:r>
            <w:proofErr w:type="spellEnd"/>
            <w:r w:rsidRPr="00323D35">
              <w:t xml:space="preserve"> en DESA funcionando</w:t>
            </w:r>
          </w:p>
        </w:tc>
        <w:tc>
          <w:tcPr>
            <w:tcW w:w="2175" w:type="dxa"/>
          </w:tcPr>
          <w:p w14:paraId="74D246A5" w14:textId="77777777" w:rsidR="00323D35" w:rsidRPr="00323D35" w:rsidRDefault="00323D35" w:rsidP="00DF6F59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7D2A9286" w14:textId="77777777" w:rsidR="00323D35" w:rsidRPr="00323D35" w:rsidRDefault="00323D35" w:rsidP="00DF6F59">
            <w:pPr>
              <w:pStyle w:val="Prrafodelista"/>
              <w:ind w:left="0"/>
            </w:pPr>
          </w:p>
        </w:tc>
      </w:tr>
      <w:tr w:rsidR="00323D35" w:rsidRPr="00323D35" w14:paraId="5C0A96F2" w14:textId="65440E19" w:rsidTr="00323D35">
        <w:tc>
          <w:tcPr>
            <w:tcW w:w="3779" w:type="dxa"/>
          </w:tcPr>
          <w:p w14:paraId="08E1DDE7" w14:textId="77777777" w:rsidR="00323D35" w:rsidRPr="00323D35" w:rsidRDefault="00323D35" w:rsidP="00DF6F59">
            <w:pPr>
              <w:pStyle w:val="Prrafodelista"/>
              <w:ind w:left="0"/>
            </w:pPr>
            <w:r w:rsidRPr="00323D35">
              <w:t>Plan de pruebas superado + evidencias</w:t>
            </w:r>
          </w:p>
        </w:tc>
        <w:tc>
          <w:tcPr>
            <w:tcW w:w="2175" w:type="dxa"/>
          </w:tcPr>
          <w:p w14:paraId="3FAEA1D8" w14:textId="77777777" w:rsidR="00323D35" w:rsidRPr="00323D35" w:rsidRDefault="00323D35" w:rsidP="00DF6F59">
            <w:pPr>
              <w:pStyle w:val="Prrafodelista"/>
              <w:ind w:left="0"/>
            </w:pPr>
          </w:p>
        </w:tc>
        <w:tc>
          <w:tcPr>
            <w:tcW w:w="2545" w:type="dxa"/>
          </w:tcPr>
          <w:p w14:paraId="7EDDB2D0" w14:textId="77777777" w:rsidR="00323D35" w:rsidRPr="00323D35" w:rsidRDefault="00323D35" w:rsidP="00DF6F59">
            <w:pPr>
              <w:pStyle w:val="Prrafodelista"/>
              <w:ind w:left="0"/>
            </w:pPr>
          </w:p>
        </w:tc>
      </w:tr>
      <w:tr w:rsidR="00323D35" w:rsidRPr="00323D35" w14:paraId="3AB199B0" w14:textId="77777777" w:rsidTr="00323D35">
        <w:tc>
          <w:tcPr>
            <w:tcW w:w="8499" w:type="dxa"/>
            <w:gridSpan w:val="3"/>
            <w:shd w:val="clear" w:color="auto" w:fill="5B9BD5" w:themeFill="accent1"/>
          </w:tcPr>
          <w:p w14:paraId="4E2D4B61" w14:textId="12BD43B2" w:rsidR="00323D35" w:rsidRPr="00323D35" w:rsidRDefault="00323D35" w:rsidP="00323D35">
            <w:pPr>
              <w:spacing w:after="0" w:line="240" w:lineRule="auto"/>
            </w:pPr>
            <w:r w:rsidRPr="00323D35">
              <w:rPr>
                <w:rFonts w:cs="Arial"/>
                <w:b/>
                <w:bCs/>
                <w:color w:val="FFFFFF" w:themeColor="background1"/>
              </w:rPr>
              <w:t>ENTREGA</w:t>
            </w:r>
          </w:p>
        </w:tc>
      </w:tr>
      <w:tr w:rsidR="00323D35" w:rsidRPr="00323D35" w14:paraId="4ADFD426" w14:textId="6934107E" w:rsidTr="00323D35">
        <w:tc>
          <w:tcPr>
            <w:tcW w:w="3779" w:type="dxa"/>
          </w:tcPr>
          <w:p w14:paraId="72A60410" w14:textId="23B1F082" w:rsidR="00323D35" w:rsidRDefault="00323D35" w:rsidP="00323D35">
            <w:pPr>
              <w:pStyle w:val="Prrafodelista"/>
              <w:ind w:left="0"/>
            </w:pPr>
            <w:r w:rsidRPr="00323D35">
              <w:t xml:space="preserve">Nombre de la </w:t>
            </w:r>
            <w:proofErr w:type="spellStart"/>
            <w:r w:rsidRPr="00323D35">
              <w:t>feature</w:t>
            </w:r>
            <w:proofErr w:type="spellEnd"/>
          </w:p>
        </w:tc>
        <w:tc>
          <w:tcPr>
            <w:tcW w:w="4720" w:type="dxa"/>
            <w:gridSpan w:val="2"/>
          </w:tcPr>
          <w:p w14:paraId="0D69A458" w14:textId="77777777" w:rsidR="00323D35" w:rsidRPr="00323D35" w:rsidRDefault="00323D35" w:rsidP="00323D35"/>
        </w:tc>
      </w:tr>
      <w:tr w:rsidR="00323D35" w:rsidRPr="00323D35" w14:paraId="34BBF7B5" w14:textId="28D26D08" w:rsidTr="00323D35">
        <w:tc>
          <w:tcPr>
            <w:tcW w:w="3779" w:type="dxa"/>
          </w:tcPr>
          <w:p w14:paraId="0BD55482" w14:textId="7C647B8C" w:rsidR="00323D35" w:rsidRDefault="00323D35" w:rsidP="00323D35">
            <w:pPr>
              <w:pStyle w:val="Prrafodelista"/>
              <w:ind w:left="0"/>
            </w:pPr>
            <w:r w:rsidRPr="00323D35">
              <w:t xml:space="preserve">Fichero (BBDD, </w:t>
            </w:r>
            <w:proofErr w:type="spellStart"/>
            <w:r w:rsidRPr="00323D35">
              <w:t>properties</w:t>
            </w:r>
            <w:proofErr w:type="spellEnd"/>
            <w:r w:rsidRPr="00323D35">
              <w:t>…)</w:t>
            </w:r>
          </w:p>
        </w:tc>
        <w:tc>
          <w:tcPr>
            <w:tcW w:w="4720" w:type="dxa"/>
            <w:gridSpan w:val="2"/>
          </w:tcPr>
          <w:p w14:paraId="2BAD9410" w14:textId="77777777" w:rsidR="00323D35" w:rsidRPr="00323D35" w:rsidRDefault="00323D35" w:rsidP="00323D35"/>
        </w:tc>
      </w:tr>
      <w:tr w:rsidR="00323D35" w:rsidRPr="00323D35" w14:paraId="03262ABF" w14:textId="77777777" w:rsidTr="00323D35">
        <w:tc>
          <w:tcPr>
            <w:tcW w:w="3779" w:type="dxa"/>
          </w:tcPr>
          <w:p w14:paraId="5F8D4372" w14:textId="35E49F46" w:rsidR="00323D35" w:rsidRDefault="00323D35" w:rsidP="00323D35">
            <w:pPr>
              <w:pStyle w:val="Prrafodelista"/>
              <w:ind w:left="0"/>
            </w:pPr>
            <w:r>
              <w:t>Observaciones</w:t>
            </w:r>
          </w:p>
        </w:tc>
        <w:tc>
          <w:tcPr>
            <w:tcW w:w="4720" w:type="dxa"/>
            <w:gridSpan w:val="2"/>
          </w:tcPr>
          <w:p w14:paraId="34DC5142" w14:textId="77777777" w:rsidR="00323D35" w:rsidRPr="00323D35" w:rsidRDefault="00323D35" w:rsidP="00323D35"/>
        </w:tc>
      </w:tr>
    </w:tbl>
    <w:p w14:paraId="3AE213AC" w14:textId="04547A19" w:rsidR="006D7B21" w:rsidRDefault="006D7B21">
      <w:pPr>
        <w:pStyle w:val="Ttulo1"/>
        <w:numPr>
          <w:ilvl w:val="0"/>
          <w:numId w:val="1"/>
        </w:numPr>
        <w:pPrChange w:id="3644" w:author="OLIVARES MARTINEZ FERNANDO JESUS" w:date="2026-08-17T09:26:00Z">
          <w:pPr>
            <w:pStyle w:val="Ttulo1"/>
            <w:numPr>
              <w:numId w:val="7"/>
            </w:numPr>
            <w:ind w:left="360" w:hanging="360"/>
          </w:pPr>
        </w:pPrChange>
      </w:pPr>
      <w:bookmarkStart w:id="3645" w:name="_Toc229128615"/>
      <w:r>
        <w:t>PLAN DE PRUEBAS</w:t>
      </w:r>
      <w:bookmarkEnd w:id="3643"/>
      <w:bookmarkEnd w:id="3645"/>
    </w:p>
    <w:p w14:paraId="0E198561" w14:textId="77777777" w:rsidR="006D7B21" w:rsidRDefault="006D7B21">
      <w:pPr>
        <w:pStyle w:val="Ttulo1"/>
        <w:numPr>
          <w:ilvl w:val="1"/>
          <w:numId w:val="1"/>
        </w:numPr>
        <w:pPrChange w:id="3646" w:author="OLIVARES MARTINEZ FERNANDO JESUS" w:date="2026-08-17T09:26:00Z">
          <w:pPr>
            <w:pStyle w:val="Ttulo1"/>
            <w:numPr>
              <w:ilvl w:val="1"/>
              <w:numId w:val="7"/>
            </w:numPr>
          </w:pPr>
        </w:pPrChange>
      </w:pPr>
      <w:bookmarkStart w:id="3647" w:name="_Toc154738163"/>
      <w:bookmarkStart w:id="3648" w:name="_Toc229128616"/>
      <w:r>
        <w:t>Matriz de casos de prueba</w:t>
      </w:r>
      <w:bookmarkEnd w:id="3647"/>
      <w:bookmarkEnd w:id="3648"/>
    </w:p>
    <w:p w14:paraId="041E9031" w14:textId="77777777" w:rsidR="006D7B21" w:rsidRDefault="006D7B21" w:rsidP="006D7B21">
      <w:pPr>
        <w:rPr>
          <w:i/>
          <w:iCs/>
        </w:rPr>
      </w:pPr>
      <w:r>
        <w:rPr>
          <w:i/>
          <w:iCs/>
        </w:rPr>
        <w:t xml:space="preserve">La matriz de pruebas está disponible en el siguiente </w:t>
      </w:r>
      <w:proofErr w:type="spellStart"/>
      <w:r>
        <w:rPr>
          <w:i/>
          <w:iCs/>
        </w:rPr>
        <w:t>excel</w:t>
      </w:r>
      <w:proofErr w:type="spellEnd"/>
      <w:r>
        <w:rPr>
          <w:i/>
          <w:iCs/>
        </w:rPr>
        <w:t>:</w:t>
      </w:r>
    </w:p>
    <w:p w14:paraId="238E52E3" w14:textId="5643F247" w:rsidR="006D7B21" w:rsidRPr="00C12529" w:rsidRDefault="003163DC" w:rsidP="006D7B21">
      <w:pPr>
        <w:rPr>
          <w:i/>
          <w:iCs/>
        </w:rPr>
      </w:pPr>
      <w:r>
        <w:t>XXX</w:t>
      </w:r>
      <w:r w:rsidR="006D7B21" w:rsidRPr="0081434E">
        <w:t>_PlanPruebas_</w:t>
      </w:r>
      <w:r>
        <w:t>SIABOD</w:t>
      </w:r>
      <w:r w:rsidR="006D7B21" w:rsidRPr="0081434E">
        <w:t>_</w:t>
      </w:r>
      <w:r w:rsidR="002E3D14">
        <w:t>Mantenimiento</w:t>
      </w:r>
      <w:del w:id="3649" w:author="OLIVARES MARTINEZ FERNANDO JESUS" w:date="2026-09-01T10:02:00Z">
        <w:r w:rsidR="00671F8E" w:rsidDel="00EA4C3E">
          <w:delText>Voz</w:delText>
        </w:r>
      </w:del>
      <w:ins w:id="3650" w:author="OLIVARES MARTINEZ FERNANDO JESUS" w:date="2026-09-01T10:02:00Z">
        <w:r w:rsidR="00EA4C3E">
          <w:t>CIO</w:t>
        </w:r>
      </w:ins>
      <w:r w:rsidR="006D7B21">
        <w:t>_</w:t>
      </w:r>
      <w:r w:rsidR="006D7B21" w:rsidRPr="0081434E">
        <w:t>v1.0.0</w:t>
      </w:r>
      <w:r w:rsidR="006D7B21">
        <w:t>.</w:t>
      </w:r>
      <w:r w:rsidR="006D7B21" w:rsidRPr="009F6410">
        <w:t>xlsx</w:t>
      </w:r>
      <w:r w:rsidR="006D7B21" w:rsidRPr="00026EBC">
        <w:t xml:space="preserve"> </w:t>
      </w:r>
      <w:r w:rsidR="006D7B21">
        <w:br w:type="page"/>
      </w:r>
    </w:p>
    <w:p w14:paraId="260E92F4" w14:textId="77777777" w:rsidR="006D7B21" w:rsidRDefault="006D7B21">
      <w:pPr>
        <w:pStyle w:val="Ttulo1"/>
        <w:numPr>
          <w:ilvl w:val="0"/>
          <w:numId w:val="1"/>
        </w:numPr>
        <w:pPrChange w:id="3651" w:author="OLIVARES MARTINEZ FERNANDO JESUS" w:date="2026-08-17T09:26:00Z">
          <w:pPr>
            <w:pStyle w:val="Ttulo1"/>
            <w:numPr>
              <w:numId w:val="7"/>
            </w:numPr>
            <w:ind w:left="360" w:hanging="360"/>
          </w:pPr>
        </w:pPrChange>
      </w:pPr>
      <w:bookmarkStart w:id="3652" w:name="_Toc154738164"/>
      <w:bookmarkStart w:id="3653" w:name="_Toc229128617"/>
      <w:r>
        <w:lastRenderedPageBreak/>
        <w:t>GLOSARIO DE TÉRMINOS</w:t>
      </w:r>
      <w:bookmarkEnd w:id="3652"/>
      <w:bookmarkEnd w:id="3653"/>
    </w:p>
    <w:p w14:paraId="18284EDE" w14:textId="77777777" w:rsidR="006D7B21" w:rsidRDefault="006D7B21" w:rsidP="006D7B2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92"/>
        <w:gridCol w:w="6702"/>
      </w:tblGrid>
      <w:tr w:rsidR="006D7B21" w:rsidRPr="00EB52A9" w14:paraId="37B35437" w14:textId="77777777" w:rsidTr="00372AFB">
        <w:tc>
          <w:tcPr>
            <w:tcW w:w="1055" w:type="pct"/>
            <w:shd w:val="clear" w:color="auto" w:fill="2E74B5" w:themeFill="accent1" w:themeFillShade="BF"/>
          </w:tcPr>
          <w:p w14:paraId="5D666547" w14:textId="77777777" w:rsidR="006D7B21" w:rsidRPr="00EB52A9" w:rsidRDefault="006D7B21" w:rsidP="00372AFB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TERMINO</w:t>
            </w:r>
          </w:p>
        </w:tc>
        <w:tc>
          <w:tcPr>
            <w:tcW w:w="3945" w:type="pct"/>
            <w:shd w:val="clear" w:color="auto" w:fill="2E74B5" w:themeFill="accent1" w:themeFillShade="BF"/>
          </w:tcPr>
          <w:p w14:paraId="3C482B56" w14:textId="77777777" w:rsidR="006D7B21" w:rsidRPr="00EB52A9" w:rsidRDefault="006D7B21" w:rsidP="00372AFB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DESCRIPCIÓN</w:t>
            </w:r>
          </w:p>
        </w:tc>
      </w:tr>
      <w:tr w:rsidR="006D7B21" w14:paraId="13A08AB9" w14:textId="77777777" w:rsidTr="00372AFB">
        <w:tc>
          <w:tcPr>
            <w:tcW w:w="1055" w:type="pct"/>
          </w:tcPr>
          <w:p w14:paraId="75B290E1" w14:textId="2E71AF6E" w:rsidR="006D7B21" w:rsidRDefault="00BF1975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SIABOD</w:t>
            </w:r>
          </w:p>
        </w:tc>
        <w:tc>
          <w:tcPr>
            <w:tcW w:w="3945" w:type="pct"/>
          </w:tcPr>
          <w:p w14:paraId="5E6CEBD7" w14:textId="62F864A3" w:rsidR="006D7B21" w:rsidRDefault="00BF1975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Sistema de Integración y Automatización del Boletín Oficial de Defensa</w:t>
            </w:r>
          </w:p>
        </w:tc>
      </w:tr>
      <w:tr w:rsidR="006D7B21" w14:paraId="63234933" w14:textId="77777777" w:rsidTr="00372AFB">
        <w:tc>
          <w:tcPr>
            <w:tcW w:w="1055" w:type="pct"/>
          </w:tcPr>
          <w:p w14:paraId="10F6991A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  <w:tc>
          <w:tcPr>
            <w:tcW w:w="3945" w:type="pct"/>
          </w:tcPr>
          <w:p w14:paraId="5F5C2F45" w14:textId="77777777" w:rsidR="006D7B21" w:rsidRDefault="006D7B21" w:rsidP="00372AFB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Primary</w:t>
            </w:r>
            <w:proofErr w:type="spellEnd"/>
            <w:r>
              <w:rPr>
                <w:lang w:val="es-ES_tradnl"/>
              </w:rPr>
              <w:t xml:space="preserve"> Key</w:t>
            </w:r>
          </w:p>
          <w:p w14:paraId="6E8E4613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 identificador de BD.</w:t>
            </w:r>
          </w:p>
        </w:tc>
      </w:tr>
      <w:tr w:rsidR="006D7B21" w14:paraId="77811746" w14:textId="77777777" w:rsidTr="00372AFB">
        <w:tc>
          <w:tcPr>
            <w:tcW w:w="1055" w:type="pct"/>
          </w:tcPr>
          <w:p w14:paraId="5BBC24EF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FK</w:t>
            </w:r>
          </w:p>
        </w:tc>
        <w:tc>
          <w:tcPr>
            <w:tcW w:w="3945" w:type="pct"/>
          </w:tcPr>
          <w:p w14:paraId="5BE1C4E2" w14:textId="77777777" w:rsidR="006D7B21" w:rsidRDefault="006D7B21" w:rsidP="00372AFB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Foreing</w:t>
            </w:r>
            <w:proofErr w:type="spellEnd"/>
            <w:r>
              <w:rPr>
                <w:lang w:val="es-ES_tradnl"/>
              </w:rPr>
              <w:t xml:space="preserve"> Key</w:t>
            </w:r>
          </w:p>
          <w:p w14:paraId="7F4AE6B1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una clave foránea de BD. El valor a asignar será el identificador del dato foráneo.</w:t>
            </w:r>
          </w:p>
        </w:tc>
      </w:tr>
      <w:tr w:rsidR="006D7B21" w14:paraId="6C1B7D8E" w14:textId="77777777" w:rsidTr="00372AFB">
        <w:tc>
          <w:tcPr>
            <w:tcW w:w="1055" w:type="pct"/>
          </w:tcPr>
          <w:p w14:paraId="2E66C5C0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SEQ</w:t>
            </w:r>
          </w:p>
        </w:tc>
        <w:tc>
          <w:tcPr>
            <w:tcW w:w="3945" w:type="pct"/>
          </w:tcPr>
          <w:p w14:paraId="37BD3130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Secuencia</w:t>
            </w:r>
          </w:p>
          <w:p w14:paraId="7014E17D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corresponde con una secuencia de BD. Al dar de alta un nuevo registro, el valor será el siguiente valor del secuencial</w:t>
            </w:r>
          </w:p>
        </w:tc>
      </w:tr>
      <w:tr w:rsidR="006D7B21" w14:paraId="31761244" w14:textId="77777777" w:rsidTr="00372AFB">
        <w:tc>
          <w:tcPr>
            <w:tcW w:w="1055" w:type="pct"/>
          </w:tcPr>
          <w:p w14:paraId="75ACA83E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ALG</w:t>
            </w:r>
          </w:p>
        </w:tc>
        <w:tc>
          <w:tcPr>
            <w:tcW w:w="3945" w:type="pct"/>
          </w:tcPr>
          <w:p w14:paraId="7BBF55DF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Algorítmico</w:t>
            </w:r>
          </w:p>
          <w:p w14:paraId="764E35E2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Tipo de dato que se obtiene llevando a cabo algún proceso y/o algoritmo sobre el dato informado en el formulario</w:t>
            </w:r>
          </w:p>
        </w:tc>
      </w:tr>
      <w:tr w:rsidR="006D7B21" w14:paraId="3BA2AEBC" w14:textId="77777777" w:rsidTr="00372AFB">
        <w:tc>
          <w:tcPr>
            <w:tcW w:w="1055" w:type="pct"/>
          </w:tcPr>
          <w:p w14:paraId="19A79B97" w14:textId="77777777" w:rsidR="006D7B21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EOC</w:t>
            </w:r>
          </w:p>
        </w:tc>
        <w:tc>
          <w:tcPr>
            <w:tcW w:w="3945" w:type="pct"/>
          </w:tcPr>
          <w:p w14:paraId="4E089E03" w14:textId="77777777" w:rsidR="006D7B21" w:rsidRPr="00F163E7" w:rsidRDefault="006D7B21" w:rsidP="00372AFB">
            <w:pPr>
              <w:rPr>
                <w:lang w:val="es-ES_tradnl"/>
              </w:rPr>
            </w:pPr>
            <w:r>
              <w:rPr>
                <w:lang w:val="es-ES_tradnl"/>
              </w:rPr>
              <w:t>En otro caso</w:t>
            </w:r>
          </w:p>
        </w:tc>
      </w:tr>
    </w:tbl>
    <w:p w14:paraId="6B162D5F" w14:textId="77777777" w:rsidR="006D7B21" w:rsidRPr="00360F66" w:rsidRDefault="006D7B21" w:rsidP="006D7B21"/>
    <w:p w14:paraId="4CD795DD" w14:textId="77777777" w:rsidR="003973D0" w:rsidRDefault="003973D0" w:rsidP="006D7B21"/>
    <w:sectPr w:rsidR="003973D0">
      <w:headerReference w:type="default" r:id="rId36"/>
      <w:footerReference w:type="default" r:id="rId37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07" w:author="BERNARDO MONJAS GEMA" w:date="2026-05-26T15:54:00Z" w:initials="BMG">
    <w:p w14:paraId="6EE4DB30" w14:textId="4422EAF2" w:rsidR="002F36E3" w:rsidRDefault="002F36E3">
      <w:pPr>
        <w:pStyle w:val="Textocomentario"/>
      </w:pPr>
      <w:r>
        <w:rPr>
          <w:rStyle w:val="Refdecomentario"/>
        </w:rPr>
        <w:annotationRef/>
      </w:r>
      <w:r>
        <w:t xml:space="preserve">Se cambia el orden a esta tabla para permitir orden diferente de las Voces en cada </w:t>
      </w:r>
      <w:proofErr w:type="spellStart"/>
      <w:r>
        <w:t>Seccion</w:t>
      </w:r>
      <w:proofErr w:type="spellEnd"/>
    </w:p>
  </w:comment>
  <w:comment w:id="827" w:author="BERNARDO MONJAS GEMA" w:date="2026-05-27T09:30:00Z" w:initials="BMG">
    <w:p w14:paraId="47C18228" w14:textId="5BEC3E8A" w:rsidR="0002226B" w:rsidRDefault="0002226B">
      <w:pPr>
        <w:pStyle w:val="Textocomentario"/>
      </w:pPr>
      <w:r>
        <w:rPr>
          <w:rStyle w:val="Refdecomentario"/>
        </w:rPr>
        <w:annotationRef/>
      </w:r>
      <w:r>
        <w:t xml:space="preserve">Renombrar: </w:t>
      </w:r>
      <w:proofErr w:type="spellStart"/>
      <w:r>
        <w:t>Reordear</w:t>
      </w:r>
      <w:proofErr w:type="spellEnd"/>
      <w:r>
        <w:t xml:space="preserve"> por Ordenar, actualizar diagrama EA</w:t>
      </w:r>
    </w:p>
  </w:comment>
  <w:comment w:id="1268" w:author="BERNARDO MONJAS GEMA" w:date="2026-05-27T15:10:00Z" w:initials="BMG">
    <w:p w14:paraId="6098D262" w14:textId="6C34C43A" w:rsidR="00B62F18" w:rsidRDefault="00B62F18">
      <w:pPr>
        <w:pStyle w:val="Textocomentario"/>
      </w:pPr>
      <w:r>
        <w:rPr>
          <w:rStyle w:val="Refdecomentario"/>
        </w:rPr>
        <w:annotationRef/>
      </w:r>
      <w:r>
        <w:t xml:space="preserve">En las flechas que sales de elementos de tipo DECISION, poner el </w:t>
      </w:r>
      <w:proofErr w:type="spellStart"/>
      <w:r>
        <w:t>label</w:t>
      </w:r>
      <w:proofErr w:type="spellEnd"/>
      <w:r>
        <w:t xml:space="preserve"> SI o NO</w:t>
      </w:r>
    </w:p>
  </w:comment>
  <w:comment w:id="1470" w:author="BERNARDO MONJAS GEMA" w:date="2026-08-16T22:22:00Z" w:initials="BMG">
    <w:p w14:paraId="007DA846" w14:textId="77777777" w:rsidR="0037419B" w:rsidRDefault="0037419B">
      <w:pPr>
        <w:pStyle w:val="Textocomentario"/>
      </w:pPr>
      <w:r>
        <w:rPr>
          <w:rStyle w:val="Refdecomentario"/>
        </w:rPr>
        <w:annotationRef/>
      </w:r>
      <w:r>
        <w:t>Se ha cambiado a tipo Switch ON/OFF</w:t>
      </w:r>
    </w:p>
  </w:comment>
  <w:comment w:id="2125" w:author="BERNARDO MONJAS GEMA" w:date="2026-05-27T19:47:00Z" w:initials="BMG">
    <w:p w14:paraId="155F9A3B" w14:textId="7FCCC0F7" w:rsidR="00303D84" w:rsidRDefault="00303D84">
      <w:pPr>
        <w:pStyle w:val="Textocomentario"/>
      </w:pPr>
      <w:r>
        <w:rPr>
          <w:rStyle w:val="Refdecomentario"/>
        </w:rPr>
        <w:annotationRef/>
      </w:r>
      <w:r>
        <w:t>No es campo Autocomplete</w:t>
      </w:r>
    </w:p>
  </w:comment>
  <w:comment w:id="3248" w:author="BERNARDO MONJAS GEMA" w:date="2026-05-27T20:08:00Z" w:initials="BMG">
    <w:p w14:paraId="583F3C10" w14:textId="1363D323" w:rsidR="00C605EC" w:rsidRDefault="00C605EC">
      <w:pPr>
        <w:pStyle w:val="Textocomentario"/>
      </w:pPr>
      <w:r>
        <w:rPr>
          <w:rStyle w:val="Refdecomentario"/>
        </w:rPr>
        <w:annotationRef/>
      </w:r>
      <w:r>
        <w:t xml:space="preserve">Revisar los campos que se presentan en el </w:t>
      </w:r>
      <w:proofErr w:type="spellStart"/>
      <w:r>
        <w:t>formario</w:t>
      </w:r>
      <w:proofErr w:type="spellEnd"/>
      <w:r>
        <w:t xml:space="preserve"> de edición de una </w:t>
      </w:r>
      <w:r w:rsidR="00EA4C3E">
        <w:t>CIO</w:t>
      </w:r>
    </w:p>
  </w:comment>
  <w:comment w:id="3266" w:author="BERNARDO MONJAS GEMA" w:date="2026-05-27T20:05:00Z" w:initials="BMG">
    <w:p w14:paraId="64D2DA64" w14:textId="3F33A251" w:rsidR="00C605EC" w:rsidRDefault="00C605EC">
      <w:pPr>
        <w:pStyle w:val="Textocomentario"/>
      </w:pPr>
      <w:r>
        <w:rPr>
          <w:rStyle w:val="Refdecomentario"/>
        </w:rPr>
        <w:annotationRef/>
      </w:r>
      <w:r>
        <w:t>En el formulario de edición no es campo autocomplete.</w:t>
      </w:r>
    </w:p>
  </w:comment>
  <w:comment w:id="3273" w:author="BERNARDO MONJAS GEMA" w:date="2026-05-27T20:06:00Z" w:initials="BMG">
    <w:p w14:paraId="15E36A4B" w14:textId="53DB83A4" w:rsidR="00C605EC" w:rsidRDefault="00C605EC">
      <w:pPr>
        <w:pStyle w:val="Textocomentario"/>
      </w:pPr>
      <w:r>
        <w:rPr>
          <w:rStyle w:val="Refdecomentario"/>
        </w:rPr>
        <w:annotationRef/>
      </w:r>
      <w:r>
        <w:t xml:space="preserve">Al actualizar no se hace código </w:t>
      </w:r>
      <w:proofErr w:type="spellStart"/>
      <w:r>
        <w:t>like</w:t>
      </w:r>
      <w:proofErr w:type="spellEnd"/>
      <w:r>
        <w:t>. Hay que especificar la tabla y el campo que se actualiza en BD d</w:t>
      </w:r>
    </w:p>
  </w:comment>
  <w:comment w:id="3276" w:author="BERNARDO MONJAS GEMA" w:date="2026-05-27T20:08:00Z" w:initials="BMG">
    <w:p w14:paraId="074FA80D" w14:textId="3263B05E" w:rsidR="00C605EC" w:rsidRDefault="00C605EC">
      <w:pPr>
        <w:pStyle w:val="Textocomentario"/>
      </w:pPr>
      <w:r>
        <w:rPr>
          <w:rStyle w:val="Refdecomentario"/>
        </w:rPr>
        <w:annotationRef/>
      </w:r>
      <w:r>
        <w:t xml:space="preserve">No aplica </w:t>
      </w:r>
    </w:p>
  </w:comment>
  <w:comment w:id="3283" w:author="BERNARDO MONJAS GEMA" w:date="2026-05-27T20:06:00Z" w:initials="BMG">
    <w:p w14:paraId="706ABFFB" w14:textId="4A53FC7D" w:rsidR="00C605EC" w:rsidRDefault="00C605EC">
      <w:pPr>
        <w:pStyle w:val="Textocomentario"/>
      </w:pPr>
      <w:r>
        <w:rPr>
          <w:rStyle w:val="Refdecomentario"/>
        </w:rPr>
        <w:annotationRef/>
      </w:r>
    </w:p>
  </w:comment>
  <w:comment w:id="3318" w:author="BERNARDO MONJAS GEMA" w:date="2026-05-27T20:09:00Z" w:initials="BMG">
    <w:p w14:paraId="1BA20486" w14:textId="454F7B34" w:rsidR="00C605EC" w:rsidRDefault="00C605EC">
      <w:pPr>
        <w:pStyle w:val="Textocomentario"/>
      </w:pPr>
      <w:r>
        <w:rPr>
          <w:rStyle w:val="Refdecomentario"/>
        </w:rPr>
        <w:annotationRef/>
      </w:r>
      <w:r>
        <w:t>El número de orden no se presenta en ese formulario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E4DB30" w15:done="0"/>
  <w15:commentEx w15:paraId="47C18228" w15:done="0"/>
  <w15:commentEx w15:paraId="6098D262" w15:done="0"/>
  <w15:commentEx w15:paraId="007DA846" w15:done="1"/>
  <w15:commentEx w15:paraId="155F9A3B" w15:done="0"/>
  <w15:commentEx w15:paraId="583F3C10" w15:done="0"/>
  <w15:commentEx w15:paraId="64D2DA64" w15:done="0"/>
  <w15:commentEx w15:paraId="15E36A4B" w15:done="0"/>
  <w15:commentEx w15:paraId="074FA80D" w15:done="0"/>
  <w15:commentEx w15:paraId="706ABFFB" w15:done="0"/>
  <w15:commentEx w15:paraId="1BA204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AD2A8C" w16cex:dateUtc="2026-05-26T13:54:00Z"/>
  <w16cex:commentExtensible w16cex:durableId="2B812B85" w16cex:dateUtc="2026-05-27T07:30:00Z"/>
  <w16cex:commentExtensible w16cex:durableId="240CD4B4" w16cex:dateUtc="2026-05-27T13:10:00Z"/>
  <w16cex:commentExtensible w16cex:durableId="6908BF46" w16cex:dateUtc="2026-08-16T20:22:00Z"/>
  <w16cex:commentExtensible w16cex:durableId="3480EB4C" w16cex:dateUtc="2026-05-27T17:47:00Z"/>
  <w16cex:commentExtensible w16cex:durableId="31DEEDAC" w16cex:dateUtc="2026-05-27T18:08:00Z"/>
  <w16cex:commentExtensible w16cex:durableId="2C65AD82" w16cex:dateUtc="2026-05-27T18:05:00Z"/>
  <w16cex:commentExtensible w16cex:durableId="40429D26" w16cex:dateUtc="2026-05-27T18:06:00Z"/>
  <w16cex:commentExtensible w16cex:durableId="7029E8DA" w16cex:dateUtc="2026-05-27T18:08:00Z"/>
  <w16cex:commentExtensible w16cex:durableId="018EC2A3" w16cex:dateUtc="2026-05-27T18:06:00Z"/>
  <w16cex:commentExtensible w16cex:durableId="17F1AC80" w16cex:dateUtc="2026-05-27T1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E4DB30" w16cid:durableId="16AD2A8C"/>
  <w16cid:commentId w16cid:paraId="47C18228" w16cid:durableId="2B812B85"/>
  <w16cid:commentId w16cid:paraId="6098D262" w16cid:durableId="240CD4B4"/>
  <w16cid:commentId w16cid:paraId="007DA846" w16cid:durableId="6908BF46"/>
  <w16cid:commentId w16cid:paraId="155F9A3B" w16cid:durableId="3480EB4C"/>
  <w16cid:commentId w16cid:paraId="583F3C10" w16cid:durableId="31DEEDAC"/>
  <w16cid:commentId w16cid:paraId="64D2DA64" w16cid:durableId="2C65AD82"/>
  <w16cid:commentId w16cid:paraId="15E36A4B" w16cid:durableId="40429D26"/>
  <w16cid:commentId w16cid:paraId="074FA80D" w16cid:durableId="7029E8DA"/>
  <w16cid:commentId w16cid:paraId="706ABFFB" w16cid:durableId="018EC2A3"/>
  <w16cid:commentId w16cid:paraId="1BA20486" w16cid:durableId="17F1AC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A727A" w14:textId="77777777" w:rsidR="00EF5FCE" w:rsidRDefault="00EF5FCE">
      <w:pPr>
        <w:spacing w:after="0" w:line="240" w:lineRule="auto"/>
      </w:pPr>
      <w:r>
        <w:separator/>
      </w:r>
    </w:p>
  </w:endnote>
  <w:endnote w:type="continuationSeparator" w:id="0">
    <w:p w14:paraId="2EF05316" w14:textId="77777777" w:rsidR="00EF5FCE" w:rsidRDefault="00EF5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55F2" w14:textId="77777777" w:rsidR="00372AFB" w:rsidRDefault="00372AFB">
    <w:pPr>
      <w:pStyle w:val="Piedepgina"/>
      <w:rPr>
        <w:lang w:val="es-ES_tradnl"/>
      </w:rPr>
    </w:pPr>
    <w:r>
      <w:rPr>
        <w:lang w:val="es-ES_tradnl"/>
      </w:rPr>
      <w:fldChar w:fldCharType="begin"/>
    </w:r>
    <w:r>
      <w:rPr>
        <w:lang w:val="es-ES_tradnl"/>
      </w:rPr>
      <w:instrText>PAGE   \* MERGEFORMAT</w:instrText>
    </w:r>
    <w:r>
      <w:rPr>
        <w:lang w:val="es-ES_tradnl"/>
      </w:rPr>
      <w:fldChar w:fldCharType="separate"/>
    </w:r>
    <w:r w:rsidR="00B315A2">
      <w:rPr>
        <w:noProof/>
        <w:lang w:val="es-ES_tradnl"/>
      </w:rPr>
      <w:t>22</w:t>
    </w:r>
    <w:r>
      <w:rPr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F7C4B" w14:textId="77777777" w:rsidR="00EF5FCE" w:rsidRDefault="00EF5FCE">
      <w:pPr>
        <w:spacing w:after="0" w:line="240" w:lineRule="auto"/>
      </w:pPr>
      <w:r>
        <w:separator/>
      </w:r>
    </w:p>
  </w:footnote>
  <w:footnote w:type="continuationSeparator" w:id="0">
    <w:p w14:paraId="34AFEE88" w14:textId="77777777" w:rsidR="00EF5FCE" w:rsidRDefault="00EF5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89"/>
      <w:gridCol w:w="1383"/>
      <w:gridCol w:w="6048"/>
    </w:tblGrid>
    <w:tr w:rsidR="00372AFB" w14:paraId="004694EF" w14:textId="77777777">
      <w:trPr>
        <w:trHeight w:val="712"/>
        <w:jc w:val="center"/>
      </w:trPr>
      <w:tc>
        <w:tcPr>
          <w:tcW w:w="4569" w:type="dxa"/>
          <w:gridSpan w:val="2"/>
          <w:tcBorders>
            <w:top w:val="none" w:sz="4" w:space="0" w:color="000000"/>
            <w:left w:val="none" w:sz="4" w:space="0" w:color="000000"/>
            <w:bottom w:val="none" w:sz="4" w:space="0" w:color="000000"/>
            <w:right w:val="none" w:sz="4" w:space="0" w:color="000000"/>
          </w:tcBorders>
          <w:vAlign w:val="center"/>
        </w:tcPr>
        <w:p w14:paraId="6C4694F5" w14:textId="77777777" w:rsidR="00372AFB" w:rsidRDefault="00372AFB">
          <w:pPr>
            <w:pStyle w:val="Encabezado"/>
            <w:rPr>
              <w:sz w:val="16"/>
              <w:szCs w:val="16"/>
              <w:lang w:val="pt-BR"/>
            </w:rPr>
          </w:pPr>
          <w:r>
            <w:rPr>
              <w:noProof/>
              <w:sz w:val="16"/>
              <w:szCs w:val="16"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48D61222" wp14:editId="578275E5">
                <wp:simplePos x="0" y="0"/>
                <wp:positionH relativeFrom="column">
                  <wp:posOffset>-1892300</wp:posOffset>
                </wp:positionH>
                <wp:positionV relativeFrom="paragraph">
                  <wp:posOffset>0</wp:posOffset>
                </wp:positionV>
                <wp:extent cx="1723390" cy="482600"/>
                <wp:effectExtent l="0" t="0" r="0" b="0"/>
                <wp:wrapSquare wrapText="bothSides"/>
                <wp:docPr id="1" name="Imagen 3" descr="Logo_MINISDE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3 Imagen" descr="Logo_MINISDEF.pn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723390" cy="482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44" w:type="dxa"/>
          <w:vMerge w:val="restart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6ACD7403" w14:textId="77777777" w:rsidR="00372AFB" w:rsidRDefault="00372AFB">
          <w:pPr>
            <w:pStyle w:val="Encabezad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2F1C056" wp14:editId="4F6C7D88">
                    <wp:simplePos x="0" y="0"/>
                    <wp:positionH relativeFrom="column">
                      <wp:posOffset>1953260</wp:posOffset>
                    </wp:positionH>
                    <wp:positionV relativeFrom="paragraph">
                      <wp:posOffset>-210185</wp:posOffset>
                    </wp:positionV>
                    <wp:extent cx="1741170" cy="784225"/>
                    <wp:effectExtent l="0" t="0" r="0" b="0"/>
                    <wp:wrapNone/>
                    <wp:docPr id="2" name="Cuadro de texto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741170" cy="784225"/>
                            </a:xfrm>
                            <a:prstGeom prst="rect">
                              <a:avLst/>
                            </a:prstGeom>
                            <a:solidFill>
                              <a:srgbClr val="DBDBD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1CF63A" w14:textId="77777777" w:rsidR="00372AFB" w:rsidRDefault="00372A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SECRETARÍA DE ESTADO</w:t>
                                </w:r>
                              </w:p>
                              <w:p w14:paraId="6B1EEC0E" w14:textId="77777777" w:rsidR="00372AFB" w:rsidRDefault="00372AF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90000" rIns="91440" bIns="90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F1C056" id="Cuadro de texto 5" o:spid="_x0000_s1026" style="position:absolute;left:0;text-align:left;margin-left:153.8pt;margin-top:-16.55pt;width:137.1pt;height:61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" fillcolor="#dbdbdb" stroked="f">
                    <o:lock v:ext="edit" aspectratio="t"/>
                    <v:textbox inset=",2.5mm,,2.5mm">
                      <w:txbxContent>
                        <w:p w14:paraId="4D1CF63A" w14:textId="77777777" w:rsidR="00372AFB" w:rsidRDefault="00372A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SECRETARÍA DE ESTADO</w:t>
                          </w:r>
                        </w:p>
                        <w:p w14:paraId="6B1EEC0E" w14:textId="77777777" w:rsidR="00372AFB" w:rsidRDefault="00372AF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6E87E6A" w14:textId="77777777" w:rsidR="00372AFB" w:rsidRDefault="00372AFB">
          <w:pPr>
            <w:spacing w:line="240" w:lineRule="aut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10189F87" wp14:editId="1BACBEB5">
                    <wp:simplePos x="0" y="0"/>
                    <wp:positionH relativeFrom="column">
                      <wp:posOffset>1900555</wp:posOffset>
                    </wp:positionH>
                    <wp:positionV relativeFrom="paragraph">
                      <wp:posOffset>9525</wp:posOffset>
                    </wp:positionV>
                    <wp:extent cx="1791970" cy="542925"/>
                    <wp:effectExtent l="0" t="0" r="0" b="9525"/>
                    <wp:wrapNone/>
                    <wp:docPr id="3" name="Cuadro de tex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91970" cy="542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1D039" w14:textId="77777777" w:rsidR="00372AFB" w:rsidRDefault="00372A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CENTRO DE SISTEMAS Y TECNOLOGÍAS DE LA INFORMACIÓN Y LAS COMUNICACIONES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89F8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7" type="#_x0000_t202" style="position:absolute;left:0;text-align:left;margin-left:149.65pt;margin-top:.75pt;width:141.1pt;height:4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" stroked="f">
                    <v:textbox>
                      <w:txbxContent>
                        <w:p w14:paraId="2D71D039" w14:textId="77777777" w:rsidR="00372AFB" w:rsidRDefault="00372A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CENTRO DE SISTEMAS Y TECNOLOGÍAS DE LA INFORMACIÓN Y LAS COMUNICACIONES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sz w:val="16"/>
              <w:szCs w:val="16"/>
            </w:rPr>
            <w:t xml:space="preserve"> </w:t>
          </w:r>
        </w:p>
      </w:tc>
    </w:tr>
    <w:tr w:rsidR="00372AFB" w14:paraId="6FBA3934" w14:textId="77777777">
      <w:trPr>
        <w:trHeight w:val="531"/>
        <w:jc w:val="center"/>
      </w:trPr>
      <w:tc>
        <w:tcPr>
          <w:tcW w:w="3187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2ECC41EF" w14:textId="77777777" w:rsidR="00372AFB" w:rsidRDefault="00372AFB">
          <w:pPr>
            <w:pStyle w:val="Encabezado"/>
            <w:rPr>
              <w:rFonts w:ascii="Arial" w:hAnsi="Arial" w:cs="Arial"/>
              <w:i/>
              <w:sz w:val="10"/>
              <w:szCs w:val="10"/>
            </w:rPr>
          </w:pPr>
          <w:r>
            <w:rPr>
              <w:rFonts w:ascii="Arial" w:hAnsi="Arial" w:cs="Arial"/>
              <w:b/>
              <w:i/>
              <w:sz w:val="10"/>
              <w:szCs w:val="10"/>
            </w:rPr>
            <w:t>Tipo Documento</w:t>
          </w:r>
          <w:r>
            <w:rPr>
              <w:rFonts w:ascii="Arial" w:hAnsi="Arial" w:cs="Arial"/>
              <w:i/>
              <w:sz w:val="10"/>
              <w:szCs w:val="10"/>
            </w:rPr>
            <w:t>: Solicitud Mantenimiento/Entrega</w:t>
          </w:r>
        </w:p>
      </w:tc>
      <w:tc>
        <w:tcPr>
          <w:tcW w:w="1382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6D0A2EA3" w14:textId="77777777" w:rsidR="00372AFB" w:rsidRDefault="00372AFB">
          <w:pPr>
            <w:pStyle w:val="Encabezado"/>
            <w:rPr>
              <w:sz w:val="16"/>
              <w:szCs w:val="16"/>
            </w:rPr>
          </w:pPr>
        </w:p>
        <w:p w14:paraId="3AAC1003" w14:textId="77777777" w:rsidR="00372AFB" w:rsidRDefault="00372AFB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              </w:t>
          </w:r>
        </w:p>
      </w:tc>
      <w:tc>
        <w:tcPr>
          <w:tcW w:w="6044" w:type="dxa"/>
          <w:vMerge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  <w:vAlign w:val="center"/>
        </w:tcPr>
        <w:p w14:paraId="75EF1309" w14:textId="77777777" w:rsidR="00372AFB" w:rsidRDefault="00372AFB">
          <w:pPr>
            <w:spacing w:after="0" w:line="240" w:lineRule="auto"/>
            <w:rPr>
              <w:sz w:val="16"/>
              <w:szCs w:val="16"/>
            </w:rPr>
          </w:pPr>
        </w:p>
      </w:tc>
    </w:tr>
  </w:tbl>
  <w:p w14:paraId="56316053" w14:textId="77777777" w:rsidR="00372AFB" w:rsidRDefault="00372A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C1B"/>
    <w:multiLevelType w:val="hybridMultilevel"/>
    <w:tmpl w:val="34A61C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C4A8E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CC73AD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AC0A80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C212B8"/>
    <w:multiLevelType w:val="hybridMultilevel"/>
    <w:tmpl w:val="43DE2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36BE1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E820DB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2811E7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542DAF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5A6FB2"/>
    <w:multiLevelType w:val="hybridMultilevel"/>
    <w:tmpl w:val="2116B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13E99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7A7C77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54A4480"/>
    <w:multiLevelType w:val="multilevel"/>
    <w:tmpl w:val="A094E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val="es-ES_tradn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C22CDE"/>
    <w:multiLevelType w:val="hybridMultilevel"/>
    <w:tmpl w:val="1D743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A3DEE"/>
    <w:multiLevelType w:val="multilevel"/>
    <w:tmpl w:val="7F8E08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97B548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6612D7D"/>
    <w:multiLevelType w:val="hybridMultilevel"/>
    <w:tmpl w:val="7A522574"/>
    <w:lvl w:ilvl="0" w:tplc="0C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7" w15:restartNumberingAfterBreak="0">
    <w:nsid w:val="79BF5F22"/>
    <w:multiLevelType w:val="multilevel"/>
    <w:tmpl w:val="1234D1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E957B64"/>
    <w:multiLevelType w:val="hybridMultilevel"/>
    <w:tmpl w:val="023C19F6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445077810">
    <w:abstractNumId w:val="8"/>
  </w:num>
  <w:num w:numId="2" w16cid:durableId="381638002">
    <w:abstractNumId w:val="14"/>
  </w:num>
  <w:num w:numId="3" w16cid:durableId="1940065840">
    <w:abstractNumId w:val="0"/>
  </w:num>
  <w:num w:numId="4" w16cid:durableId="958299462">
    <w:abstractNumId w:val="10"/>
  </w:num>
  <w:num w:numId="5" w16cid:durableId="683939320">
    <w:abstractNumId w:val="12"/>
  </w:num>
  <w:num w:numId="6" w16cid:durableId="1544362866">
    <w:abstractNumId w:val="1"/>
  </w:num>
  <w:num w:numId="7" w16cid:durableId="1940016849">
    <w:abstractNumId w:val="2"/>
  </w:num>
  <w:num w:numId="8" w16cid:durableId="453719575">
    <w:abstractNumId w:val="6"/>
  </w:num>
  <w:num w:numId="9" w16cid:durableId="2021198801">
    <w:abstractNumId w:val="5"/>
  </w:num>
  <w:num w:numId="10" w16cid:durableId="680399709">
    <w:abstractNumId w:val="13"/>
  </w:num>
  <w:num w:numId="11" w16cid:durableId="1729646985">
    <w:abstractNumId w:val="15"/>
  </w:num>
  <w:num w:numId="12" w16cid:durableId="1254313192">
    <w:abstractNumId w:val="9"/>
  </w:num>
  <w:num w:numId="13" w16cid:durableId="682054470">
    <w:abstractNumId w:val="18"/>
  </w:num>
  <w:num w:numId="14" w16cid:durableId="1858040527">
    <w:abstractNumId w:val="16"/>
  </w:num>
  <w:num w:numId="15" w16cid:durableId="2064870210">
    <w:abstractNumId w:val="4"/>
  </w:num>
  <w:num w:numId="16" w16cid:durableId="185752264">
    <w:abstractNumId w:val="3"/>
  </w:num>
  <w:num w:numId="17" w16cid:durableId="1417243515">
    <w:abstractNumId w:val="17"/>
  </w:num>
  <w:num w:numId="18" w16cid:durableId="184293860">
    <w:abstractNumId w:val="7"/>
  </w:num>
  <w:num w:numId="19" w16cid:durableId="587034517">
    <w:abstractNumId w:val="11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LIVARES MARTINEZ FERNANDO JESUS">
    <w15:presenceInfo w15:providerId="AD" w15:userId="S-1-5-21-183249554-1397776783-1881534176-2529573"/>
  </w15:person>
  <w15:person w15:author="BERNARDO MONJAS GEMA">
    <w15:presenceInfo w15:providerId="AD" w15:userId="S-1-5-21-183249554-1397776783-1881534176-1925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3D0"/>
    <w:rsid w:val="00004894"/>
    <w:rsid w:val="00005507"/>
    <w:rsid w:val="000070CA"/>
    <w:rsid w:val="00016E7A"/>
    <w:rsid w:val="0002160A"/>
    <w:rsid w:val="0002226B"/>
    <w:rsid w:val="0003463D"/>
    <w:rsid w:val="00043E58"/>
    <w:rsid w:val="00044DD9"/>
    <w:rsid w:val="000463A0"/>
    <w:rsid w:val="00051438"/>
    <w:rsid w:val="00051EDF"/>
    <w:rsid w:val="00053ED3"/>
    <w:rsid w:val="00057B0A"/>
    <w:rsid w:val="000658DE"/>
    <w:rsid w:val="00072248"/>
    <w:rsid w:val="0007450F"/>
    <w:rsid w:val="00085A0D"/>
    <w:rsid w:val="000941A2"/>
    <w:rsid w:val="000A3713"/>
    <w:rsid w:val="000A5617"/>
    <w:rsid w:val="000A730C"/>
    <w:rsid w:val="000B1757"/>
    <w:rsid w:val="000C2E0D"/>
    <w:rsid w:val="000D3348"/>
    <w:rsid w:val="000D4647"/>
    <w:rsid w:val="000D6960"/>
    <w:rsid w:val="000E0514"/>
    <w:rsid w:val="000E3CE6"/>
    <w:rsid w:val="000F0022"/>
    <w:rsid w:val="000F753A"/>
    <w:rsid w:val="00104E0B"/>
    <w:rsid w:val="001063FA"/>
    <w:rsid w:val="00110580"/>
    <w:rsid w:val="00111FA9"/>
    <w:rsid w:val="00114FD3"/>
    <w:rsid w:val="00117D9D"/>
    <w:rsid w:val="00126B43"/>
    <w:rsid w:val="001319E1"/>
    <w:rsid w:val="00144785"/>
    <w:rsid w:val="001452AE"/>
    <w:rsid w:val="001562F0"/>
    <w:rsid w:val="001642FB"/>
    <w:rsid w:val="00174BD1"/>
    <w:rsid w:val="00177A87"/>
    <w:rsid w:val="0018116C"/>
    <w:rsid w:val="00185BE1"/>
    <w:rsid w:val="001A0CED"/>
    <w:rsid w:val="001A539A"/>
    <w:rsid w:val="001A7801"/>
    <w:rsid w:val="001B1389"/>
    <w:rsid w:val="001B2B1F"/>
    <w:rsid w:val="001B3794"/>
    <w:rsid w:val="001B5F92"/>
    <w:rsid w:val="001B6011"/>
    <w:rsid w:val="001C4325"/>
    <w:rsid w:val="001D13EE"/>
    <w:rsid w:val="001D2557"/>
    <w:rsid w:val="001E4F0E"/>
    <w:rsid w:val="001E6BBA"/>
    <w:rsid w:val="001E6DDC"/>
    <w:rsid w:val="001F1898"/>
    <w:rsid w:val="001F3254"/>
    <w:rsid w:val="001F37A9"/>
    <w:rsid w:val="001F4F31"/>
    <w:rsid w:val="002014DA"/>
    <w:rsid w:val="00201639"/>
    <w:rsid w:val="002046D0"/>
    <w:rsid w:val="00206A95"/>
    <w:rsid w:val="00214F04"/>
    <w:rsid w:val="00221B99"/>
    <w:rsid w:val="002276B0"/>
    <w:rsid w:val="00231574"/>
    <w:rsid w:val="002340A4"/>
    <w:rsid w:val="00235B43"/>
    <w:rsid w:val="00236EFC"/>
    <w:rsid w:val="00237910"/>
    <w:rsid w:val="00237BCA"/>
    <w:rsid w:val="00237BF4"/>
    <w:rsid w:val="00240141"/>
    <w:rsid w:val="002515C8"/>
    <w:rsid w:val="00255A57"/>
    <w:rsid w:val="00257852"/>
    <w:rsid w:val="00257D41"/>
    <w:rsid w:val="0026383B"/>
    <w:rsid w:val="002652C5"/>
    <w:rsid w:val="002652D6"/>
    <w:rsid w:val="002742FD"/>
    <w:rsid w:val="0028386D"/>
    <w:rsid w:val="002860C3"/>
    <w:rsid w:val="00290452"/>
    <w:rsid w:val="00294768"/>
    <w:rsid w:val="002971A6"/>
    <w:rsid w:val="00297C83"/>
    <w:rsid w:val="002A4362"/>
    <w:rsid w:val="002A6559"/>
    <w:rsid w:val="002A6DDB"/>
    <w:rsid w:val="002B094C"/>
    <w:rsid w:val="002B18C0"/>
    <w:rsid w:val="002B7609"/>
    <w:rsid w:val="002C19D4"/>
    <w:rsid w:val="002C3697"/>
    <w:rsid w:val="002C75C4"/>
    <w:rsid w:val="002D2788"/>
    <w:rsid w:val="002D3781"/>
    <w:rsid w:val="002D46B8"/>
    <w:rsid w:val="002E3D14"/>
    <w:rsid w:val="002F36E3"/>
    <w:rsid w:val="002F4E9E"/>
    <w:rsid w:val="00300094"/>
    <w:rsid w:val="00302013"/>
    <w:rsid w:val="003035F7"/>
    <w:rsid w:val="00303D84"/>
    <w:rsid w:val="0030582B"/>
    <w:rsid w:val="00311C5B"/>
    <w:rsid w:val="0031307B"/>
    <w:rsid w:val="003163DC"/>
    <w:rsid w:val="00323D35"/>
    <w:rsid w:val="003265C2"/>
    <w:rsid w:val="00327AF7"/>
    <w:rsid w:val="00332C31"/>
    <w:rsid w:val="0034078F"/>
    <w:rsid w:val="003412E2"/>
    <w:rsid w:val="00344CEC"/>
    <w:rsid w:val="00351246"/>
    <w:rsid w:val="00352893"/>
    <w:rsid w:val="003568B7"/>
    <w:rsid w:val="00357D55"/>
    <w:rsid w:val="00362395"/>
    <w:rsid w:val="00362841"/>
    <w:rsid w:val="00362CB3"/>
    <w:rsid w:val="00365DBC"/>
    <w:rsid w:val="00370A21"/>
    <w:rsid w:val="00372AFB"/>
    <w:rsid w:val="00372F1D"/>
    <w:rsid w:val="00373048"/>
    <w:rsid w:val="0037419B"/>
    <w:rsid w:val="00382A57"/>
    <w:rsid w:val="0038368E"/>
    <w:rsid w:val="00390051"/>
    <w:rsid w:val="00390E6B"/>
    <w:rsid w:val="00391E5A"/>
    <w:rsid w:val="00393793"/>
    <w:rsid w:val="003973D0"/>
    <w:rsid w:val="003B37CD"/>
    <w:rsid w:val="003B5516"/>
    <w:rsid w:val="003C1285"/>
    <w:rsid w:val="003C76BC"/>
    <w:rsid w:val="003C781E"/>
    <w:rsid w:val="003D4B2A"/>
    <w:rsid w:val="003E4EC0"/>
    <w:rsid w:val="003F2A3F"/>
    <w:rsid w:val="003F578D"/>
    <w:rsid w:val="003F6C00"/>
    <w:rsid w:val="004009AC"/>
    <w:rsid w:val="00413BBB"/>
    <w:rsid w:val="004147F3"/>
    <w:rsid w:val="0042022E"/>
    <w:rsid w:val="0042063A"/>
    <w:rsid w:val="00426B7F"/>
    <w:rsid w:val="00430EDC"/>
    <w:rsid w:val="00436ED7"/>
    <w:rsid w:val="00436F1B"/>
    <w:rsid w:val="00440D27"/>
    <w:rsid w:val="00444266"/>
    <w:rsid w:val="00444553"/>
    <w:rsid w:val="0044601B"/>
    <w:rsid w:val="004516F4"/>
    <w:rsid w:val="004522F2"/>
    <w:rsid w:val="00454CA4"/>
    <w:rsid w:val="00455C0A"/>
    <w:rsid w:val="00455E0A"/>
    <w:rsid w:val="0046290D"/>
    <w:rsid w:val="00466EA6"/>
    <w:rsid w:val="004702B6"/>
    <w:rsid w:val="00470E3A"/>
    <w:rsid w:val="00482E8C"/>
    <w:rsid w:val="00493324"/>
    <w:rsid w:val="004A1FDC"/>
    <w:rsid w:val="004A3DA3"/>
    <w:rsid w:val="004A3E5C"/>
    <w:rsid w:val="004A57B6"/>
    <w:rsid w:val="004B06E4"/>
    <w:rsid w:val="004B2241"/>
    <w:rsid w:val="004B4A6C"/>
    <w:rsid w:val="004D0135"/>
    <w:rsid w:val="004D02D4"/>
    <w:rsid w:val="004D0771"/>
    <w:rsid w:val="004D219F"/>
    <w:rsid w:val="004D251C"/>
    <w:rsid w:val="00502E36"/>
    <w:rsid w:val="0051480D"/>
    <w:rsid w:val="00523BAA"/>
    <w:rsid w:val="00524772"/>
    <w:rsid w:val="00525C63"/>
    <w:rsid w:val="005260CF"/>
    <w:rsid w:val="005312DD"/>
    <w:rsid w:val="005314AB"/>
    <w:rsid w:val="00532611"/>
    <w:rsid w:val="0053773C"/>
    <w:rsid w:val="00540211"/>
    <w:rsid w:val="00546A2E"/>
    <w:rsid w:val="00550567"/>
    <w:rsid w:val="00551405"/>
    <w:rsid w:val="00554763"/>
    <w:rsid w:val="0055604A"/>
    <w:rsid w:val="00556F08"/>
    <w:rsid w:val="00560E72"/>
    <w:rsid w:val="005651C0"/>
    <w:rsid w:val="005668A0"/>
    <w:rsid w:val="005678F1"/>
    <w:rsid w:val="00571CA6"/>
    <w:rsid w:val="00573179"/>
    <w:rsid w:val="00573B26"/>
    <w:rsid w:val="005755D6"/>
    <w:rsid w:val="005860BC"/>
    <w:rsid w:val="00594388"/>
    <w:rsid w:val="00594663"/>
    <w:rsid w:val="00596DA9"/>
    <w:rsid w:val="005C6958"/>
    <w:rsid w:val="005C6E26"/>
    <w:rsid w:val="005D01BE"/>
    <w:rsid w:val="005D02B1"/>
    <w:rsid w:val="005D19D4"/>
    <w:rsid w:val="005D5C2C"/>
    <w:rsid w:val="005D6EEE"/>
    <w:rsid w:val="005E1FF9"/>
    <w:rsid w:val="00601CBA"/>
    <w:rsid w:val="00603C66"/>
    <w:rsid w:val="00610931"/>
    <w:rsid w:val="0061524B"/>
    <w:rsid w:val="00633650"/>
    <w:rsid w:val="0063486C"/>
    <w:rsid w:val="00635467"/>
    <w:rsid w:val="00647B7B"/>
    <w:rsid w:val="006552A6"/>
    <w:rsid w:val="0065675B"/>
    <w:rsid w:val="0065682A"/>
    <w:rsid w:val="006577E1"/>
    <w:rsid w:val="00660A2F"/>
    <w:rsid w:val="00664586"/>
    <w:rsid w:val="006660B3"/>
    <w:rsid w:val="00671F8E"/>
    <w:rsid w:val="006757D6"/>
    <w:rsid w:val="0069030B"/>
    <w:rsid w:val="006942AF"/>
    <w:rsid w:val="006974E3"/>
    <w:rsid w:val="006A7466"/>
    <w:rsid w:val="006B03BD"/>
    <w:rsid w:val="006B0775"/>
    <w:rsid w:val="006B351A"/>
    <w:rsid w:val="006B58BC"/>
    <w:rsid w:val="006B6E19"/>
    <w:rsid w:val="006C54C7"/>
    <w:rsid w:val="006C7CCC"/>
    <w:rsid w:val="006D59E0"/>
    <w:rsid w:val="006D7B21"/>
    <w:rsid w:val="006D7B33"/>
    <w:rsid w:val="006E18C3"/>
    <w:rsid w:val="006E25B2"/>
    <w:rsid w:val="006E350F"/>
    <w:rsid w:val="006E4649"/>
    <w:rsid w:val="006F2C34"/>
    <w:rsid w:val="006F71A8"/>
    <w:rsid w:val="00707D80"/>
    <w:rsid w:val="00707E69"/>
    <w:rsid w:val="007104C1"/>
    <w:rsid w:val="007110CA"/>
    <w:rsid w:val="0071485B"/>
    <w:rsid w:val="007203AE"/>
    <w:rsid w:val="007347BB"/>
    <w:rsid w:val="00734DD7"/>
    <w:rsid w:val="00743479"/>
    <w:rsid w:val="00744363"/>
    <w:rsid w:val="00745D00"/>
    <w:rsid w:val="00746D6C"/>
    <w:rsid w:val="00747C34"/>
    <w:rsid w:val="00754474"/>
    <w:rsid w:val="00771AC1"/>
    <w:rsid w:val="00774A9D"/>
    <w:rsid w:val="0079273F"/>
    <w:rsid w:val="00792CB0"/>
    <w:rsid w:val="00797D78"/>
    <w:rsid w:val="007A42B9"/>
    <w:rsid w:val="007B01F8"/>
    <w:rsid w:val="007B13DA"/>
    <w:rsid w:val="007B2451"/>
    <w:rsid w:val="007B740C"/>
    <w:rsid w:val="007C4CCC"/>
    <w:rsid w:val="007D0E58"/>
    <w:rsid w:val="007E33A0"/>
    <w:rsid w:val="007F17DF"/>
    <w:rsid w:val="007F202C"/>
    <w:rsid w:val="0080291D"/>
    <w:rsid w:val="00805463"/>
    <w:rsid w:val="00810249"/>
    <w:rsid w:val="00814843"/>
    <w:rsid w:val="008155D5"/>
    <w:rsid w:val="008161D7"/>
    <w:rsid w:val="00820C4A"/>
    <w:rsid w:val="00833075"/>
    <w:rsid w:val="008423A7"/>
    <w:rsid w:val="008500E7"/>
    <w:rsid w:val="00856C08"/>
    <w:rsid w:val="008658A1"/>
    <w:rsid w:val="008753FA"/>
    <w:rsid w:val="0089085B"/>
    <w:rsid w:val="008910D1"/>
    <w:rsid w:val="0089418B"/>
    <w:rsid w:val="008A1D05"/>
    <w:rsid w:val="008B33F2"/>
    <w:rsid w:val="008B4217"/>
    <w:rsid w:val="008B7885"/>
    <w:rsid w:val="008C027B"/>
    <w:rsid w:val="008C0C28"/>
    <w:rsid w:val="008D0862"/>
    <w:rsid w:val="008D0A85"/>
    <w:rsid w:val="008E27C4"/>
    <w:rsid w:val="008E3C48"/>
    <w:rsid w:val="008F3A28"/>
    <w:rsid w:val="008F6004"/>
    <w:rsid w:val="008F6AF7"/>
    <w:rsid w:val="009008BA"/>
    <w:rsid w:val="00912540"/>
    <w:rsid w:val="00925956"/>
    <w:rsid w:val="009273CD"/>
    <w:rsid w:val="0094159A"/>
    <w:rsid w:val="00942A3F"/>
    <w:rsid w:val="0095237C"/>
    <w:rsid w:val="00954880"/>
    <w:rsid w:val="00963C6C"/>
    <w:rsid w:val="00965D94"/>
    <w:rsid w:val="00970DD3"/>
    <w:rsid w:val="0097798C"/>
    <w:rsid w:val="0098019B"/>
    <w:rsid w:val="00980E9D"/>
    <w:rsid w:val="00982437"/>
    <w:rsid w:val="00986DE1"/>
    <w:rsid w:val="00992895"/>
    <w:rsid w:val="009A080E"/>
    <w:rsid w:val="009A5670"/>
    <w:rsid w:val="009A6134"/>
    <w:rsid w:val="009A6D79"/>
    <w:rsid w:val="009B426E"/>
    <w:rsid w:val="009C7D51"/>
    <w:rsid w:val="009C7EB0"/>
    <w:rsid w:val="009D6DEC"/>
    <w:rsid w:val="009E0D8B"/>
    <w:rsid w:val="009E1C8C"/>
    <w:rsid w:val="009E3D5F"/>
    <w:rsid w:val="009F07A0"/>
    <w:rsid w:val="009F2FD2"/>
    <w:rsid w:val="00A0669F"/>
    <w:rsid w:val="00A125E3"/>
    <w:rsid w:val="00A163A5"/>
    <w:rsid w:val="00A30F83"/>
    <w:rsid w:val="00A32FEA"/>
    <w:rsid w:val="00A44A31"/>
    <w:rsid w:val="00A479E2"/>
    <w:rsid w:val="00A50F50"/>
    <w:rsid w:val="00A5268A"/>
    <w:rsid w:val="00A548BC"/>
    <w:rsid w:val="00A569FA"/>
    <w:rsid w:val="00A66122"/>
    <w:rsid w:val="00A748C8"/>
    <w:rsid w:val="00A75084"/>
    <w:rsid w:val="00A75288"/>
    <w:rsid w:val="00A75E47"/>
    <w:rsid w:val="00A902EB"/>
    <w:rsid w:val="00A90947"/>
    <w:rsid w:val="00A92A41"/>
    <w:rsid w:val="00A94B33"/>
    <w:rsid w:val="00A97732"/>
    <w:rsid w:val="00AA4B74"/>
    <w:rsid w:val="00AA7290"/>
    <w:rsid w:val="00AB09E1"/>
    <w:rsid w:val="00AB1793"/>
    <w:rsid w:val="00AB5366"/>
    <w:rsid w:val="00AD6D2A"/>
    <w:rsid w:val="00AE4245"/>
    <w:rsid w:val="00AF0DD4"/>
    <w:rsid w:val="00AF0E7F"/>
    <w:rsid w:val="00AF134D"/>
    <w:rsid w:val="00AF3F7B"/>
    <w:rsid w:val="00AF4F54"/>
    <w:rsid w:val="00AF753B"/>
    <w:rsid w:val="00B03BE8"/>
    <w:rsid w:val="00B04DCD"/>
    <w:rsid w:val="00B05B34"/>
    <w:rsid w:val="00B15D3D"/>
    <w:rsid w:val="00B2028F"/>
    <w:rsid w:val="00B2452E"/>
    <w:rsid w:val="00B315A2"/>
    <w:rsid w:val="00B35364"/>
    <w:rsid w:val="00B359FD"/>
    <w:rsid w:val="00B35B88"/>
    <w:rsid w:val="00B4585A"/>
    <w:rsid w:val="00B464A2"/>
    <w:rsid w:val="00B504FA"/>
    <w:rsid w:val="00B56F7A"/>
    <w:rsid w:val="00B57E90"/>
    <w:rsid w:val="00B62F18"/>
    <w:rsid w:val="00B6378E"/>
    <w:rsid w:val="00B72C3A"/>
    <w:rsid w:val="00B830DA"/>
    <w:rsid w:val="00B8390F"/>
    <w:rsid w:val="00B90195"/>
    <w:rsid w:val="00B9567B"/>
    <w:rsid w:val="00B97F9B"/>
    <w:rsid w:val="00BA5C0C"/>
    <w:rsid w:val="00BB0320"/>
    <w:rsid w:val="00BB36AC"/>
    <w:rsid w:val="00BB7370"/>
    <w:rsid w:val="00BC5F8B"/>
    <w:rsid w:val="00BC68CD"/>
    <w:rsid w:val="00BD1060"/>
    <w:rsid w:val="00BD1BEC"/>
    <w:rsid w:val="00BD305F"/>
    <w:rsid w:val="00BD4AEF"/>
    <w:rsid w:val="00BD78BC"/>
    <w:rsid w:val="00BE0DF4"/>
    <w:rsid w:val="00BE2281"/>
    <w:rsid w:val="00BE5E07"/>
    <w:rsid w:val="00BF1975"/>
    <w:rsid w:val="00C0733F"/>
    <w:rsid w:val="00C2043E"/>
    <w:rsid w:val="00C22B6F"/>
    <w:rsid w:val="00C259F8"/>
    <w:rsid w:val="00C27B90"/>
    <w:rsid w:val="00C366D8"/>
    <w:rsid w:val="00C42D7F"/>
    <w:rsid w:val="00C52D69"/>
    <w:rsid w:val="00C53AAC"/>
    <w:rsid w:val="00C55D23"/>
    <w:rsid w:val="00C573ED"/>
    <w:rsid w:val="00C605EC"/>
    <w:rsid w:val="00C61089"/>
    <w:rsid w:val="00C67F00"/>
    <w:rsid w:val="00C76F8F"/>
    <w:rsid w:val="00C94BC1"/>
    <w:rsid w:val="00C974E0"/>
    <w:rsid w:val="00CA1201"/>
    <w:rsid w:val="00CA1DF1"/>
    <w:rsid w:val="00CA3642"/>
    <w:rsid w:val="00CB2833"/>
    <w:rsid w:val="00CC0CB7"/>
    <w:rsid w:val="00CC3AD9"/>
    <w:rsid w:val="00CC3DEC"/>
    <w:rsid w:val="00CD3638"/>
    <w:rsid w:val="00CD54EC"/>
    <w:rsid w:val="00CE1883"/>
    <w:rsid w:val="00CF5D1B"/>
    <w:rsid w:val="00CF5DE7"/>
    <w:rsid w:val="00D010E5"/>
    <w:rsid w:val="00D10FC1"/>
    <w:rsid w:val="00D1452C"/>
    <w:rsid w:val="00D14B97"/>
    <w:rsid w:val="00D217C9"/>
    <w:rsid w:val="00D305C8"/>
    <w:rsid w:val="00D34037"/>
    <w:rsid w:val="00D428AD"/>
    <w:rsid w:val="00D60BBE"/>
    <w:rsid w:val="00D621EE"/>
    <w:rsid w:val="00D634AE"/>
    <w:rsid w:val="00D64448"/>
    <w:rsid w:val="00D65007"/>
    <w:rsid w:val="00D803B2"/>
    <w:rsid w:val="00D836CF"/>
    <w:rsid w:val="00D85ACF"/>
    <w:rsid w:val="00D85F39"/>
    <w:rsid w:val="00D8763E"/>
    <w:rsid w:val="00D90105"/>
    <w:rsid w:val="00D93E61"/>
    <w:rsid w:val="00DA0D8A"/>
    <w:rsid w:val="00DA68D2"/>
    <w:rsid w:val="00DA6973"/>
    <w:rsid w:val="00DA7835"/>
    <w:rsid w:val="00DB1741"/>
    <w:rsid w:val="00DB5899"/>
    <w:rsid w:val="00DC03E4"/>
    <w:rsid w:val="00DC23E9"/>
    <w:rsid w:val="00DD250F"/>
    <w:rsid w:val="00DD42A7"/>
    <w:rsid w:val="00DE0B69"/>
    <w:rsid w:val="00DE1159"/>
    <w:rsid w:val="00DF0494"/>
    <w:rsid w:val="00DF1E32"/>
    <w:rsid w:val="00DF2DD4"/>
    <w:rsid w:val="00DF67D8"/>
    <w:rsid w:val="00DF6F59"/>
    <w:rsid w:val="00DF730E"/>
    <w:rsid w:val="00E01994"/>
    <w:rsid w:val="00E02AD2"/>
    <w:rsid w:val="00E11326"/>
    <w:rsid w:val="00E14A16"/>
    <w:rsid w:val="00E17D7E"/>
    <w:rsid w:val="00E22F56"/>
    <w:rsid w:val="00E26D29"/>
    <w:rsid w:val="00E31C27"/>
    <w:rsid w:val="00E32127"/>
    <w:rsid w:val="00E37200"/>
    <w:rsid w:val="00E45A85"/>
    <w:rsid w:val="00E50985"/>
    <w:rsid w:val="00E54281"/>
    <w:rsid w:val="00E57737"/>
    <w:rsid w:val="00E6379A"/>
    <w:rsid w:val="00E63A7A"/>
    <w:rsid w:val="00E6531B"/>
    <w:rsid w:val="00E822F7"/>
    <w:rsid w:val="00E82B2B"/>
    <w:rsid w:val="00E914E8"/>
    <w:rsid w:val="00E939BB"/>
    <w:rsid w:val="00E93AAF"/>
    <w:rsid w:val="00E94D6D"/>
    <w:rsid w:val="00E96410"/>
    <w:rsid w:val="00EA29E8"/>
    <w:rsid w:val="00EA2C1D"/>
    <w:rsid w:val="00EA4C3E"/>
    <w:rsid w:val="00EB3AFB"/>
    <w:rsid w:val="00EB57A3"/>
    <w:rsid w:val="00ED2C78"/>
    <w:rsid w:val="00ED33F4"/>
    <w:rsid w:val="00ED5D8A"/>
    <w:rsid w:val="00EF00E9"/>
    <w:rsid w:val="00EF5FCE"/>
    <w:rsid w:val="00F05734"/>
    <w:rsid w:val="00F14BA6"/>
    <w:rsid w:val="00F169DA"/>
    <w:rsid w:val="00F53240"/>
    <w:rsid w:val="00F54361"/>
    <w:rsid w:val="00F5568F"/>
    <w:rsid w:val="00F56894"/>
    <w:rsid w:val="00F61ED3"/>
    <w:rsid w:val="00F74384"/>
    <w:rsid w:val="00F8015D"/>
    <w:rsid w:val="00F8046E"/>
    <w:rsid w:val="00F81535"/>
    <w:rsid w:val="00F82A64"/>
    <w:rsid w:val="00F82AE2"/>
    <w:rsid w:val="00F908AD"/>
    <w:rsid w:val="00FA0043"/>
    <w:rsid w:val="00FA1499"/>
    <w:rsid w:val="00FA554F"/>
    <w:rsid w:val="00FA6763"/>
    <w:rsid w:val="00FB0FC3"/>
    <w:rsid w:val="00FB1C45"/>
    <w:rsid w:val="00FC10F5"/>
    <w:rsid w:val="00FC7890"/>
    <w:rsid w:val="00FD13BD"/>
    <w:rsid w:val="00FD7551"/>
    <w:rsid w:val="00FD7FF9"/>
    <w:rsid w:val="00FE2D9A"/>
    <w:rsid w:val="00FE3DAB"/>
    <w:rsid w:val="00FE64C7"/>
    <w:rsid w:val="00FE7FB7"/>
    <w:rsid w:val="00FF2E67"/>
    <w:rsid w:val="00FF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9B47C"/>
  <w15:docId w15:val="{17DFDD6F-1429-4982-88C9-8E12DBCE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3A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2"/>
      </w:numPr>
      <w:spacing w:before="240" w:after="0"/>
      <w:outlineLvl w:val="0"/>
    </w:pPr>
    <w:rPr>
      <w:rFonts w:ascii="Cambria" w:eastAsiaTheme="majorEastAsia" w:hAnsi="Cambria" w:cstheme="majorBidi"/>
      <w:color w:val="2E74B5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">
    <w:name w:val="Title Char"/>
    <w:basedOn w:val="Fuentedeprrafopredeter"/>
    <w:uiPriority w:val="10"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TituloDocumento">
    <w:name w:val="Titulo Documento"/>
    <w:pPr>
      <w:spacing w:after="0" w:line="240" w:lineRule="auto"/>
      <w:jc w:val="center"/>
    </w:pPr>
    <w:rPr>
      <w:rFonts w:ascii="Times" w:eastAsia="Times New Roman" w:hAnsi="Times" w:cs="Times New Roman"/>
      <w:b/>
      <w:i/>
      <w:color w:val="3366FF"/>
      <w:sz w:val="40"/>
      <w:szCs w:val="20"/>
      <w:lang w:eastAsia="es-ES"/>
    </w:rPr>
  </w:style>
  <w:style w:type="paragraph" w:customStyle="1" w:styleId="Body1">
    <w:name w:val="*Body 1"/>
    <w:link w:val="Body1Char1"/>
    <w:pPr>
      <w:spacing w:after="12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Body1Char1">
    <w:name w:val="*Body 1 Char1"/>
    <w:basedOn w:val="Fuentedeprrafopredeter"/>
    <w:link w:val="Body1"/>
    <w:rPr>
      <w:rFonts w:ascii="Times New Roman" w:eastAsia="Times New Roman" w:hAnsi="Times New Roman" w:cs="Times New Roman"/>
      <w:szCs w:val="20"/>
      <w:lang w:val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Theme="majorEastAsia" w:hAnsi="Cambria" w:cstheme="majorBidi"/>
      <w:color w:val="2E74B5" w:themeColor="accent1" w:themeShade="BF"/>
      <w:sz w:val="28"/>
      <w:szCs w:val="32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A">
    <w:name w:val="TABLA"/>
    <w:next w:val="Normal"/>
    <w:link w:val="TABLACar"/>
    <w:pPr>
      <w:spacing w:after="0" w:line="240" w:lineRule="auto"/>
    </w:pPr>
    <w:rPr>
      <w:rFonts w:ascii="Arial" w:eastAsia="Times New Roman" w:hAnsi="Arial" w:cs="Times New Roman"/>
      <w:color w:val="000000"/>
      <w:sz w:val="20"/>
      <w:szCs w:val="24"/>
      <w:lang w:eastAsia="es-ES"/>
    </w:rPr>
  </w:style>
  <w:style w:type="character" w:customStyle="1" w:styleId="TABLACar">
    <w:name w:val="TABLA Car"/>
    <w:basedOn w:val="Fuentedeprrafopredeter"/>
    <w:link w:val="TABLA"/>
    <w:rPr>
      <w:rFonts w:ascii="Arial" w:eastAsia="Times New Roman" w:hAnsi="Arial" w:cs="Times New Roman"/>
      <w:color w:val="000000"/>
      <w:sz w:val="20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rFonts w:asciiTheme="majorHAnsi" w:hAnsiTheme="majorHAnsi"/>
      <w:sz w:val="32"/>
      <w:lang w:eastAsia="es-ES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mbria" w:eastAsiaTheme="majorEastAsia" w:hAnsi="Cambria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customStyle="1" w:styleId="titletext">
    <w:name w:val="titletext"/>
    <w:basedOn w:val="Fuentedeprrafopredeter"/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1">
    <w:name w:val="Normal1"/>
    <w:basedOn w:val="Normal"/>
    <w:qFormat/>
    <w:pPr>
      <w:spacing w:after="160" w:line="259" w:lineRule="auto"/>
      <w:ind w:firstLine="709"/>
      <w:jc w:val="both"/>
    </w:p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line2">
    <w:name w:val="line2"/>
    <w:basedOn w:val="Fuentedeprrafopredeter"/>
    <w:rPr>
      <w:color w:val="F5F5F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form-fieldreq">
    <w:name w:val="form-field__req"/>
    <w:basedOn w:val="Fuentedeprrafopredeter"/>
    <w:rsid w:val="009D6DEC"/>
  </w:style>
  <w:style w:type="paragraph" w:styleId="Revisin">
    <w:name w:val="Revision"/>
    <w:hidden/>
    <w:uiPriority w:val="99"/>
    <w:semiHidden/>
    <w:rsid w:val="00CA12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microsoft.com/office/2011/relationships/people" Target="people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6cb7041-5bfb-45f0-965c-f1076a4b5553">63FU4D7UPE23-883897556-15</_dlc_DocId>
    <_dlc_DocIdUrl xmlns="c6cb7041-5bfb-45f0-965c-f1076a4b5553">
      <Url>https://colabora.mdef.es/cestic/ccomsi/OficinaTecnica/_layouts/15/DocIdRedir.aspx?ID=63FU4D7UPE23-883897556-15</Url>
      <Description>63FU4D7UPE23-883897556-15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C58812054330408C3AA9EE43D37DE8" ma:contentTypeVersion="0" ma:contentTypeDescription="Crear nuevo documento." ma:contentTypeScope="" ma:versionID="6e9e57115463abb0e078320f9e2a963d">
  <xsd:schema xmlns:xsd="http://www.w3.org/2001/XMLSchema" xmlns:xs="http://www.w3.org/2001/XMLSchema" xmlns:p="http://schemas.microsoft.com/office/2006/metadata/properties" xmlns:ns2="c6cb7041-5bfb-45f0-965c-f1076a4b5553" targetNamespace="http://schemas.microsoft.com/office/2006/metadata/properties" ma:root="true" ma:fieldsID="af4b0ab02b08becc6d4537c2b7260796" ns2:_="">
    <xsd:import namespace="c6cb7041-5bfb-45f0-965c-f1076a4b555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b7041-5bfb-45f0-965c-f1076a4b555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CC02F-2285-45EA-8BD9-C40B60FCEA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5196D9-EED8-4555-B439-40F6B25E303B}">
  <ds:schemaRefs>
    <ds:schemaRef ds:uri="http://purl.org/dc/elements/1.1/"/>
    <ds:schemaRef ds:uri="http://www.w3.org/XML/1998/namespace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c6cb7041-5bfb-45f0-965c-f1076a4b5553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9E76ADB-CCE3-4E6F-A99E-17150E99A89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13E3976-C638-4E7B-A79B-CB64AB32E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b7041-5bfb-45f0-965c-f1076a4b5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2404908-553C-496B-969C-FC11BD170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38</Pages>
  <Words>8416</Words>
  <Characters>46292</Characters>
  <Application>Microsoft Office Word</Application>
  <DocSecurity>0</DocSecurity>
  <Lines>385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Merida Bueno, Antonio</dc:creator>
  <cp:keywords/>
  <dc:description/>
  <cp:lastModifiedBy>OLIVARES MARTINEZ FERNANDO JESUS</cp:lastModifiedBy>
  <cp:revision>31</cp:revision>
  <dcterms:created xsi:type="dcterms:W3CDTF">2026-08-17T08:58:00Z</dcterms:created>
  <dcterms:modified xsi:type="dcterms:W3CDTF">2026-09-01T10:48:00Z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762a5e49-e993-4ca6-a4eb-d878923424d2</vt:lpwstr>
  </property>
  <property fmtid="{D5CDD505-2E9C-101B-9397-08002B2CF9AE}" pid="3" name="ContentTypeId">
    <vt:lpwstr>0x010100C9C58812054330408C3AA9EE43D37DE8</vt:lpwstr>
  </property>
  <property fmtid="{D5CDD505-2E9C-101B-9397-08002B2CF9AE}" pid="4" name="MSIP_Label_112e00b9-34e2-4b26-a577-af1fd0f9f7ee_Enabled">
    <vt:lpwstr>True</vt:lpwstr>
  </property>
  <property fmtid="{D5CDD505-2E9C-101B-9397-08002B2CF9AE}" pid="5" name="MSIP_Label_112e00b9-34e2-4b26-a577-af1fd0f9f7ee_SiteId">
    <vt:lpwstr>33440fc6-b7c7-412c-bb73-0e70b0198d5a</vt:lpwstr>
  </property>
  <property fmtid="{D5CDD505-2E9C-101B-9397-08002B2CF9AE}" pid="6" name="MSIP_Label_112e00b9-34e2-4b26-a577-af1fd0f9f7ee_Owner">
    <vt:lpwstr>nuria.sacristan@atos.net</vt:lpwstr>
  </property>
  <property fmtid="{D5CDD505-2E9C-101B-9397-08002B2CF9AE}" pid="7" name="MSIP_Label_112e00b9-34e2-4b26-a577-af1fd0f9f7ee_SetDate">
    <vt:lpwstr>2020-04-03T11:17:35.2419547Z</vt:lpwstr>
  </property>
  <property fmtid="{D5CDD505-2E9C-101B-9397-08002B2CF9AE}" pid="8" name="MSIP_Label_112e00b9-34e2-4b26-a577-af1fd0f9f7ee_Name">
    <vt:lpwstr>Atos For Internal Use</vt:lpwstr>
  </property>
  <property fmtid="{D5CDD505-2E9C-101B-9397-08002B2CF9AE}" pid="9" name="MSIP_Label_112e00b9-34e2-4b26-a577-af1fd0f9f7ee_Application">
    <vt:lpwstr>Microsoft Azure Information Protection</vt:lpwstr>
  </property>
  <property fmtid="{D5CDD505-2E9C-101B-9397-08002B2CF9AE}" pid="10" name="MSIP_Label_112e00b9-34e2-4b26-a577-af1fd0f9f7ee_ActionId">
    <vt:lpwstr>0e2a76d4-565d-4625-9080-7cda790a8ced</vt:lpwstr>
  </property>
  <property fmtid="{D5CDD505-2E9C-101B-9397-08002B2CF9AE}" pid="11" name="MSIP_Label_112e00b9-34e2-4b26-a577-af1fd0f9f7ee_Extended_MSFT_Method">
    <vt:lpwstr>Automatic</vt:lpwstr>
  </property>
  <property fmtid="{D5CDD505-2E9C-101B-9397-08002B2CF9AE}" pid="12" name="MSIP_Label_e463cba9-5f6c-478d-9329-7b2295e4e8ed_Enabled">
    <vt:lpwstr>True</vt:lpwstr>
  </property>
  <property fmtid="{D5CDD505-2E9C-101B-9397-08002B2CF9AE}" pid="13" name="MSIP_Label_e463cba9-5f6c-478d-9329-7b2295e4e8ed_SiteId">
    <vt:lpwstr>33440fc6-b7c7-412c-bb73-0e70b0198d5a</vt:lpwstr>
  </property>
  <property fmtid="{D5CDD505-2E9C-101B-9397-08002B2CF9AE}" pid="14" name="MSIP_Label_e463cba9-5f6c-478d-9329-7b2295e4e8ed_Owner">
    <vt:lpwstr>nuria.sacristan@atos.net</vt:lpwstr>
  </property>
  <property fmtid="{D5CDD505-2E9C-101B-9397-08002B2CF9AE}" pid="15" name="MSIP_Label_e463cba9-5f6c-478d-9329-7b2295e4e8ed_SetDate">
    <vt:lpwstr>2020-04-03T11:17:35.2419547Z</vt:lpwstr>
  </property>
  <property fmtid="{D5CDD505-2E9C-101B-9397-08002B2CF9AE}" pid="16" name="MSIP_Label_e463cba9-5f6c-478d-9329-7b2295e4e8ed_Name">
    <vt:lpwstr>Atos For Internal Use - All Employees</vt:lpwstr>
  </property>
  <property fmtid="{D5CDD505-2E9C-101B-9397-08002B2CF9AE}" pid="17" name="MSIP_Label_e463cba9-5f6c-478d-9329-7b2295e4e8ed_Application">
    <vt:lpwstr>Microsoft Azure Information Protection</vt:lpwstr>
  </property>
  <property fmtid="{D5CDD505-2E9C-101B-9397-08002B2CF9AE}" pid="18" name="MSIP_Label_e463cba9-5f6c-478d-9329-7b2295e4e8ed_ActionId">
    <vt:lpwstr>0e2a76d4-565d-4625-9080-7cda790a8ced</vt:lpwstr>
  </property>
  <property fmtid="{D5CDD505-2E9C-101B-9397-08002B2CF9AE}" pid="19" name="MSIP_Label_e463cba9-5f6c-478d-9329-7b2295e4e8ed_Parent">
    <vt:lpwstr>112e00b9-34e2-4b26-a577-af1fd0f9f7ee</vt:lpwstr>
  </property>
  <property fmtid="{D5CDD505-2E9C-101B-9397-08002B2CF9AE}" pid="20" name="MSIP_Label_e463cba9-5f6c-478d-9329-7b2295e4e8ed_Extended_MSFT_Method">
    <vt:lpwstr>Automatic</vt:lpwstr>
  </property>
  <property fmtid="{D5CDD505-2E9C-101B-9397-08002B2CF9AE}" pid="21" name="Sensitivity">
    <vt:lpwstr>Atos For Internal Use Atos For Internal Use - All Employees</vt:lpwstr>
  </property>
</Properties>
</file>